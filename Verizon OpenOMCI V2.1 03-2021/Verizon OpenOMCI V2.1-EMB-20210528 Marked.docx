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19B31" w14:textId="77777777" w:rsidR="00630606" w:rsidRDefault="00630606">
      <w:r>
        <w:rPr>
          <w:smallCaps/>
        </w:rPr>
        <w:br/>
      </w:r>
      <w:r>
        <w:t xml:space="preserve"> </w:t>
      </w:r>
    </w:p>
    <w:p w14:paraId="39E8F492" w14:textId="77777777" w:rsidR="00384BC3" w:rsidRDefault="00384BC3">
      <w:pPr>
        <w:jc w:val="center"/>
        <w:rPr>
          <w:b/>
          <w:sz w:val="40"/>
        </w:rPr>
      </w:pPr>
      <w:r>
        <w:rPr>
          <w:b/>
          <w:sz w:val="40"/>
        </w:rPr>
        <w:t xml:space="preserve">Verizon </w:t>
      </w:r>
    </w:p>
    <w:p w14:paraId="7E17E3EF" w14:textId="760D7AF0" w:rsidR="00384BC3" w:rsidRDefault="00AD7C7E">
      <w:pPr>
        <w:jc w:val="center"/>
        <w:rPr>
          <w:b/>
          <w:sz w:val="40"/>
        </w:rPr>
      </w:pPr>
      <w:r>
        <w:rPr>
          <w:b/>
          <w:sz w:val="40"/>
        </w:rPr>
        <w:t>Open</w:t>
      </w:r>
      <w:r w:rsidR="003E22EE">
        <w:rPr>
          <w:b/>
          <w:sz w:val="40"/>
        </w:rPr>
        <w:t>OMCI</w:t>
      </w:r>
      <w:r w:rsidR="00384BC3">
        <w:rPr>
          <w:b/>
          <w:sz w:val="40"/>
        </w:rPr>
        <w:t xml:space="preserve"> Specification</w:t>
      </w:r>
    </w:p>
    <w:p w14:paraId="5B9166BB" w14:textId="524EE2BD" w:rsidR="0089662C" w:rsidRDefault="00630606" w:rsidP="0089662C">
      <w:pPr>
        <w:tabs>
          <w:tab w:val="left" w:pos="8059"/>
        </w:tabs>
        <w:rPr>
          <w:b/>
          <w:sz w:val="48"/>
        </w:rPr>
      </w:pPr>
      <w:r>
        <w:rPr>
          <w:b/>
          <w:sz w:val="48"/>
        </w:rPr>
        <w:tab/>
      </w:r>
    </w:p>
    <w:p w14:paraId="375D4108" w14:textId="77777777" w:rsidR="0089662C" w:rsidRDefault="0089662C" w:rsidP="00AB4DA3">
      <w:pPr>
        <w:pStyle w:val="ListParagraph"/>
        <w:tabs>
          <w:tab w:val="left" w:pos="8059"/>
        </w:tabs>
        <w:rPr>
          <w:sz w:val="40"/>
        </w:rPr>
      </w:pPr>
    </w:p>
    <w:p w14:paraId="0D81F44E" w14:textId="77777777" w:rsidR="00AB4DA3" w:rsidRDefault="00AB4DA3" w:rsidP="00AB4DA3">
      <w:pPr>
        <w:pStyle w:val="ListParagraph"/>
        <w:tabs>
          <w:tab w:val="left" w:pos="8059"/>
        </w:tabs>
        <w:rPr>
          <w:sz w:val="40"/>
        </w:rPr>
      </w:pPr>
    </w:p>
    <w:p w14:paraId="4D860124" w14:textId="77777777" w:rsidR="00AB4DA3" w:rsidRDefault="00AB4DA3" w:rsidP="00AB4DA3">
      <w:pPr>
        <w:pStyle w:val="ListParagraph"/>
        <w:tabs>
          <w:tab w:val="left" w:pos="8059"/>
        </w:tabs>
        <w:rPr>
          <w:sz w:val="40"/>
        </w:rPr>
      </w:pPr>
    </w:p>
    <w:p w14:paraId="28E6B3BF" w14:textId="77777777" w:rsidR="00AB4DA3" w:rsidRDefault="00AB4DA3" w:rsidP="00AB4DA3">
      <w:pPr>
        <w:pStyle w:val="ListParagraph"/>
        <w:tabs>
          <w:tab w:val="left" w:pos="8059"/>
        </w:tabs>
        <w:rPr>
          <w:sz w:val="40"/>
        </w:rPr>
      </w:pPr>
    </w:p>
    <w:p w14:paraId="358A6EEB" w14:textId="77777777" w:rsidR="00AB4DA3" w:rsidRDefault="00AB4DA3" w:rsidP="00AB4DA3">
      <w:pPr>
        <w:pStyle w:val="ListParagraph"/>
        <w:tabs>
          <w:tab w:val="left" w:pos="8059"/>
        </w:tabs>
        <w:rPr>
          <w:sz w:val="40"/>
        </w:rPr>
      </w:pPr>
    </w:p>
    <w:p w14:paraId="1ACE009E" w14:textId="77777777" w:rsidR="00AB4DA3" w:rsidRDefault="00AB4DA3" w:rsidP="00AB4DA3">
      <w:pPr>
        <w:pStyle w:val="ListParagraph"/>
        <w:tabs>
          <w:tab w:val="left" w:pos="8059"/>
        </w:tabs>
        <w:rPr>
          <w:sz w:val="40"/>
        </w:rPr>
      </w:pPr>
    </w:p>
    <w:p w14:paraId="3BCEDB8C" w14:textId="77777777" w:rsidR="00AB4DA3" w:rsidRDefault="00AB4DA3" w:rsidP="00AB4DA3">
      <w:pPr>
        <w:pStyle w:val="ListParagraph"/>
        <w:tabs>
          <w:tab w:val="left" w:pos="8059"/>
        </w:tabs>
        <w:rPr>
          <w:sz w:val="40"/>
        </w:rPr>
      </w:pPr>
    </w:p>
    <w:p w14:paraId="09C954A4" w14:textId="77777777" w:rsidR="00AB4DA3" w:rsidRPr="00AB4DA3" w:rsidRDefault="00AB4DA3" w:rsidP="00AB4DA3">
      <w:pPr>
        <w:pStyle w:val="ListParagraph"/>
        <w:tabs>
          <w:tab w:val="left" w:pos="8059"/>
        </w:tabs>
        <w:rPr>
          <w:sz w:val="40"/>
        </w:rPr>
      </w:pPr>
    </w:p>
    <w:p w14:paraId="5289355B" w14:textId="77777777" w:rsidR="0089662C" w:rsidRPr="0089662C" w:rsidRDefault="0089662C">
      <w:pPr>
        <w:jc w:val="center"/>
        <w:rPr>
          <w:rFonts w:ascii="Arial" w:hAnsi="Arial" w:cs="Arial"/>
          <w:sz w:val="28"/>
          <w:szCs w:val="17"/>
        </w:rPr>
      </w:pPr>
    </w:p>
    <w:p w14:paraId="39ECF3B9" w14:textId="38259051" w:rsidR="0089662C" w:rsidRDefault="00384BC3" w:rsidP="0089662C">
      <w:pPr>
        <w:jc w:val="center"/>
        <w:rPr>
          <w:sz w:val="40"/>
        </w:rPr>
      </w:pPr>
      <w:r>
        <w:rPr>
          <w:sz w:val="40"/>
        </w:rPr>
        <w:t xml:space="preserve">Version </w:t>
      </w:r>
      <w:r w:rsidR="000A3889">
        <w:rPr>
          <w:sz w:val="40"/>
        </w:rPr>
        <w:t>2</w:t>
      </w:r>
      <w:r w:rsidR="00A51DC1">
        <w:rPr>
          <w:sz w:val="40"/>
        </w:rPr>
        <w:t>.</w:t>
      </w:r>
      <w:r w:rsidR="00A51DC1" w:rsidRPr="00A51DC1">
        <w:rPr>
          <w:color w:val="E36C0A" w:themeColor="accent6" w:themeShade="BF"/>
          <w:sz w:val="40"/>
        </w:rPr>
        <w:t>1</w:t>
      </w:r>
      <w:r w:rsidR="00690BAA">
        <w:rPr>
          <w:sz w:val="40"/>
        </w:rPr>
        <w:t xml:space="preserve"> </w:t>
      </w:r>
    </w:p>
    <w:p w14:paraId="651ECB2B" w14:textId="09219175" w:rsidR="00630606" w:rsidRPr="0089662C" w:rsidRDefault="009C7A72">
      <w:pPr>
        <w:jc w:val="center"/>
        <w:sectPr w:rsidR="00630606" w:rsidRPr="0089662C">
          <w:headerReference w:type="default" r:id="rId8"/>
          <w:footerReference w:type="default" r:id="rId9"/>
          <w:endnotePr>
            <w:numFmt w:val="decimal"/>
          </w:endnotePr>
          <w:pgSz w:w="12240" w:h="15840" w:code="1"/>
          <w:pgMar w:top="2045" w:right="1080" w:bottom="-2088" w:left="1166" w:header="720" w:footer="360" w:gutter="0"/>
          <w:cols w:space="720"/>
        </w:sectPr>
      </w:pPr>
      <w:r>
        <w:rPr>
          <w:b/>
          <w:sz w:val="32"/>
        </w:rPr>
        <w:t xml:space="preserve"> </w:t>
      </w:r>
      <w:r w:rsidR="00452A6A" w:rsidRPr="00A51DC1">
        <w:rPr>
          <w:b/>
          <w:color w:val="E36C0A" w:themeColor="accent6" w:themeShade="BF"/>
          <w:sz w:val="32"/>
        </w:rPr>
        <w:t>Mar</w:t>
      </w:r>
      <w:r w:rsidR="003C5E8C" w:rsidRPr="00A51DC1">
        <w:rPr>
          <w:b/>
          <w:color w:val="E36C0A" w:themeColor="accent6" w:themeShade="BF"/>
          <w:sz w:val="32"/>
        </w:rPr>
        <w:t xml:space="preserve"> </w:t>
      </w:r>
      <w:r w:rsidR="00A51DC1" w:rsidRPr="00A51DC1">
        <w:rPr>
          <w:b/>
          <w:color w:val="E36C0A" w:themeColor="accent6" w:themeShade="BF"/>
          <w:sz w:val="32"/>
        </w:rPr>
        <w:t>31</w:t>
      </w:r>
      <w:r w:rsidR="004506CA" w:rsidRPr="00A51DC1">
        <w:rPr>
          <w:b/>
          <w:color w:val="E36C0A" w:themeColor="accent6" w:themeShade="BF"/>
          <w:sz w:val="32"/>
        </w:rPr>
        <w:t>, 202</w:t>
      </w:r>
      <w:r w:rsidR="00A51DC1" w:rsidRPr="00A51DC1">
        <w:rPr>
          <w:b/>
          <w:color w:val="E36C0A" w:themeColor="accent6" w:themeShade="BF"/>
          <w:sz w:val="32"/>
        </w:rPr>
        <w:t>1</w:t>
      </w:r>
    </w:p>
    <w:p w14:paraId="35EBE8CA" w14:textId="74A1F801" w:rsidR="00980735" w:rsidRDefault="00980735">
      <w:pPr>
        <w:pStyle w:val="HeadingSmCap"/>
        <w:rPr>
          <w:rFonts w:ascii="Times New Roman" w:hAnsi="Times New Roman"/>
          <w:sz w:val="22"/>
        </w:rPr>
      </w:pPr>
      <w:r>
        <w:rPr>
          <w:rFonts w:ascii="Times New Roman" w:hAnsi="Times New Roman"/>
          <w:sz w:val="22"/>
        </w:rPr>
        <w:lastRenderedPageBreak/>
        <w:t>Executive Summary</w:t>
      </w:r>
    </w:p>
    <w:p w14:paraId="364E4B0D" w14:textId="77777777" w:rsidR="00980735" w:rsidRDefault="00980735" w:rsidP="00980735">
      <w:pPr>
        <w:pStyle w:val="Body"/>
      </w:pPr>
    </w:p>
    <w:p w14:paraId="6D8538A7" w14:textId="15E86C48" w:rsidR="00D530F7" w:rsidRDefault="00D530F7" w:rsidP="00980735">
      <w:pPr>
        <w:pStyle w:val="Body"/>
        <w:rPr>
          <w:sz w:val="24"/>
          <w:szCs w:val="24"/>
        </w:rPr>
      </w:pPr>
      <w:r w:rsidRPr="00BA4B72">
        <w:rPr>
          <w:sz w:val="24"/>
          <w:szCs w:val="24"/>
        </w:rPr>
        <w:t>The O</w:t>
      </w:r>
      <w:r w:rsidR="00854024">
        <w:rPr>
          <w:sz w:val="24"/>
          <w:szCs w:val="24"/>
        </w:rPr>
        <w:t>ptical Network Terminal (ONT)</w:t>
      </w:r>
      <w:r w:rsidRPr="00BA4B72">
        <w:rPr>
          <w:sz w:val="24"/>
          <w:szCs w:val="24"/>
        </w:rPr>
        <w:t xml:space="preserve"> Management and Control Interface (OMCI) has been the preferred method of </w:t>
      </w:r>
      <w:r w:rsidR="00854024">
        <w:rPr>
          <w:sz w:val="24"/>
          <w:szCs w:val="24"/>
        </w:rPr>
        <w:t xml:space="preserve">Passive Optical Network (PON) </w:t>
      </w:r>
      <w:r w:rsidRPr="00BA4B72">
        <w:rPr>
          <w:sz w:val="24"/>
          <w:szCs w:val="24"/>
        </w:rPr>
        <w:t xml:space="preserve">management </w:t>
      </w:r>
      <w:r w:rsidR="00136A60">
        <w:rPr>
          <w:sz w:val="24"/>
          <w:szCs w:val="24"/>
        </w:rPr>
        <w:t>since</w:t>
      </w:r>
      <w:r w:rsidRPr="00BA4B72">
        <w:rPr>
          <w:sz w:val="24"/>
          <w:szCs w:val="24"/>
        </w:rPr>
        <w:t xml:space="preserve"> the earliest deployed PON system</w:t>
      </w:r>
      <w:r w:rsidR="00854024">
        <w:rPr>
          <w:sz w:val="24"/>
          <w:szCs w:val="24"/>
        </w:rPr>
        <w:t>s</w:t>
      </w:r>
      <w:r w:rsidR="00136A60">
        <w:rPr>
          <w:sz w:val="24"/>
          <w:szCs w:val="24"/>
        </w:rPr>
        <w:t xml:space="preserve">. </w:t>
      </w:r>
      <w:r w:rsidRPr="00BA4B72">
        <w:rPr>
          <w:sz w:val="24"/>
          <w:szCs w:val="24"/>
        </w:rPr>
        <w:t xml:space="preserve">In </w:t>
      </w:r>
      <w:r w:rsidR="00136A60">
        <w:rPr>
          <w:sz w:val="24"/>
          <w:szCs w:val="24"/>
        </w:rPr>
        <w:t xml:space="preserve">2010, </w:t>
      </w:r>
      <w:r w:rsidRPr="00BA4B72">
        <w:rPr>
          <w:sz w:val="24"/>
          <w:szCs w:val="24"/>
        </w:rPr>
        <w:t>the ITU-T replaced the B-PON and G-PON specific OMCI specifications (</w:t>
      </w:r>
      <w:r w:rsidR="00136A60">
        <w:rPr>
          <w:sz w:val="24"/>
          <w:szCs w:val="24"/>
        </w:rPr>
        <w:t xml:space="preserve">G.983.2 and G.984.4, </w:t>
      </w:r>
      <w:r w:rsidRPr="00BA4B72">
        <w:rPr>
          <w:sz w:val="24"/>
          <w:szCs w:val="24"/>
        </w:rPr>
        <w:t xml:space="preserve">respectively) </w:t>
      </w:r>
      <w:r w:rsidR="00136A60">
        <w:rPr>
          <w:sz w:val="24"/>
          <w:szCs w:val="24"/>
        </w:rPr>
        <w:t>with</w:t>
      </w:r>
      <w:r w:rsidRPr="00BA4B72">
        <w:rPr>
          <w:sz w:val="24"/>
          <w:szCs w:val="24"/>
        </w:rPr>
        <w:t xml:space="preserve"> a unified ITU-T Recommendation</w:t>
      </w:r>
      <w:r w:rsidR="00136A60">
        <w:rPr>
          <w:sz w:val="24"/>
          <w:szCs w:val="24"/>
        </w:rPr>
        <w:t xml:space="preserve"> G.988</w:t>
      </w:r>
      <w:r w:rsidRPr="00BA4B72">
        <w:rPr>
          <w:sz w:val="24"/>
          <w:szCs w:val="24"/>
        </w:rPr>
        <w:t>, which</w:t>
      </w:r>
      <w:r w:rsidR="00136A60">
        <w:rPr>
          <w:sz w:val="24"/>
          <w:szCs w:val="24"/>
        </w:rPr>
        <w:t xml:space="preserve"> is applicable to the existing PON systems and is </w:t>
      </w:r>
      <w:r w:rsidR="00854024">
        <w:rPr>
          <w:sz w:val="24"/>
          <w:szCs w:val="24"/>
        </w:rPr>
        <w:t>designed</w:t>
      </w:r>
      <w:r w:rsidR="00136A60">
        <w:rPr>
          <w:sz w:val="24"/>
          <w:szCs w:val="24"/>
        </w:rPr>
        <w:t xml:space="preserve"> to be extensible </w:t>
      </w:r>
      <w:r w:rsidR="00A66E75">
        <w:rPr>
          <w:sz w:val="24"/>
          <w:szCs w:val="24"/>
        </w:rPr>
        <w:t xml:space="preserve">in principle </w:t>
      </w:r>
      <w:r w:rsidR="00136A60">
        <w:rPr>
          <w:sz w:val="24"/>
          <w:szCs w:val="24"/>
        </w:rPr>
        <w:t>to the</w:t>
      </w:r>
      <w:r w:rsidRPr="00BA4B72">
        <w:rPr>
          <w:sz w:val="24"/>
          <w:szCs w:val="24"/>
        </w:rPr>
        <w:t xml:space="preserve"> </w:t>
      </w:r>
      <w:r w:rsidR="00A66E75">
        <w:rPr>
          <w:sz w:val="24"/>
          <w:szCs w:val="24"/>
        </w:rPr>
        <w:t>new PON systems.</w:t>
      </w:r>
    </w:p>
    <w:p w14:paraId="6811B5D2" w14:textId="5F271B26" w:rsidR="0050729F" w:rsidRDefault="00136A60" w:rsidP="00980735">
      <w:pPr>
        <w:pStyle w:val="Body"/>
        <w:rPr>
          <w:sz w:val="24"/>
          <w:szCs w:val="24"/>
        </w:rPr>
      </w:pPr>
      <w:r>
        <w:rPr>
          <w:sz w:val="24"/>
          <w:szCs w:val="24"/>
        </w:rPr>
        <w:t xml:space="preserve">The ITU-T Recommendation G.988 </w:t>
      </w:r>
      <w:r w:rsidRPr="00136A60">
        <w:rPr>
          <w:sz w:val="24"/>
          <w:szCs w:val="24"/>
        </w:rPr>
        <w:t xml:space="preserve">specifies the managed entities of a protocol-independent management information base (MIB) that models the exchange of information between </w:t>
      </w:r>
      <w:r>
        <w:rPr>
          <w:sz w:val="24"/>
          <w:szCs w:val="24"/>
        </w:rPr>
        <w:t xml:space="preserve">OLT and ONT in a PON-based access network. </w:t>
      </w:r>
      <w:r w:rsidRPr="00136A60">
        <w:rPr>
          <w:sz w:val="24"/>
          <w:szCs w:val="24"/>
        </w:rPr>
        <w:t xml:space="preserve"> </w:t>
      </w:r>
      <w:r>
        <w:rPr>
          <w:sz w:val="24"/>
          <w:szCs w:val="24"/>
        </w:rPr>
        <w:t>It also addresses</w:t>
      </w:r>
      <w:r w:rsidRPr="00136A60">
        <w:rPr>
          <w:sz w:val="24"/>
          <w:szCs w:val="24"/>
        </w:rPr>
        <w:t xml:space="preserve"> the ON</w:t>
      </w:r>
      <w:r>
        <w:rPr>
          <w:sz w:val="24"/>
          <w:szCs w:val="24"/>
        </w:rPr>
        <w:t>T</w:t>
      </w:r>
      <w:r w:rsidRPr="00136A60">
        <w:rPr>
          <w:sz w:val="24"/>
          <w:szCs w:val="24"/>
        </w:rPr>
        <w:t xml:space="preserve"> management and control channel</w:t>
      </w:r>
      <w:r>
        <w:rPr>
          <w:sz w:val="24"/>
          <w:szCs w:val="24"/>
        </w:rPr>
        <w:t xml:space="preserve"> (OMCC) setup</w:t>
      </w:r>
      <w:r w:rsidRPr="00136A60">
        <w:rPr>
          <w:sz w:val="24"/>
          <w:szCs w:val="24"/>
        </w:rPr>
        <w:t xml:space="preserve">, protocol and </w:t>
      </w:r>
      <w:r>
        <w:rPr>
          <w:sz w:val="24"/>
          <w:szCs w:val="24"/>
        </w:rPr>
        <w:t>message formats.</w:t>
      </w:r>
      <w:r w:rsidR="0050729F">
        <w:rPr>
          <w:sz w:val="24"/>
          <w:szCs w:val="24"/>
        </w:rPr>
        <w:t xml:space="preserve"> Still G.988 by itself is not sufficient for successful interoperability between OLT and ONT vendors. Traditionally applied in a single vendor environment, G.988 defines a number of options that are left for vendor preference and allows substantial vendor freedom in specifying proprietary managed entities, attributes and methods within what has been known as “vendor-specific” code point space. It also leaves out the specification of high-scale sequencing of action in provisioning of complex services.</w:t>
      </w:r>
      <w:r w:rsidR="00854024">
        <w:rPr>
          <w:sz w:val="24"/>
          <w:szCs w:val="24"/>
        </w:rPr>
        <w:t xml:space="preserve"> These traits effectively encourage single-vendor non-interoperable environments.</w:t>
      </w:r>
    </w:p>
    <w:p w14:paraId="4303397B" w14:textId="78D507C1" w:rsidR="00A66E75" w:rsidRDefault="00C947FE" w:rsidP="00BA4B72">
      <w:pPr>
        <w:pStyle w:val="Body"/>
        <w:rPr>
          <w:sz w:val="24"/>
          <w:szCs w:val="24"/>
        </w:rPr>
      </w:pPr>
      <w:r>
        <w:rPr>
          <w:sz w:val="24"/>
          <w:szCs w:val="24"/>
        </w:rPr>
        <w:t xml:space="preserve">In the G-PON context, </w:t>
      </w:r>
      <w:r w:rsidRPr="00A66E75">
        <w:rPr>
          <w:sz w:val="24"/>
          <w:szCs w:val="24"/>
        </w:rPr>
        <w:t xml:space="preserve">some </w:t>
      </w:r>
      <w:r w:rsidR="00A66E75" w:rsidRPr="00A66E75">
        <w:rPr>
          <w:sz w:val="24"/>
          <w:szCs w:val="24"/>
        </w:rPr>
        <w:t>fundamental</w:t>
      </w:r>
      <w:r w:rsidRPr="00A66E75">
        <w:rPr>
          <w:sz w:val="24"/>
          <w:szCs w:val="24"/>
        </w:rPr>
        <w:t xml:space="preserve"> </w:t>
      </w:r>
      <w:r>
        <w:rPr>
          <w:sz w:val="24"/>
          <w:szCs w:val="24"/>
        </w:rPr>
        <w:t xml:space="preserve">OMCI interoperability work was performed by </w:t>
      </w:r>
      <w:r w:rsidR="00854024">
        <w:rPr>
          <w:sz w:val="24"/>
          <w:szCs w:val="24"/>
        </w:rPr>
        <w:t xml:space="preserve">the </w:t>
      </w:r>
      <w:r>
        <w:rPr>
          <w:sz w:val="24"/>
          <w:szCs w:val="24"/>
        </w:rPr>
        <w:t xml:space="preserve">FSAN’s OMCI interoperability study group (OISG, has been defunct for several years). This work resulted in an OMCI Implementers’ Guide, presently incorporated into G.988 as informative Appendices I and II. In addition, FSAN and the Broadband Forum (BBF) have established the G-PON interoperability testing program </w:t>
      </w:r>
      <w:r w:rsidR="00A66E75">
        <w:rPr>
          <w:sz w:val="24"/>
          <w:szCs w:val="24"/>
        </w:rPr>
        <w:t xml:space="preserve">(based on TR-255, G-PON Interoperability Test plan) </w:t>
      </w:r>
      <w:r>
        <w:rPr>
          <w:sz w:val="24"/>
          <w:szCs w:val="24"/>
        </w:rPr>
        <w:t xml:space="preserve">that is centered </w:t>
      </w:r>
      <w:r w:rsidR="00A66E75">
        <w:rPr>
          <w:sz w:val="24"/>
          <w:szCs w:val="24"/>
        </w:rPr>
        <w:t>on</w:t>
      </w:r>
      <w:r>
        <w:rPr>
          <w:sz w:val="24"/>
          <w:szCs w:val="24"/>
        </w:rPr>
        <w:t xml:space="preserve"> </w:t>
      </w:r>
      <w:r w:rsidR="00A66E75">
        <w:rPr>
          <w:sz w:val="24"/>
          <w:szCs w:val="24"/>
        </w:rPr>
        <w:t>a subset</w:t>
      </w:r>
      <w:r>
        <w:rPr>
          <w:sz w:val="24"/>
          <w:szCs w:val="24"/>
        </w:rPr>
        <w:t xml:space="preserve"> of L2 services, as specified in BBF’s TR-156.</w:t>
      </w:r>
      <w:r w:rsidR="00A66E75">
        <w:rPr>
          <w:sz w:val="24"/>
          <w:szCs w:val="24"/>
        </w:rPr>
        <w:t xml:space="preserve"> Within that service scope the TR-255 testing has allowed to demonstrate interoperability between selected vend</w:t>
      </w:r>
      <w:r w:rsidR="006929D8">
        <w:rPr>
          <w:sz w:val="24"/>
          <w:szCs w:val="24"/>
        </w:rPr>
        <w:t>ors, achieved through modification and adaptation of the existing systems</w:t>
      </w:r>
      <w:r w:rsidR="008D5795">
        <w:rPr>
          <w:sz w:val="24"/>
          <w:szCs w:val="24"/>
        </w:rPr>
        <w:t xml:space="preserve"> by means of vendor-specific MIB and code extensions</w:t>
      </w:r>
      <w:r w:rsidR="006929D8">
        <w:rPr>
          <w:sz w:val="24"/>
          <w:szCs w:val="24"/>
        </w:rPr>
        <w:t>.</w:t>
      </w:r>
    </w:p>
    <w:p w14:paraId="2D6E214D" w14:textId="52FEF8CD" w:rsidR="0050729F" w:rsidRDefault="0050729F" w:rsidP="00BA4B72">
      <w:pPr>
        <w:pStyle w:val="Body"/>
        <w:rPr>
          <w:sz w:val="24"/>
          <w:szCs w:val="24"/>
        </w:rPr>
      </w:pPr>
    </w:p>
    <w:p w14:paraId="6BD47F06" w14:textId="330C254C" w:rsidR="006929D8" w:rsidRPr="008D5795" w:rsidRDefault="00211010" w:rsidP="00BA4B72">
      <w:pPr>
        <w:pStyle w:val="Body"/>
        <w:rPr>
          <w:sz w:val="24"/>
          <w:szCs w:val="24"/>
        </w:rPr>
      </w:pPr>
      <w:r>
        <w:rPr>
          <w:sz w:val="24"/>
          <w:szCs w:val="24"/>
        </w:rPr>
        <w:t xml:space="preserve">In </w:t>
      </w:r>
      <w:r w:rsidR="006929D8">
        <w:rPr>
          <w:sz w:val="24"/>
          <w:szCs w:val="24"/>
        </w:rPr>
        <w:t>approaching the commercial NG-PON2 deployment, Verizon</w:t>
      </w:r>
      <w:r>
        <w:rPr>
          <w:sz w:val="24"/>
          <w:szCs w:val="24"/>
        </w:rPr>
        <w:t xml:space="preserve"> abandons </w:t>
      </w:r>
      <w:r w:rsidR="006929D8">
        <w:rPr>
          <w:sz w:val="24"/>
          <w:szCs w:val="24"/>
        </w:rPr>
        <w:t>the traditional approach to interoperability as an added feature achievable among the limited set of selected vendors. Instead Verizon has positioned OLT and ONT interoperability as a fundamental mandatory requirement from the very first day of system deployment</w:t>
      </w:r>
      <w:r w:rsidR="008D5795">
        <w:rPr>
          <w:sz w:val="24"/>
          <w:szCs w:val="24"/>
        </w:rPr>
        <w:t>,</w:t>
      </w:r>
      <w:r w:rsidR="002D42AE">
        <w:rPr>
          <w:sz w:val="24"/>
          <w:szCs w:val="24"/>
        </w:rPr>
        <w:t xml:space="preserve"> which reduces cost by opening the door for the third party ONT vendors to bid on network contracts with Verizon</w:t>
      </w:r>
      <w:r w:rsidR="00AF0A45">
        <w:rPr>
          <w:sz w:val="24"/>
          <w:szCs w:val="24"/>
        </w:rPr>
        <w:t>, as well as facilitate smaller volume ONT to be manufactured by one vendor.</w:t>
      </w:r>
      <w:r w:rsidR="006929D8">
        <w:rPr>
          <w:sz w:val="24"/>
          <w:szCs w:val="24"/>
        </w:rPr>
        <w:t xml:space="preserve"> </w:t>
      </w:r>
      <w:r w:rsidR="002D42AE">
        <w:rPr>
          <w:sz w:val="24"/>
          <w:szCs w:val="24"/>
        </w:rPr>
        <w:t xml:space="preserve">As a basis for the third </w:t>
      </w:r>
      <w:r w:rsidR="002D42AE">
        <w:rPr>
          <w:sz w:val="24"/>
          <w:szCs w:val="24"/>
        </w:rPr>
        <w:lastRenderedPageBreak/>
        <w:t>party entry, Verizon has developed the OpenOMCI specification that provides the formal framework for interoperability between NG-PON2 OLT and ONT in Verizon network</w:t>
      </w:r>
      <w:r w:rsidR="003A241F">
        <w:rPr>
          <w:sz w:val="24"/>
          <w:szCs w:val="24"/>
        </w:rPr>
        <w:t>.</w:t>
      </w:r>
      <w:r w:rsidR="002D42AE">
        <w:rPr>
          <w:sz w:val="24"/>
          <w:szCs w:val="24"/>
        </w:rPr>
        <w:t xml:space="preserve"> In a parallel effort aimed at encompassing all aspects of interoperability, Verizon has spearheaded the development of the NG-PON2 TC layer interoperability test plan, and</w:t>
      </w:r>
      <w:r>
        <w:rPr>
          <w:sz w:val="24"/>
          <w:szCs w:val="24"/>
        </w:rPr>
        <w:t xml:space="preserve"> has</w:t>
      </w:r>
      <w:r w:rsidR="002D42AE">
        <w:rPr>
          <w:sz w:val="24"/>
          <w:szCs w:val="24"/>
        </w:rPr>
        <w:t xml:space="preserve"> lead the development of the Inter-Channel-Termination protocol (ICTP) specification that </w:t>
      </w:r>
      <w:r w:rsidR="008D5795">
        <w:rPr>
          <w:sz w:val="24"/>
          <w:szCs w:val="24"/>
        </w:rPr>
        <w:t xml:space="preserve">governs the interactions </w:t>
      </w:r>
      <w:r w:rsidR="008D5795" w:rsidRPr="008D5795">
        <w:rPr>
          <w:sz w:val="24"/>
          <w:szCs w:val="24"/>
        </w:rPr>
        <w:t>between the OLT channel terminations (CTs) within a single NG-PON2 system</w:t>
      </w:r>
      <w:r w:rsidR="008D5795">
        <w:rPr>
          <w:sz w:val="24"/>
          <w:szCs w:val="24"/>
        </w:rPr>
        <w:t>.</w:t>
      </w:r>
    </w:p>
    <w:p w14:paraId="1946D9A5" w14:textId="3210CC3F" w:rsidR="00715003" w:rsidRDefault="00BA4B72" w:rsidP="00BA4B72">
      <w:pPr>
        <w:pStyle w:val="Body"/>
        <w:rPr>
          <w:sz w:val="24"/>
          <w:szCs w:val="24"/>
          <w:lang w:eastAsia="x-none"/>
        </w:rPr>
      </w:pPr>
      <w:r w:rsidRPr="00136A60">
        <w:rPr>
          <w:sz w:val="24"/>
          <w:szCs w:val="24"/>
          <w:lang w:eastAsia="x-none"/>
        </w:rPr>
        <w:t xml:space="preserve">The Verizon OpenOMCI specification is </w:t>
      </w:r>
      <w:r>
        <w:rPr>
          <w:sz w:val="24"/>
          <w:szCs w:val="24"/>
          <w:lang w:eastAsia="x-none"/>
        </w:rPr>
        <w:t xml:space="preserve">dealing specifically with the ONU Management and Control Interface (OMCI) aspects of the interaction between an OLT and an ONT in the Verizon network. </w:t>
      </w:r>
    </w:p>
    <w:p w14:paraId="4DE027A9" w14:textId="2FEFB575" w:rsidR="00121E72" w:rsidRDefault="00854D6A" w:rsidP="00121E72">
      <w:pPr>
        <w:pStyle w:val="Body"/>
        <w:rPr>
          <w:sz w:val="24"/>
          <w:szCs w:val="24"/>
        </w:rPr>
      </w:pPr>
      <w:r>
        <w:rPr>
          <w:sz w:val="24"/>
          <w:szCs w:val="24"/>
          <w:lang w:eastAsia="x-none"/>
        </w:rPr>
        <w:t>Verizon OpenOMCI specification Version 1.0 was published in June 2017. As a result of its submission to ITU-T, the core TWDM managed entities have been incorporated into ITU-T Rec G.988, for the first time providing the foundation for accommodating multi-channel PON systems represented by NG-PON2 within the OMCI framework.</w:t>
      </w:r>
      <w:r w:rsidR="00121E72">
        <w:rPr>
          <w:sz w:val="24"/>
          <w:szCs w:val="24"/>
          <w:lang w:eastAsia="x-none"/>
        </w:rPr>
        <w:t xml:space="preserve"> </w:t>
      </w:r>
      <w:r w:rsidR="00121E72">
        <w:rPr>
          <w:sz w:val="24"/>
          <w:szCs w:val="24"/>
        </w:rPr>
        <w:t xml:space="preserve">The need remains to fully address the features and requirements of the NG-PON2 specifications, G.989.2 (Physical medium dependent layer) and G.989.3 (Transmission convergence layer), and to ensure OMCI support of NG-PON2 services. </w:t>
      </w:r>
    </w:p>
    <w:p w14:paraId="049A506A" w14:textId="48FA857F" w:rsidR="00854D6A" w:rsidRDefault="00854D6A" w:rsidP="00BA4B72">
      <w:pPr>
        <w:pStyle w:val="Body"/>
        <w:rPr>
          <w:sz w:val="24"/>
          <w:szCs w:val="24"/>
          <w:lang w:eastAsia="x-none"/>
        </w:rPr>
      </w:pPr>
    </w:p>
    <w:p w14:paraId="13FAF192" w14:textId="4F82BFFD" w:rsidR="00715003" w:rsidRDefault="00715003" w:rsidP="00BA4B72">
      <w:pPr>
        <w:pStyle w:val="Body"/>
        <w:rPr>
          <w:sz w:val="24"/>
          <w:szCs w:val="24"/>
          <w:lang w:eastAsia="x-none"/>
        </w:rPr>
      </w:pPr>
      <w:r w:rsidRPr="00715EB0">
        <w:rPr>
          <w:sz w:val="24"/>
          <w:szCs w:val="24"/>
        </w:rPr>
        <w:t>Verizon OpenOMCI</w:t>
      </w:r>
      <w:r w:rsidRPr="00715EB0" w:rsidDel="00DF30B7">
        <w:rPr>
          <w:sz w:val="24"/>
          <w:szCs w:val="24"/>
          <w:lang w:eastAsia="x-none"/>
        </w:rPr>
        <w:t xml:space="preserve"> </w:t>
      </w:r>
      <w:r w:rsidRPr="00715EB0">
        <w:rPr>
          <w:sz w:val="24"/>
          <w:szCs w:val="24"/>
          <w:lang w:eastAsia="x-none"/>
        </w:rPr>
        <w:t>specification</w:t>
      </w:r>
      <w:r w:rsidR="00121E72">
        <w:rPr>
          <w:sz w:val="24"/>
          <w:szCs w:val="24"/>
          <w:lang w:eastAsia="x-none"/>
        </w:rPr>
        <w:t xml:space="preserve"> Version 2.0</w:t>
      </w:r>
      <w:r>
        <w:rPr>
          <w:sz w:val="24"/>
          <w:szCs w:val="24"/>
          <w:lang w:eastAsia="x-none"/>
        </w:rPr>
        <w:t>:</w:t>
      </w:r>
    </w:p>
    <w:p w14:paraId="6DFEA9DB" w14:textId="1CF59E47" w:rsidR="00715003" w:rsidRDefault="00715003" w:rsidP="00635AB1">
      <w:pPr>
        <w:pStyle w:val="Body"/>
        <w:numPr>
          <w:ilvl w:val="0"/>
          <w:numId w:val="22"/>
        </w:numPr>
        <w:rPr>
          <w:sz w:val="24"/>
          <w:szCs w:val="24"/>
          <w:lang w:eastAsia="x-none"/>
        </w:rPr>
      </w:pPr>
      <w:r w:rsidRPr="00715EB0">
        <w:rPr>
          <w:sz w:val="24"/>
          <w:szCs w:val="24"/>
          <w:lang w:eastAsia="x-none"/>
        </w:rPr>
        <w:t xml:space="preserve">is based on the current version of the ITU-T Recommendation G.988, that is, the base version </w:t>
      </w:r>
      <w:r w:rsidR="004C050F">
        <w:rPr>
          <w:sz w:val="24"/>
          <w:szCs w:val="24"/>
          <w:lang w:eastAsia="x-none"/>
        </w:rPr>
        <w:t xml:space="preserve">(11/2017) </w:t>
      </w:r>
      <w:r w:rsidRPr="00715EB0">
        <w:rPr>
          <w:sz w:val="24"/>
          <w:szCs w:val="24"/>
          <w:lang w:eastAsia="x-none"/>
        </w:rPr>
        <w:t xml:space="preserve">with Amendments 1 </w:t>
      </w:r>
      <w:r w:rsidR="004C050F">
        <w:rPr>
          <w:sz w:val="24"/>
          <w:szCs w:val="24"/>
          <w:lang w:eastAsia="x-none"/>
        </w:rPr>
        <w:t xml:space="preserve">(11/2018) </w:t>
      </w:r>
      <w:r w:rsidRPr="00715EB0">
        <w:rPr>
          <w:sz w:val="24"/>
          <w:szCs w:val="24"/>
          <w:lang w:eastAsia="x-none"/>
        </w:rPr>
        <w:t xml:space="preserve">and 2 </w:t>
      </w:r>
      <w:r w:rsidR="004C050F">
        <w:rPr>
          <w:sz w:val="24"/>
          <w:szCs w:val="24"/>
          <w:lang w:eastAsia="x-none"/>
        </w:rPr>
        <w:t xml:space="preserve">(08/2019), </w:t>
      </w:r>
      <w:r w:rsidRPr="00715EB0">
        <w:rPr>
          <w:sz w:val="24"/>
          <w:szCs w:val="24"/>
          <w:lang w:eastAsia="x-none"/>
        </w:rPr>
        <w:t>including the best practice Appendice</w:t>
      </w:r>
      <w:r w:rsidR="001A3A05">
        <w:rPr>
          <w:sz w:val="24"/>
          <w:szCs w:val="24"/>
          <w:lang w:eastAsia="x-none"/>
        </w:rPr>
        <w:t>s</w:t>
      </w:r>
      <w:r>
        <w:rPr>
          <w:sz w:val="24"/>
          <w:szCs w:val="24"/>
          <w:lang w:eastAsia="x-none"/>
        </w:rPr>
        <w:t xml:space="preserve"> I and</w:t>
      </w:r>
      <w:r w:rsidR="009174AA">
        <w:rPr>
          <w:sz w:val="24"/>
          <w:szCs w:val="24"/>
          <w:lang w:eastAsia="x-none"/>
        </w:rPr>
        <w:t xml:space="preserve"> II</w:t>
      </w:r>
      <w:r w:rsidRPr="00715EB0">
        <w:rPr>
          <w:sz w:val="24"/>
          <w:szCs w:val="24"/>
          <w:lang w:eastAsia="x-none"/>
        </w:rPr>
        <w:t xml:space="preserve">, otherwise known </w:t>
      </w:r>
      <w:r>
        <w:rPr>
          <w:sz w:val="24"/>
          <w:szCs w:val="24"/>
          <w:lang w:eastAsia="x-none"/>
        </w:rPr>
        <w:t>as the OMCI Implementers’ Guide;</w:t>
      </w:r>
    </w:p>
    <w:p w14:paraId="5945B172" w14:textId="64CFBEFB" w:rsidR="00715003" w:rsidRDefault="00715003" w:rsidP="00635AB1">
      <w:pPr>
        <w:pStyle w:val="Body"/>
        <w:numPr>
          <w:ilvl w:val="0"/>
          <w:numId w:val="22"/>
        </w:numPr>
        <w:rPr>
          <w:sz w:val="24"/>
          <w:szCs w:val="24"/>
          <w:lang w:eastAsia="x-none"/>
        </w:rPr>
      </w:pPr>
      <w:r>
        <w:rPr>
          <w:sz w:val="24"/>
          <w:szCs w:val="24"/>
          <w:lang w:eastAsia="x-none"/>
        </w:rPr>
        <w:t>makes necessary extensions to support NG-PON2 multi-wavelength channel architecture and the new features introduced by the NG-PON2 PMD and TC layer specifications, G.989.2 and G.989.3;</w:t>
      </w:r>
    </w:p>
    <w:p w14:paraId="682C6D01" w14:textId="77777777" w:rsidR="00715003" w:rsidRDefault="00715003" w:rsidP="00635AB1">
      <w:pPr>
        <w:pStyle w:val="Body"/>
        <w:numPr>
          <w:ilvl w:val="0"/>
          <w:numId w:val="22"/>
        </w:numPr>
        <w:rPr>
          <w:sz w:val="24"/>
          <w:szCs w:val="24"/>
          <w:lang w:eastAsia="x-none"/>
        </w:rPr>
      </w:pPr>
      <w:r w:rsidRPr="00D739D4">
        <w:rPr>
          <w:sz w:val="24"/>
          <w:szCs w:val="24"/>
        </w:rPr>
        <w:t>define</w:t>
      </w:r>
      <w:r>
        <w:rPr>
          <w:sz w:val="24"/>
          <w:szCs w:val="24"/>
        </w:rPr>
        <w:t>s</w:t>
      </w:r>
      <w:r w:rsidRPr="00D739D4">
        <w:rPr>
          <w:sz w:val="24"/>
          <w:szCs w:val="24"/>
        </w:rPr>
        <w:t xml:space="preserve"> the managed entities (MEs), the ME properties (i.e., attributes, attribute values, actions, notifications) and, where necessary, ME relationship diagrams and message sequences related to NG-PON2 OMCI to ensure OMCI interoperability between different vendor’s ONTs and OLTs</w:t>
      </w:r>
      <w:r>
        <w:rPr>
          <w:sz w:val="24"/>
          <w:szCs w:val="24"/>
        </w:rPr>
        <w:t>;</w:t>
      </w:r>
    </w:p>
    <w:p w14:paraId="0EFDB698" w14:textId="709BC56B" w:rsidR="00121E72" w:rsidRDefault="00121E72" w:rsidP="00635AB1">
      <w:pPr>
        <w:pStyle w:val="Body"/>
        <w:numPr>
          <w:ilvl w:val="0"/>
          <w:numId w:val="22"/>
        </w:numPr>
        <w:rPr>
          <w:sz w:val="24"/>
          <w:szCs w:val="24"/>
          <w:lang w:eastAsia="x-none"/>
        </w:rPr>
      </w:pPr>
      <w:r>
        <w:rPr>
          <w:sz w:val="24"/>
          <w:szCs w:val="24"/>
        </w:rPr>
        <w:t>incorporates support of all ONT types of interest to Verizon, including the NG-PON2 ONT in SFP+ module package;</w:t>
      </w:r>
    </w:p>
    <w:p w14:paraId="0E83A54E" w14:textId="21E27870" w:rsidR="00BA4B72" w:rsidRDefault="00BA4B72" w:rsidP="00635AB1">
      <w:pPr>
        <w:pStyle w:val="Body"/>
        <w:numPr>
          <w:ilvl w:val="0"/>
          <w:numId w:val="22"/>
        </w:numPr>
        <w:rPr>
          <w:sz w:val="24"/>
          <w:szCs w:val="24"/>
          <w:lang w:eastAsia="x-none"/>
        </w:rPr>
      </w:pPr>
      <w:r w:rsidRPr="00715003">
        <w:rPr>
          <w:sz w:val="24"/>
          <w:szCs w:val="24"/>
          <w:lang w:eastAsia="x-none"/>
        </w:rPr>
        <w:t>addresses the OMCC channel establishment and the ONT’s OMCI MIB management and provisioning for suppo</w:t>
      </w:r>
      <w:r w:rsidR="00715003">
        <w:rPr>
          <w:sz w:val="24"/>
          <w:szCs w:val="24"/>
          <w:lang w:eastAsia="x-none"/>
        </w:rPr>
        <w:t>rt of Verizon-specific services;</w:t>
      </w:r>
      <w:r w:rsidR="00715003" w:rsidRPr="00715003">
        <w:rPr>
          <w:sz w:val="24"/>
          <w:szCs w:val="24"/>
          <w:lang w:eastAsia="x-none"/>
        </w:rPr>
        <w:t xml:space="preserve"> </w:t>
      </w:r>
    </w:p>
    <w:p w14:paraId="46866FF4" w14:textId="77777777" w:rsidR="00715003" w:rsidRDefault="00715003" w:rsidP="00635AB1">
      <w:pPr>
        <w:pStyle w:val="Body"/>
        <w:numPr>
          <w:ilvl w:val="0"/>
          <w:numId w:val="22"/>
        </w:numPr>
        <w:rPr>
          <w:sz w:val="24"/>
          <w:szCs w:val="24"/>
          <w:lang w:eastAsia="x-none"/>
        </w:rPr>
      </w:pPr>
      <w:r>
        <w:rPr>
          <w:sz w:val="24"/>
          <w:szCs w:val="24"/>
        </w:rPr>
        <w:t>disallows the use of vendor-proprietary OMCI objects, thus eliminating the need for vendor-specific OMCI extensions;</w:t>
      </w:r>
    </w:p>
    <w:p w14:paraId="57B8F15E" w14:textId="56282EE8" w:rsidR="00715003" w:rsidRDefault="00715003" w:rsidP="00635AB1">
      <w:pPr>
        <w:pStyle w:val="Body"/>
        <w:numPr>
          <w:ilvl w:val="0"/>
          <w:numId w:val="22"/>
        </w:numPr>
        <w:rPr>
          <w:sz w:val="24"/>
          <w:szCs w:val="24"/>
          <w:lang w:eastAsia="x-none"/>
        </w:rPr>
      </w:pPr>
      <w:r w:rsidRPr="00715003">
        <w:rPr>
          <w:sz w:val="24"/>
          <w:szCs w:val="24"/>
        </w:rPr>
        <w:lastRenderedPageBreak/>
        <w:t xml:space="preserve">allows </w:t>
      </w:r>
      <w:r w:rsidR="009174AA">
        <w:rPr>
          <w:sz w:val="24"/>
          <w:szCs w:val="24"/>
          <w:lang w:eastAsia="x-none"/>
        </w:rPr>
        <w:t>the use</w:t>
      </w:r>
      <w:r w:rsidRPr="00715003">
        <w:rPr>
          <w:sz w:val="24"/>
          <w:szCs w:val="24"/>
          <w:lang w:eastAsia="x-none"/>
        </w:rPr>
        <w:t xml:space="preserve"> of the OMCI managed entities (MEs) and other objects in the respective vendor-specific code point spaces, provided such MEs and objects are exhaustively specified</w:t>
      </w:r>
      <w:r w:rsidR="009174AA">
        <w:rPr>
          <w:sz w:val="24"/>
          <w:szCs w:val="24"/>
          <w:lang w:eastAsia="x-none"/>
        </w:rPr>
        <w:t>,</w:t>
      </w:r>
      <w:r w:rsidRPr="00715003">
        <w:rPr>
          <w:sz w:val="24"/>
          <w:szCs w:val="24"/>
          <w:lang w:eastAsia="x-none"/>
        </w:rPr>
        <w:t xml:space="preserve"> </w:t>
      </w:r>
      <w:r w:rsidR="009174AA">
        <w:rPr>
          <w:sz w:val="24"/>
          <w:szCs w:val="24"/>
        </w:rPr>
        <w:t>including</w:t>
      </w:r>
      <w:r w:rsidRPr="00715003">
        <w:rPr>
          <w:sz w:val="24"/>
          <w:szCs w:val="24"/>
        </w:rPr>
        <w:t xml:space="preserve"> all pertinent semantics, methods, relationship diagrams, and message sequences</w:t>
      </w:r>
      <w:r w:rsidR="009174AA">
        <w:rPr>
          <w:sz w:val="24"/>
          <w:szCs w:val="24"/>
        </w:rPr>
        <w:t>;</w:t>
      </w:r>
    </w:p>
    <w:p w14:paraId="0B7D4162" w14:textId="6D4E43C6" w:rsidR="009174AA" w:rsidRPr="009174AA" w:rsidRDefault="009174AA" w:rsidP="00635AB1">
      <w:pPr>
        <w:pStyle w:val="Body"/>
        <w:numPr>
          <w:ilvl w:val="0"/>
          <w:numId w:val="22"/>
        </w:numPr>
        <w:suppressAutoHyphens w:val="0"/>
        <w:rPr>
          <w:sz w:val="24"/>
          <w:szCs w:val="24"/>
          <w:lang w:eastAsia="x-none"/>
        </w:rPr>
      </w:pPr>
      <w:r>
        <w:rPr>
          <w:bCs/>
          <w:iCs/>
          <w:sz w:val="24"/>
          <w:szCs w:val="24"/>
        </w:rPr>
        <w:t>i</w:t>
      </w:r>
      <w:r w:rsidRPr="009174AA">
        <w:rPr>
          <w:bCs/>
          <w:iCs/>
          <w:sz w:val="24"/>
          <w:szCs w:val="24"/>
        </w:rPr>
        <w:t xml:space="preserve">s designed to be future proof in order to reduce the changes on the Verizon </w:t>
      </w:r>
      <w:r>
        <w:rPr>
          <w:bCs/>
          <w:iCs/>
          <w:sz w:val="24"/>
          <w:szCs w:val="24"/>
        </w:rPr>
        <w:t>Open</w:t>
      </w:r>
      <w:r w:rsidRPr="009174AA">
        <w:rPr>
          <w:bCs/>
          <w:iCs/>
          <w:sz w:val="24"/>
          <w:szCs w:val="24"/>
        </w:rPr>
        <w:t>OMCI specifications as new</w:t>
      </w:r>
      <w:r>
        <w:rPr>
          <w:bCs/>
          <w:iCs/>
          <w:sz w:val="24"/>
          <w:szCs w:val="24"/>
        </w:rPr>
        <w:t xml:space="preserve"> ONT models, services, and</w:t>
      </w:r>
      <w:r w:rsidRPr="009174AA">
        <w:rPr>
          <w:bCs/>
          <w:iCs/>
          <w:sz w:val="24"/>
          <w:szCs w:val="24"/>
        </w:rPr>
        <w:t xml:space="preserve"> features are added</w:t>
      </w:r>
      <w:r>
        <w:rPr>
          <w:bCs/>
          <w:iCs/>
          <w:sz w:val="24"/>
          <w:szCs w:val="24"/>
        </w:rPr>
        <w:t>.</w:t>
      </w:r>
    </w:p>
    <w:p w14:paraId="4EA70AD9" w14:textId="4074D447" w:rsidR="00A51DC1" w:rsidRPr="00A51DC1" w:rsidRDefault="00A51DC1" w:rsidP="00A51DC1">
      <w:pPr>
        <w:pStyle w:val="Body"/>
        <w:rPr>
          <w:color w:val="E36C0A" w:themeColor="accent6" w:themeShade="BF"/>
          <w:sz w:val="24"/>
          <w:szCs w:val="24"/>
          <w:lang w:eastAsia="x-none"/>
        </w:rPr>
      </w:pPr>
      <w:r w:rsidRPr="00A51DC1">
        <w:rPr>
          <w:color w:val="E36C0A" w:themeColor="accent6" w:themeShade="BF"/>
          <w:sz w:val="24"/>
          <w:szCs w:val="24"/>
        </w:rPr>
        <w:t>Verizon OpenOMCI</w:t>
      </w:r>
      <w:r w:rsidRPr="00A51DC1" w:rsidDel="00DF30B7">
        <w:rPr>
          <w:color w:val="E36C0A" w:themeColor="accent6" w:themeShade="BF"/>
          <w:sz w:val="24"/>
          <w:szCs w:val="24"/>
          <w:lang w:eastAsia="x-none"/>
        </w:rPr>
        <w:t xml:space="preserve"> </w:t>
      </w:r>
      <w:r w:rsidRPr="00A51DC1">
        <w:rPr>
          <w:color w:val="E36C0A" w:themeColor="accent6" w:themeShade="BF"/>
          <w:sz w:val="24"/>
          <w:szCs w:val="24"/>
          <w:lang w:eastAsia="x-none"/>
        </w:rPr>
        <w:t xml:space="preserve">specification Version 2.1: </w:t>
      </w:r>
    </w:p>
    <w:p w14:paraId="795802EA" w14:textId="39A09047" w:rsidR="00A51DC1" w:rsidRPr="00A51DC1" w:rsidRDefault="00A51DC1" w:rsidP="00A51DC1">
      <w:pPr>
        <w:pStyle w:val="Body"/>
        <w:numPr>
          <w:ilvl w:val="0"/>
          <w:numId w:val="22"/>
        </w:numPr>
        <w:rPr>
          <w:color w:val="E36C0A" w:themeColor="accent6" w:themeShade="BF"/>
          <w:sz w:val="24"/>
          <w:szCs w:val="24"/>
          <w:lang w:eastAsia="x-none"/>
        </w:rPr>
      </w:pPr>
      <w:r w:rsidRPr="00A51DC1">
        <w:rPr>
          <w:color w:val="E36C0A" w:themeColor="accent6" w:themeShade="BF"/>
          <w:sz w:val="24"/>
          <w:szCs w:val="24"/>
          <w:lang w:eastAsia="x-none"/>
        </w:rPr>
        <w:t>add</w:t>
      </w:r>
      <w:r>
        <w:rPr>
          <w:color w:val="E36C0A" w:themeColor="accent6" w:themeShade="BF"/>
          <w:sz w:val="24"/>
          <w:szCs w:val="24"/>
          <w:lang w:eastAsia="x-none"/>
        </w:rPr>
        <w:t>s</w:t>
      </w:r>
      <w:r w:rsidRPr="00A51DC1">
        <w:rPr>
          <w:color w:val="E36C0A" w:themeColor="accent6" w:themeShade="BF"/>
          <w:sz w:val="24"/>
          <w:szCs w:val="24"/>
          <w:lang w:eastAsia="x-none"/>
        </w:rPr>
        <w:t xml:space="preserve"> support for multicast image transfer. </w:t>
      </w:r>
    </w:p>
    <w:p w14:paraId="3A3FD741" w14:textId="4C7FCD27" w:rsidR="00A51DC1" w:rsidRDefault="00A51DC1" w:rsidP="00BA4B72">
      <w:pPr>
        <w:pStyle w:val="Body"/>
        <w:rPr>
          <w:sz w:val="24"/>
          <w:szCs w:val="24"/>
          <w:lang w:eastAsia="x-none"/>
        </w:rPr>
      </w:pPr>
    </w:p>
    <w:p w14:paraId="107B2042" w14:textId="09E190E3" w:rsidR="003A241F" w:rsidRPr="00715EB0" w:rsidRDefault="00BA4B72" w:rsidP="003A241F">
      <w:pPr>
        <w:pStyle w:val="Body"/>
        <w:rPr>
          <w:sz w:val="24"/>
          <w:szCs w:val="24"/>
        </w:rPr>
      </w:pPr>
      <w:r w:rsidRPr="00D739D4">
        <w:rPr>
          <w:sz w:val="24"/>
          <w:szCs w:val="24"/>
        </w:rPr>
        <w:t>The Verizon Open</w:t>
      </w:r>
      <w:r w:rsidR="003A241F">
        <w:rPr>
          <w:sz w:val="24"/>
          <w:szCs w:val="24"/>
        </w:rPr>
        <w:t>OMCI specification addresses the Verizon interoperability need</w:t>
      </w:r>
      <w:r w:rsidR="00211010">
        <w:rPr>
          <w:sz w:val="24"/>
          <w:szCs w:val="24"/>
        </w:rPr>
        <w:t>s</w:t>
      </w:r>
      <w:r w:rsidR="003A241F">
        <w:rPr>
          <w:sz w:val="24"/>
          <w:szCs w:val="24"/>
        </w:rPr>
        <w:t xml:space="preserve"> for the NG-PON2 deployment and is laying </w:t>
      </w:r>
      <w:r w:rsidR="009174AA">
        <w:rPr>
          <w:sz w:val="24"/>
          <w:szCs w:val="24"/>
        </w:rPr>
        <w:t xml:space="preserve">the </w:t>
      </w:r>
      <w:r w:rsidR="003A241F">
        <w:rPr>
          <w:sz w:val="24"/>
          <w:szCs w:val="24"/>
        </w:rPr>
        <w:t>f</w:t>
      </w:r>
      <w:r w:rsidR="009174AA">
        <w:rPr>
          <w:sz w:val="24"/>
          <w:szCs w:val="24"/>
        </w:rPr>
        <w:t>oundation</w:t>
      </w:r>
      <w:r w:rsidR="003A241F">
        <w:rPr>
          <w:sz w:val="24"/>
          <w:szCs w:val="24"/>
        </w:rPr>
        <w:t xml:space="preserve"> for </w:t>
      </w:r>
      <w:r w:rsidR="00121E72">
        <w:rPr>
          <w:sz w:val="24"/>
          <w:szCs w:val="24"/>
        </w:rPr>
        <w:t xml:space="preserve">the on-going </w:t>
      </w:r>
      <w:r w:rsidR="003A241F">
        <w:rPr>
          <w:sz w:val="24"/>
          <w:szCs w:val="24"/>
        </w:rPr>
        <w:t xml:space="preserve">industry-wide best-practice standardization. </w:t>
      </w:r>
      <w:r w:rsidR="003A241F" w:rsidRPr="00715EB0">
        <w:rPr>
          <w:sz w:val="24"/>
          <w:szCs w:val="24"/>
        </w:rPr>
        <w:t xml:space="preserve">However, </w:t>
      </w:r>
      <w:r w:rsidR="003A241F">
        <w:rPr>
          <w:sz w:val="24"/>
          <w:szCs w:val="24"/>
        </w:rPr>
        <w:t xml:space="preserve">for the Verizon vendors, </w:t>
      </w:r>
      <w:r w:rsidR="003A241F" w:rsidRPr="00715EB0">
        <w:rPr>
          <w:sz w:val="24"/>
          <w:szCs w:val="24"/>
        </w:rPr>
        <w:t xml:space="preserve">the compliance with Verizon OpenOMCI is an unconditional requirement which is not contingent upon level of </w:t>
      </w:r>
      <w:r w:rsidR="00121E72">
        <w:rPr>
          <w:sz w:val="24"/>
          <w:szCs w:val="24"/>
        </w:rPr>
        <w:t xml:space="preserve">its </w:t>
      </w:r>
      <w:r w:rsidR="003A241F" w:rsidRPr="00715EB0">
        <w:rPr>
          <w:sz w:val="24"/>
          <w:szCs w:val="24"/>
        </w:rPr>
        <w:t>formal standardization.</w:t>
      </w:r>
    </w:p>
    <w:p w14:paraId="51064C6A" w14:textId="3937F919" w:rsidR="008D5795" w:rsidRPr="0088591B" w:rsidRDefault="008D5795" w:rsidP="00BA4B72">
      <w:pPr>
        <w:pStyle w:val="Body"/>
        <w:rPr>
          <w:sz w:val="24"/>
          <w:szCs w:val="24"/>
          <w:lang w:eastAsia="x-none"/>
        </w:rPr>
      </w:pPr>
    </w:p>
    <w:p w14:paraId="2C0A8C76" w14:textId="77777777" w:rsidR="00D530F7" w:rsidRPr="00980735" w:rsidRDefault="00D530F7" w:rsidP="00980735">
      <w:pPr>
        <w:pStyle w:val="Body"/>
      </w:pPr>
    </w:p>
    <w:p w14:paraId="0E3EFB8D" w14:textId="77777777" w:rsidR="00980735" w:rsidRDefault="00980735">
      <w:pPr>
        <w:spacing w:after="0"/>
        <w:rPr>
          <w:b/>
          <w:smallCaps/>
          <w:kern w:val="28"/>
          <w:sz w:val="22"/>
        </w:rPr>
      </w:pPr>
      <w:r>
        <w:rPr>
          <w:sz w:val="22"/>
        </w:rPr>
        <w:br w:type="page"/>
      </w:r>
    </w:p>
    <w:p w14:paraId="34355087" w14:textId="04B426BE" w:rsidR="00630606" w:rsidRDefault="00630606">
      <w:pPr>
        <w:pStyle w:val="HeadingSmCap"/>
        <w:rPr>
          <w:rFonts w:ascii="Times New Roman" w:hAnsi="Times New Roman"/>
          <w:sz w:val="22"/>
        </w:rPr>
      </w:pPr>
      <w:r>
        <w:rPr>
          <w:rFonts w:ascii="Times New Roman" w:hAnsi="Times New Roman"/>
          <w:sz w:val="22"/>
        </w:rPr>
        <w:lastRenderedPageBreak/>
        <w:t>Revision History</w:t>
      </w:r>
    </w:p>
    <w:p w14:paraId="7C5F0E1A" w14:textId="77777777" w:rsidR="00630606" w:rsidRDefault="00630606">
      <w:pPr>
        <w:pStyle w:val="TableDelimiterT"/>
        <w:rPr>
          <w:rFonts w:ascii="Times New Roman" w:hAnsi="Times New Roman"/>
        </w:rPr>
      </w:pPr>
      <w:r>
        <w:rPr>
          <w:rFonts w:ascii="Times New Roman" w:hAnsi="Times New Roman"/>
        </w:rPr>
        <w:t>  </w:t>
      </w:r>
    </w:p>
    <w:tbl>
      <w:tblPr>
        <w:tblW w:w="7350"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CellMar>
          <w:left w:w="60" w:type="dxa"/>
          <w:right w:w="60" w:type="dxa"/>
        </w:tblCellMar>
        <w:tblLook w:val="0000" w:firstRow="0" w:lastRow="0" w:firstColumn="0" w:lastColumn="0" w:noHBand="0" w:noVBand="0"/>
      </w:tblPr>
      <w:tblGrid>
        <w:gridCol w:w="1320"/>
        <w:gridCol w:w="1590"/>
        <w:gridCol w:w="4440"/>
      </w:tblGrid>
      <w:tr w:rsidR="00F91264" w14:paraId="614C3F14" w14:textId="77777777" w:rsidTr="00F91264">
        <w:trPr>
          <w:cantSplit/>
          <w:trHeight w:val="368"/>
          <w:tblHeader/>
          <w:jc w:val="center"/>
        </w:trPr>
        <w:tc>
          <w:tcPr>
            <w:tcW w:w="1320" w:type="dxa"/>
            <w:tcBorders>
              <w:top w:val="single" w:sz="12" w:space="0" w:color="auto"/>
              <w:bottom w:val="double" w:sz="4" w:space="0" w:color="auto"/>
            </w:tcBorders>
          </w:tcPr>
          <w:p w14:paraId="65ACEB16" w14:textId="77777777" w:rsidR="00F91264" w:rsidRDefault="00F91264" w:rsidP="00ED131B">
            <w:pPr>
              <w:pStyle w:val="TableHeader0"/>
              <w:ind w:left="-210"/>
              <w:rPr>
                <w:rFonts w:ascii="Times New Roman" w:hAnsi="Times New Roman"/>
                <w:sz w:val="22"/>
              </w:rPr>
            </w:pPr>
            <w:r>
              <w:rPr>
                <w:rFonts w:ascii="Times New Roman" w:hAnsi="Times New Roman"/>
                <w:sz w:val="22"/>
              </w:rPr>
              <w:t>Version</w:t>
            </w:r>
          </w:p>
        </w:tc>
        <w:tc>
          <w:tcPr>
            <w:tcW w:w="1590" w:type="dxa"/>
            <w:tcBorders>
              <w:top w:val="single" w:sz="12" w:space="0" w:color="auto"/>
              <w:bottom w:val="double" w:sz="4" w:space="0" w:color="auto"/>
            </w:tcBorders>
          </w:tcPr>
          <w:p w14:paraId="2C86061E" w14:textId="77777777" w:rsidR="00F91264" w:rsidRDefault="00F91264">
            <w:pPr>
              <w:pStyle w:val="TableHeader0"/>
              <w:rPr>
                <w:rFonts w:ascii="Times New Roman" w:hAnsi="Times New Roman"/>
                <w:sz w:val="22"/>
              </w:rPr>
            </w:pPr>
            <w:r>
              <w:rPr>
                <w:rFonts w:ascii="Times New Roman" w:hAnsi="Times New Roman"/>
                <w:sz w:val="22"/>
              </w:rPr>
              <w:t>Date</w:t>
            </w:r>
          </w:p>
        </w:tc>
        <w:tc>
          <w:tcPr>
            <w:tcW w:w="4440" w:type="dxa"/>
            <w:tcBorders>
              <w:top w:val="single" w:sz="12" w:space="0" w:color="auto"/>
              <w:bottom w:val="double" w:sz="4" w:space="0" w:color="auto"/>
            </w:tcBorders>
          </w:tcPr>
          <w:p w14:paraId="2CA56CD0" w14:textId="43A96F0D" w:rsidR="00F91264" w:rsidRDefault="00F91264">
            <w:pPr>
              <w:pStyle w:val="TableHeader0"/>
              <w:rPr>
                <w:rFonts w:ascii="Times New Roman" w:hAnsi="Times New Roman"/>
                <w:sz w:val="22"/>
              </w:rPr>
            </w:pPr>
            <w:r w:rsidRPr="008342A5">
              <w:rPr>
                <w:rFonts w:ascii="Times New Roman" w:hAnsi="Times New Roman"/>
                <w:sz w:val="22"/>
                <w:szCs w:val="22"/>
              </w:rPr>
              <w:t>ITU-T Recommendation base</w:t>
            </w:r>
          </w:p>
        </w:tc>
      </w:tr>
      <w:tr w:rsidR="00F91264" w14:paraId="33A4EC37" w14:textId="77777777" w:rsidTr="00F91264">
        <w:trPr>
          <w:cantSplit/>
          <w:trHeight w:val="714"/>
          <w:jc w:val="center"/>
        </w:trPr>
        <w:tc>
          <w:tcPr>
            <w:tcW w:w="1320" w:type="dxa"/>
            <w:tcBorders>
              <w:top w:val="nil"/>
              <w:bottom w:val="nil"/>
            </w:tcBorders>
            <w:vAlign w:val="center"/>
          </w:tcPr>
          <w:p w14:paraId="7B4F1F22" w14:textId="53695794" w:rsidR="00F91264" w:rsidRPr="003D4BCB" w:rsidRDefault="00F91264" w:rsidP="00CA3AFD">
            <w:pPr>
              <w:pStyle w:val="TableCell"/>
              <w:jc w:val="center"/>
              <w:rPr>
                <w:rFonts w:ascii="Times New Roman" w:hAnsi="Times New Roman"/>
                <w:sz w:val="22"/>
              </w:rPr>
            </w:pPr>
            <w:r>
              <w:rPr>
                <w:rFonts w:ascii="Times New Roman" w:hAnsi="Times New Roman"/>
                <w:sz w:val="22"/>
              </w:rPr>
              <w:t>1.0</w:t>
            </w:r>
          </w:p>
        </w:tc>
        <w:tc>
          <w:tcPr>
            <w:tcW w:w="1590" w:type="dxa"/>
            <w:tcBorders>
              <w:top w:val="nil"/>
              <w:bottom w:val="nil"/>
            </w:tcBorders>
            <w:vAlign w:val="center"/>
          </w:tcPr>
          <w:p w14:paraId="479EEB22" w14:textId="61689690" w:rsidR="00F91264" w:rsidRPr="003D4BCB" w:rsidRDefault="00F91264" w:rsidP="00AB4DA3">
            <w:pPr>
              <w:pStyle w:val="TableCell"/>
              <w:rPr>
                <w:rFonts w:ascii="Times New Roman" w:hAnsi="Times New Roman"/>
                <w:sz w:val="22"/>
              </w:rPr>
            </w:pPr>
            <w:r>
              <w:rPr>
                <w:rFonts w:ascii="Times New Roman" w:hAnsi="Times New Roman"/>
                <w:sz w:val="22"/>
              </w:rPr>
              <w:t>20170630</w:t>
            </w:r>
          </w:p>
        </w:tc>
        <w:tc>
          <w:tcPr>
            <w:tcW w:w="4440" w:type="dxa"/>
            <w:tcBorders>
              <w:top w:val="nil"/>
              <w:bottom w:val="nil"/>
            </w:tcBorders>
            <w:vAlign w:val="center"/>
          </w:tcPr>
          <w:p w14:paraId="67EF608D" w14:textId="77777777" w:rsidR="00F91264" w:rsidRPr="00F91264" w:rsidRDefault="00AD1FE9" w:rsidP="00F91264">
            <w:pPr>
              <w:pStyle w:val="TableCell"/>
              <w:ind w:left="360"/>
            </w:pPr>
            <w:hyperlink r:id="rId10" w:tooltip="ONU management and control interface (OMCI) specification" w:history="1">
              <w:r w:rsidR="00F91264" w:rsidRPr="00F91264">
                <w:rPr>
                  <w:rStyle w:val="Hyperlink"/>
                  <w:color w:val="auto"/>
                </w:rPr>
                <w:t>G.988 (10/2012)</w:t>
              </w:r>
            </w:hyperlink>
          </w:p>
          <w:p w14:paraId="28043829" w14:textId="77777777" w:rsidR="00F91264" w:rsidRDefault="00AD1FE9" w:rsidP="00F91264">
            <w:pPr>
              <w:pStyle w:val="TableCell"/>
              <w:ind w:left="360"/>
              <w:rPr>
                <w:rStyle w:val="Hyperlink"/>
                <w:color w:val="000000"/>
              </w:rPr>
            </w:pPr>
            <w:hyperlink r:id="rId11" w:tooltip="Maintenance" w:history="1">
              <w:r w:rsidR="00F91264">
                <w:rPr>
                  <w:rStyle w:val="Hyperlink"/>
                  <w:color w:val="000000"/>
                </w:rPr>
                <w:t>G.988 (2012) Amd. 1 (05/2014)</w:t>
              </w:r>
            </w:hyperlink>
          </w:p>
          <w:p w14:paraId="3F5ED1D7" w14:textId="44EB450D" w:rsidR="00F91264" w:rsidRPr="00F91264" w:rsidRDefault="00AD1FE9" w:rsidP="00F91264">
            <w:pPr>
              <w:pStyle w:val="TableCell"/>
              <w:ind w:left="360"/>
              <w:rPr>
                <w:color w:val="000000"/>
                <w:u w:val="single"/>
              </w:rPr>
            </w:pPr>
            <w:hyperlink r:id="rId12" w:history="1">
              <w:r w:rsidR="00F91264">
                <w:rPr>
                  <w:rStyle w:val="Hyperlink"/>
                  <w:color w:val="000000"/>
                </w:rPr>
                <w:t>G.988 (2012) Amd. 2 (06/2016)</w:t>
              </w:r>
            </w:hyperlink>
          </w:p>
        </w:tc>
      </w:tr>
      <w:tr w:rsidR="00F91264" w14:paraId="0B5EB2A9" w14:textId="77777777" w:rsidTr="00A51DC1">
        <w:trPr>
          <w:cantSplit/>
          <w:trHeight w:val="714"/>
          <w:jc w:val="center"/>
        </w:trPr>
        <w:tc>
          <w:tcPr>
            <w:tcW w:w="1320" w:type="dxa"/>
            <w:tcBorders>
              <w:top w:val="single" w:sz="6" w:space="0" w:color="auto"/>
              <w:bottom w:val="single" w:sz="6" w:space="0" w:color="auto"/>
            </w:tcBorders>
            <w:vAlign w:val="center"/>
          </w:tcPr>
          <w:p w14:paraId="079D110C" w14:textId="6360E138" w:rsidR="00F91264" w:rsidRPr="0024638B" w:rsidRDefault="00E46691" w:rsidP="00D05923">
            <w:pPr>
              <w:pStyle w:val="TableCell"/>
              <w:jc w:val="center"/>
              <w:rPr>
                <w:rFonts w:ascii="Times New Roman" w:hAnsi="Times New Roman"/>
                <w:color w:val="E36C0A" w:themeColor="accent6" w:themeShade="BF"/>
                <w:sz w:val="22"/>
              </w:rPr>
            </w:pPr>
            <w:r>
              <w:rPr>
                <w:rFonts w:ascii="Times New Roman" w:hAnsi="Times New Roman"/>
                <w:color w:val="E36C0A" w:themeColor="accent6" w:themeShade="BF"/>
                <w:sz w:val="22"/>
              </w:rPr>
              <w:t>2.0</w:t>
            </w:r>
          </w:p>
        </w:tc>
        <w:tc>
          <w:tcPr>
            <w:tcW w:w="1590" w:type="dxa"/>
            <w:tcBorders>
              <w:top w:val="single" w:sz="6" w:space="0" w:color="auto"/>
              <w:bottom w:val="single" w:sz="6" w:space="0" w:color="auto"/>
            </w:tcBorders>
            <w:vAlign w:val="center"/>
          </w:tcPr>
          <w:p w14:paraId="34A9053C" w14:textId="18C4C752" w:rsidR="00F91264" w:rsidRPr="0024638B" w:rsidRDefault="00997DA2" w:rsidP="00997DA2">
            <w:pPr>
              <w:pStyle w:val="TableCell"/>
              <w:rPr>
                <w:rFonts w:ascii="Times New Roman" w:hAnsi="Times New Roman"/>
                <w:color w:val="E36C0A" w:themeColor="accent6" w:themeShade="BF"/>
                <w:sz w:val="22"/>
              </w:rPr>
            </w:pPr>
            <w:r>
              <w:rPr>
                <w:rFonts w:ascii="Times New Roman" w:hAnsi="Times New Roman"/>
                <w:color w:val="E36C0A" w:themeColor="accent6" w:themeShade="BF"/>
                <w:sz w:val="22"/>
              </w:rPr>
              <w:t>20200330</w:t>
            </w:r>
          </w:p>
        </w:tc>
        <w:tc>
          <w:tcPr>
            <w:tcW w:w="4440" w:type="dxa"/>
            <w:tcBorders>
              <w:top w:val="single" w:sz="6" w:space="0" w:color="auto"/>
              <w:bottom w:val="single" w:sz="6" w:space="0" w:color="auto"/>
            </w:tcBorders>
            <w:vAlign w:val="center"/>
          </w:tcPr>
          <w:p w14:paraId="7ADCE8DE" w14:textId="7EB52FB0" w:rsidR="00074E6D"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(11/2017)</w:t>
            </w:r>
          </w:p>
          <w:p w14:paraId="223539DA" w14:textId="6E23F629" w:rsidR="00074E6D"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(2017) Amd. 1 (11/2018)</w:t>
            </w:r>
          </w:p>
          <w:p w14:paraId="533AA1D1" w14:textId="1B2D3508" w:rsidR="00C67782" w:rsidRPr="0024638B" w:rsidRDefault="00074E6D" w:rsidP="008B79FB">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(2017</w:t>
            </w:r>
            <w:r w:rsidR="00C67782">
              <w:rPr>
                <w:rFonts w:ascii="Times New Roman" w:hAnsi="Times New Roman"/>
                <w:color w:val="E36C0A" w:themeColor="accent6" w:themeShade="BF"/>
                <w:sz w:val="22"/>
              </w:rPr>
              <w:t xml:space="preserve">) Amd. 2 </w:t>
            </w:r>
            <w:r>
              <w:rPr>
                <w:rFonts w:ascii="Times New Roman" w:hAnsi="Times New Roman"/>
                <w:color w:val="E36C0A" w:themeColor="accent6" w:themeShade="BF"/>
                <w:sz w:val="22"/>
              </w:rPr>
              <w:t xml:space="preserve">(08/2019) </w:t>
            </w:r>
            <w:r w:rsidR="00C67782">
              <w:rPr>
                <w:rFonts w:ascii="Times New Roman" w:hAnsi="Times New Roman"/>
                <w:color w:val="E36C0A" w:themeColor="accent6" w:themeShade="BF"/>
                <w:sz w:val="22"/>
              </w:rPr>
              <w:t>(Note)</w:t>
            </w:r>
          </w:p>
        </w:tc>
      </w:tr>
      <w:tr w:rsidR="00A51DC1" w14:paraId="569C728E" w14:textId="77777777" w:rsidTr="00F91264">
        <w:trPr>
          <w:cantSplit/>
          <w:trHeight w:val="714"/>
          <w:jc w:val="center"/>
        </w:trPr>
        <w:tc>
          <w:tcPr>
            <w:tcW w:w="1320" w:type="dxa"/>
            <w:tcBorders>
              <w:top w:val="single" w:sz="6" w:space="0" w:color="auto"/>
              <w:bottom w:val="single" w:sz="12" w:space="0" w:color="auto"/>
            </w:tcBorders>
            <w:vAlign w:val="center"/>
          </w:tcPr>
          <w:p w14:paraId="5160B860" w14:textId="4FB4BC5E" w:rsidR="00A51DC1" w:rsidRDefault="00A51DC1" w:rsidP="00D05923">
            <w:pPr>
              <w:pStyle w:val="TableCell"/>
              <w:jc w:val="center"/>
              <w:rPr>
                <w:rFonts w:ascii="Times New Roman" w:hAnsi="Times New Roman"/>
                <w:color w:val="E36C0A" w:themeColor="accent6" w:themeShade="BF"/>
                <w:sz w:val="22"/>
              </w:rPr>
            </w:pPr>
            <w:r>
              <w:rPr>
                <w:rFonts w:ascii="Times New Roman" w:hAnsi="Times New Roman"/>
                <w:color w:val="E36C0A" w:themeColor="accent6" w:themeShade="BF"/>
                <w:sz w:val="22"/>
              </w:rPr>
              <w:t>2.1</w:t>
            </w:r>
          </w:p>
        </w:tc>
        <w:tc>
          <w:tcPr>
            <w:tcW w:w="1590" w:type="dxa"/>
            <w:tcBorders>
              <w:top w:val="single" w:sz="6" w:space="0" w:color="auto"/>
              <w:bottom w:val="single" w:sz="12" w:space="0" w:color="auto"/>
            </w:tcBorders>
            <w:vAlign w:val="center"/>
          </w:tcPr>
          <w:p w14:paraId="068E0FEC" w14:textId="535CC9FC" w:rsidR="00A51DC1" w:rsidRDefault="00A51DC1" w:rsidP="00997DA2">
            <w:pPr>
              <w:pStyle w:val="TableCell"/>
              <w:rPr>
                <w:rFonts w:ascii="Times New Roman" w:hAnsi="Times New Roman"/>
                <w:color w:val="E36C0A" w:themeColor="accent6" w:themeShade="BF"/>
                <w:sz w:val="22"/>
              </w:rPr>
            </w:pPr>
            <w:r>
              <w:rPr>
                <w:rFonts w:ascii="Times New Roman" w:hAnsi="Times New Roman"/>
                <w:color w:val="E36C0A" w:themeColor="accent6" w:themeShade="BF"/>
                <w:sz w:val="22"/>
              </w:rPr>
              <w:t>20200331</w:t>
            </w:r>
          </w:p>
        </w:tc>
        <w:tc>
          <w:tcPr>
            <w:tcW w:w="4440" w:type="dxa"/>
            <w:tcBorders>
              <w:top w:val="single" w:sz="6" w:space="0" w:color="auto"/>
              <w:bottom w:val="single" w:sz="12" w:space="0" w:color="auto"/>
            </w:tcBorders>
            <w:vAlign w:val="center"/>
          </w:tcPr>
          <w:p w14:paraId="13058A6F" w14:textId="4B9DE175" w:rsidR="00A51DC1" w:rsidRDefault="00A51DC1" w:rsidP="00A51DC1">
            <w:pPr>
              <w:pStyle w:val="TableCell"/>
              <w:ind w:left="360"/>
              <w:rPr>
                <w:rFonts w:ascii="Times New Roman" w:hAnsi="Times New Roman"/>
                <w:color w:val="E36C0A" w:themeColor="accent6" w:themeShade="BF"/>
                <w:sz w:val="22"/>
              </w:rPr>
            </w:pPr>
            <w:r>
              <w:rPr>
                <w:rFonts w:ascii="Times New Roman" w:hAnsi="Times New Roman"/>
                <w:color w:val="E36C0A" w:themeColor="accent6" w:themeShade="BF"/>
                <w:sz w:val="22"/>
              </w:rPr>
              <w:t>G.988 (2017) Amd. 3 (03/2020)</w:t>
            </w:r>
          </w:p>
        </w:tc>
      </w:tr>
    </w:tbl>
    <w:p w14:paraId="3C17C683" w14:textId="64D37E89" w:rsidR="00630606" w:rsidRDefault="00630606">
      <w:pPr>
        <w:pStyle w:val="TableDelimiterB"/>
        <w:rPr>
          <w:rFonts w:ascii="Times New Roman" w:hAnsi="Times New Roman"/>
        </w:rPr>
      </w:pPr>
      <w:r>
        <w:rPr>
          <w:rFonts w:ascii="Times New Roman" w:hAnsi="Times New Roman"/>
        </w:rPr>
        <w:t>  </w:t>
      </w:r>
    </w:p>
    <w:p w14:paraId="0A75A055" w14:textId="2D7FF8CE" w:rsidR="008342A5" w:rsidRPr="00A51DC1" w:rsidRDefault="00C67782" w:rsidP="00980735">
      <w:pPr>
        <w:pStyle w:val="HeadingSmCap"/>
        <w:rPr>
          <w:rFonts w:ascii="Book Antiqua" w:hAnsi="Book Antiqua"/>
          <w:b w:val="0"/>
          <w:smallCaps w:val="0"/>
          <w:szCs w:val="24"/>
        </w:rPr>
      </w:pPr>
      <w:r w:rsidRPr="00A51DC1">
        <w:rPr>
          <w:rFonts w:ascii="Book Antiqua" w:hAnsi="Book Antiqua"/>
          <w:b w:val="0"/>
          <w:smallCaps w:val="0"/>
          <w:szCs w:val="24"/>
        </w:rPr>
        <w:t>Note: The ITU-T has changed the style of the amendment support. From this point on, rather than presenting the instructions to the editor, the official text of an amendment includes the base text of the Recommendation with all the modifications and changes.</w:t>
      </w:r>
      <w:r w:rsidR="00074E6D" w:rsidRPr="00A51DC1">
        <w:rPr>
          <w:rFonts w:ascii="Book Antiqua" w:hAnsi="Book Antiqua"/>
          <w:b w:val="0"/>
          <w:smallCaps w:val="0"/>
          <w:szCs w:val="24"/>
        </w:rPr>
        <w:t xml:space="preserve"> Therefore, the official text of </w:t>
      </w:r>
      <w:r w:rsidR="00074E6D" w:rsidRPr="00A51DC1">
        <w:rPr>
          <w:rFonts w:ascii="Book Antiqua" w:hAnsi="Book Antiqua"/>
          <w:b w:val="0"/>
          <w:smallCaps w:val="0"/>
          <w:color w:val="E36C0A" w:themeColor="accent6" w:themeShade="BF"/>
          <w:szCs w:val="24"/>
        </w:rPr>
        <w:t>G.988 (2017) Amd. 2 (08/2019) effectively incorporates both the base text of G.988 (11/2017) and its prior amendment G.988 (2017) Amd. 1 (11/2018).</w:t>
      </w:r>
    </w:p>
    <w:p w14:paraId="55173257" w14:textId="77777777" w:rsidR="00074E6D" w:rsidRDefault="00074E6D">
      <w:pPr>
        <w:spacing w:after="0"/>
        <w:rPr>
          <w:b/>
          <w:smallCaps/>
          <w:kern w:val="28"/>
          <w:sz w:val="22"/>
        </w:rPr>
      </w:pPr>
      <w:r>
        <w:rPr>
          <w:sz w:val="22"/>
        </w:rPr>
        <w:br w:type="page"/>
      </w:r>
    </w:p>
    <w:p w14:paraId="76C882F0" w14:textId="7F0099BF" w:rsidR="00980735" w:rsidRDefault="00980735" w:rsidP="00980735">
      <w:pPr>
        <w:pStyle w:val="HeadingSmCap"/>
        <w:rPr>
          <w:rFonts w:ascii="Times New Roman" w:hAnsi="Times New Roman"/>
          <w:sz w:val="22"/>
        </w:rPr>
      </w:pPr>
      <w:r>
        <w:rPr>
          <w:rFonts w:ascii="Times New Roman" w:hAnsi="Times New Roman"/>
          <w:sz w:val="22"/>
        </w:rPr>
        <w:lastRenderedPageBreak/>
        <w:t>Contributors and Acknowledgments</w:t>
      </w:r>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2"/>
        <w:gridCol w:w="3218"/>
        <w:gridCol w:w="3464"/>
      </w:tblGrid>
      <w:tr w:rsidR="00980735" w14:paraId="41A99760" w14:textId="77777777" w:rsidTr="00980735">
        <w:trPr>
          <w:cantSplit/>
          <w:trHeight w:val="539"/>
        </w:trPr>
        <w:tc>
          <w:tcPr>
            <w:tcW w:w="2452"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49B0BD74" w14:textId="0B2EAD2F" w:rsidR="00980735" w:rsidRPr="00980735" w:rsidRDefault="00980735" w:rsidP="00980735">
            <w:pPr>
              <w:ind w:left="-18"/>
              <w:rPr>
                <w:rFonts w:ascii="Book Antiqua" w:hAnsi="Book Antiqua"/>
                <w:sz w:val="28"/>
              </w:rPr>
            </w:pPr>
            <w:r w:rsidRPr="00980735">
              <w:rPr>
                <w:rFonts w:ascii="Book Antiqua" w:hAnsi="Book Antiqua"/>
                <w:sz w:val="28"/>
              </w:rPr>
              <w:t>Organization</w:t>
            </w:r>
          </w:p>
        </w:tc>
        <w:tc>
          <w:tcPr>
            <w:tcW w:w="3218"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173937A2" w14:textId="32C66C88" w:rsidR="00980735" w:rsidRPr="00980735" w:rsidRDefault="00980735" w:rsidP="00980735">
            <w:pPr>
              <w:ind w:left="-18"/>
              <w:rPr>
                <w:rFonts w:ascii="Book Antiqua" w:hAnsi="Book Antiqua"/>
                <w:sz w:val="28"/>
              </w:rPr>
            </w:pPr>
            <w:r w:rsidRPr="00980735">
              <w:rPr>
                <w:rFonts w:ascii="Book Antiqua" w:hAnsi="Book Antiqua"/>
                <w:sz w:val="28"/>
              </w:rPr>
              <w:t>Contributors</w:t>
            </w:r>
          </w:p>
        </w:tc>
        <w:tc>
          <w:tcPr>
            <w:tcW w:w="3464"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0917F9C0" w14:textId="50442DAB" w:rsidR="00980735" w:rsidRPr="00980735" w:rsidRDefault="00980735" w:rsidP="00980735">
            <w:pPr>
              <w:ind w:left="-18"/>
              <w:rPr>
                <w:rFonts w:ascii="Book Antiqua" w:hAnsi="Book Antiqua"/>
                <w:sz w:val="28"/>
              </w:rPr>
            </w:pPr>
            <w:r w:rsidRPr="00980735">
              <w:rPr>
                <w:rFonts w:ascii="Book Antiqua" w:hAnsi="Book Antiqua"/>
                <w:sz w:val="28"/>
              </w:rPr>
              <w:t>Acknowledgements</w:t>
            </w:r>
          </w:p>
        </w:tc>
      </w:tr>
      <w:tr w:rsidR="00980735" w14:paraId="7FE645DE" w14:textId="77777777" w:rsidTr="00980735">
        <w:trPr>
          <w:cantSplit/>
        </w:trPr>
        <w:tc>
          <w:tcPr>
            <w:tcW w:w="2452" w:type="dxa"/>
            <w:tcBorders>
              <w:top w:val="double" w:sz="4" w:space="0" w:color="auto"/>
            </w:tcBorders>
          </w:tcPr>
          <w:p w14:paraId="49F2DD3D" w14:textId="3D4F36A4" w:rsidR="00980735" w:rsidRPr="00980735" w:rsidRDefault="00807A29" w:rsidP="00807A29">
            <w:pPr>
              <w:spacing w:before="40" w:after="40"/>
              <w:ind w:left="144"/>
              <w:rPr>
                <w:rFonts w:ascii="Book Antiqua" w:hAnsi="Book Antiqua"/>
                <w:sz w:val="22"/>
              </w:rPr>
            </w:pPr>
            <w:r>
              <w:rPr>
                <w:rFonts w:ascii="Book Antiqua" w:hAnsi="Book Antiqua"/>
                <w:sz w:val="22"/>
              </w:rPr>
              <w:t>Verizon</w:t>
            </w:r>
          </w:p>
        </w:tc>
        <w:tc>
          <w:tcPr>
            <w:tcW w:w="3218" w:type="dxa"/>
            <w:tcBorders>
              <w:top w:val="double" w:sz="4" w:space="0" w:color="auto"/>
            </w:tcBorders>
          </w:tcPr>
          <w:p w14:paraId="6EADBC99" w14:textId="77777777" w:rsidR="00980735" w:rsidRDefault="00807A29" w:rsidP="00980735">
            <w:pPr>
              <w:spacing w:before="40" w:after="40"/>
              <w:ind w:left="144"/>
              <w:rPr>
                <w:rFonts w:ascii="Book Antiqua" w:hAnsi="Book Antiqua"/>
                <w:sz w:val="22"/>
              </w:rPr>
            </w:pPr>
            <w:r>
              <w:rPr>
                <w:rFonts w:ascii="Book Antiqua" w:hAnsi="Book Antiqua"/>
                <w:sz w:val="22"/>
              </w:rPr>
              <w:t>Denis Khotimsky</w:t>
            </w:r>
          </w:p>
          <w:p w14:paraId="5608AF23" w14:textId="77777777" w:rsidR="00807A29" w:rsidRDefault="00807A29" w:rsidP="00980735">
            <w:pPr>
              <w:spacing w:before="40" w:after="40"/>
              <w:ind w:left="144"/>
              <w:rPr>
                <w:rFonts w:ascii="Book Antiqua" w:hAnsi="Book Antiqua"/>
                <w:sz w:val="22"/>
              </w:rPr>
            </w:pPr>
            <w:r>
              <w:rPr>
                <w:rFonts w:ascii="Book Antiqua" w:hAnsi="Book Antiqua"/>
                <w:sz w:val="22"/>
              </w:rPr>
              <w:t>Zigmunds Putnins</w:t>
            </w:r>
          </w:p>
          <w:p w14:paraId="04080A39" w14:textId="77777777" w:rsidR="0024638B" w:rsidRDefault="0024638B" w:rsidP="0024638B">
            <w:pPr>
              <w:spacing w:before="40" w:after="40"/>
              <w:ind w:left="144"/>
              <w:rPr>
                <w:rFonts w:ascii="Book Antiqua" w:hAnsi="Book Antiqua"/>
                <w:bCs/>
                <w:sz w:val="22"/>
                <w:szCs w:val="22"/>
              </w:rPr>
            </w:pPr>
            <w:r w:rsidRPr="00F91264">
              <w:rPr>
                <w:rFonts w:ascii="Book Antiqua" w:hAnsi="Book Antiqua"/>
                <w:bCs/>
                <w:sz w:val="22"/>
                <w:szCs w:val="22"/>
              </w:rPr>
              <w:t>Rajesh Yadav</w:t>
            </w:r>
          </w:p>
          <w:p w14:paraId="4FD08361" w14:textId="77F2E396" w:rsidR="00523E98" w:rsidRDefault="00523E98" w:rsidP="0024638B">
            <w:pPr>
              <w:spacing w:before="40" w:after="40"/>
              <w:ind w:left="144"/>
              <w:rPr>
                <w:rFonts w:ascii="Book Antiqua" w:hAnsi="Book Antiqua"/>
                <w:bCs/>
                <w:sz w:val="22"/>
                <w:szCs w:val="22"/>
              </w:rPr>
            </w:pPr>
            <w:r>
              <w:rPr>
                <w:rFonts w:ascii="Book Antiqua" w:hAnsi="Book Antiqua"/>
                <w:bCs/>
                <w:sz w:val="22"/>
                <w:szCs w:val="22"/>
              </w:rPr>
              <w:t>Wenjia Wang</w:t>
            </w:r>
          </w:p>
          <w:p w14:paraId="0327873A" w14:textId="50E3B74D" w:rsidR="00915F4D" w:rsidRPr="0024638B" w:rsidRDefault="00915F4D" w:rsidP="0024638B">
            <w:pPr>
              <w:spacing w:before="40" w:after="40"/>
              <w:ind w:left="144"/>
              <w:rPr>
                <w:rFonts w:ascii="Book Antiqua" w:hAnsi="Book Antiqua"/>
                <w:bCs/>
                <w:color w:val="E36C0A" w:themeColor="accent6" w:themeShade="BF"/>
                <w:sz w:val="22"/>
                <w:szCs w:val="22"/>
              </w:rPr>
            </w:pPr>
            <w:r>
              <w:rPr>
                <w:rFonts w:ascii="Book Antiqua" w:hAnsi="Book Antiqua"/>
                <w:bCs/>
                <w:sz w:val="22"/>
                <w:szCs w:val="22"/>
              </w:rPr>
              <w:t>Greg Sherrill</w:t>
            </w:r>
          </w:p>
        </w:tc>
        <w:tc>
          <w:tcPr>
            <w:tcW w:w="3464" w:type="dxa"/>
            <w:tcBorders>
              <w:top w:val="double" w:sz="4" w:space="0" w:color="auto"/>
            </w:tcBorders>
          </w:tcPr>
          <w:p w14:paraId="6E065578" w14:textId="77777777" w:rsidR="00BF4F9B" w:rsidRPr="00F91264" w:rsidRDefault="00BF4F9B" w:rsidP="00BF4F9B">
            <w:pPr>
              <w:spacing w:before="40" w:after="40"/>
              <w:ind w:left="144"/>
              <w:rPr>
                <w:rFonts w:ascii="Book Antiqua" w:hAnsi="Book Antiqua"/>
                <w:bCs/>
                <w:sz w:val="22"/>
                <w:szCs w:val="22"/>
              </w:rPr>
            </w:pPr>
            <w:r w:rsidRPr="00F91264">
              <w:rPr>
                <w:rFonts w:ascii="Book Antiqua" w:hAnsi="Book Antiqua"/>
                <w:bCs/>
                <w:sz w:val="22"/>
                <w:szCs w:val="22"/>
              </w:rPr>
              <w:t>Howard Davis</w:t>
            </w:r>
          </w:p>
          <w:p w14:paraId="4100AE57" w14:textId="77777777" w:rsidR="00980735" w:rsidRPr="00F91264" w:rsidRDefault="00BF4F9B" w:rsidP="00BF4F9B">
            <w:pPr>
              <w:spacing w:before="40" w:after="40"/>
              <w:ind w:left="144"/>
              <w:rPr>
                <w:rFonts w:ascii="Book Antiqua" w:hAnsi="Book Antiqua"/>
                <w:bCs/>
                <w:sz w:val="22"/>
                <w:szCs w:val="22"/>
              </w:rPr>
            </w:pPr>
            <w:r w:rsidRPr="00F91264">
              <w:rPr>
                <w:rFonts w:ascii="Book Antiqua" w:hAnsi="Book Antiqua"/>
                <w:bCs/>
                <w:sz w:val="22"/>
                <w:szCs w:val="22"/>
              </w:rPr>
              <w:t>Lily Chen</w:t>
            </w:r>
          </w:p>
          <w:p w14:paraId="1E7B6BE0" w14:textId="33839223" w:rsidR="00934E2F" w:rsidRPr="00653099" w:rsidRDefault="00934E2F" w:rsidP="00BF4F9B">
            <w:pPr>
              <w:spacing w:before="40" w:after="40"/>
              <w:ind w:left="144"/>
              <w:rPr>
                <w:rFonts w:ascii="Book Antiqua" w:hAnsi="Book Antiqua"/>
                <w:b/>
                <w:bCs/>
                <w:sz w:val="22"/>
                <w:szCs w:val="22"/>
              </w:rPr>
            </w:pPr>
            <w:r w:rsidRPr="00F91264">
              <w:rPr>
                <w:rFonts w:ascii="Book Antiqua" w:hAnsi="Book Antiqua"/>
                <w:bCs/>
                <w:sz w:val="22"/>
                <w:szCs w:val="22"/>
              </w:rPr>
              <w:t>Joe Wynman</w:t>
            </w:r>
            <w:r w:rsidR="001A3BE5">
              <w:rPr>
                <w:rFonts w:ascii="Book Antiqua" w:hAnsi="Book Antiqua"/>
                <w:bCs/>
                <w:sz w:val="22"/>
                <w:szCs w:val="22"/>
              </w:rPr>
              <w:t>*</w:t>
            </w:r>
          </w:p>
        </w:tc>
      </w:tr>
      <w:tr w:rsidR="00807A29" w14:paraId="48EA86A3" w14:textId="77777777" w:rsidTr="00980735">
        <w:trPr>
          <w:cantSplit/>
        </w:trPr>
        <w:tc>
          <w:tcPr>
            <w:tcW w:w="2452" w:type="dxa"/>
          </w:tcPr>
          <w:p w14:paraId="7506E323" w14:textId="1A2931FF" w:rsidR="00807A29" w:rsidRPr="00980735" w:rsidRDefault="00807A29" w:rsidP="00807A29">
            <w:pPr>
              <w:spacing w:before="40" w:after="40"/>
              <w:ind w:left="144"/>
              <w:rPr>
                <w:rFonts w:ascii="Book Antiqua" w:hAnsi="Book Antiqua"/>
                <w:sz w:val="22"/>
              </w:rPr>
            </w:pPr>
            <w:r w:rsidRPr="00980735">
              <w:rPr>
                <w:rFonts w:ascii="Book Antiqua" w:hAnsi="Book Antiqua"/>
                <w:sz w:val="22"/>
              </w:rPr>
              <w:t>ADTRAN</w:t>
            </w:r>
          </w:p>
        </w:tc>
        <w:tc>
          <w:tcPr>
            <w:tcW w:w="3218" w:type="dxa"/>
          </w:tcPr>
          <w:p w14:paraId="32E03C60" w14:textId="77777777" w:rsidR="00807A29" w:rsidRDefault="00807A29" w:rsidP="00980735">
            <w:pPr>
              <w:spacing w:before="40" w:after="40"/>
              <w:ind w:left="144"/>
              <w:rPr>
                <w:rFonts w:ascii="Book Antiqua" w:hAnsi="Book Antiqua"/>
                <w:sz w:val="22"/>
              </w:rPr>
            </w:pPr>
            <w:r>
              <w:rPr>
                <w:rFonts w:ascii="Book Antiqua" w:hAnsi="Book Antiqua"/>
                <w:sz w:val="22"/>
              </w:rPr>
              <w:t>Richard Goodson</w:t>
            </w:r>
          </w:p>
          <w:p w14:paraId="22212235" w14:textId="5F78FED2" w:rsidR="005202D8" w:rsidRPr="00980735" w:rsidRDefault="005202D8" w:rsidP="00980735">
            <w:pPr>
              <w:spacing w:before="40" w:after="40"/>
              <w:ind w:left="144"/>
              <w:rPr>
                <w:rFonts w:ascii="Book Antiqua" w:hAnsi="Book Antiqua"/>
                <w:sz w:val="22"/>
              </w:rPr>
            </w:pPr>
            <w:r w:rsidRPr="00653099">
              <w:rPr>
                <w:rFonts w:ascii="Book Antiqua" w:hAnsi="Book Antiqua"/>
                <w:bCs/>
                <w:sz w:val="22"/>
                <w:szCs w:val="22"/>
              </w:rPr>
              <w:t>Jonathan Wright</w:t>
            </w:r>
          </w:p>
        </w:tc>
        <w:tc>
          <w:tcPr>
            <w:tcW w:w="3464" w:type="dxa"/>
          </w:tcPr>
          <w:p w14:paraId="52CB4535" w14:textId="77777777" w:rsidR="00807A29" w:rsidRPr="00653099" w:rsidRDefault="00807A29" w:rsidP="00D530F7">
            <w:pPr>
              <w:spacing w:before="40" w:after="40"/>
              <w:ind w:left="144"/>
              <w:rPr>
                <w:rFonts w:ascii="Book Antiqua" w:hAnsi="Book Antiqua"/>
                <w:bCs/>
                <w:sz w:val="22"/>
                <w:szCs w:val="22"/>
              </w:rPr>
            </w:pPr>
            <w:r w:rsidRPr="00653099">
              <w:rPr>
                <w:rFonts w:ascii="Book Antiqua" w:hAnsi="Book Antiqua"/>
                <w:bCs/>
                <w:sz w:val="22"/>
                <w:szCs w:val="22"/>
              </w:rPr>
              <w:t>Massimo Galliano</w:t>
            </w:r>
          </w:p>
          <w:p w14:paraId="6C2A070B" w14:textId="3FD4B739" w:rsidR="00807A29" w:rsidRPr="00653099" w:rsidRDefault="00807A29" w:rsidP="00980735">
            <w:pPr>
              <w:spacing w:before="40" w:after="40"/>
              <w:ind w:left="144"/>
              <w:rPr>
                <w:rFonts w:ascii="Book Antiqua" w:hAnsi="Book Antiqua"/>
                <w:sz w:val="22"/>
              </w:rPr>
            </w:pPr>
          </w:p>
        </w:tc>
      </w:tr>
      <w:tr w:rsidR="00807A29" w14:paraId="1AAC0106" w14:textId="77777777" w:rsidTr="00980735">
        <w:trPr>
          <w:cantSplit/>
        </w:trPr>
        <w:tc>
          <w:tcPr>
            <w:tcW w:w="2452" w:type="dxa"/>
          </w:tcPr>
          <w:p w14:paraId="7754F489" w14:textId="1155E2D2" w:rsidR="00807A29" w:rsidRPr="00980735" w:rsidRDefault="00807A29" w:rsidP="00807A29">
            <w:pPr>
              <w:spacing w:before="40" w:after="40"/>
              <w:ind w:left="144"/>
              <w:rPr>
                <w:rFonts w:ascii="Book Antiqua" w:hAnsi="Book Antiqua"/>
                <w:sz w:val="22"/>
              </w:rPr>
            </w:pPr>
            <w:r w:rsidRPr="00980735">
              <w:rPr>
                <w:rFonts w:ascii="Book Antiqua" w:hAnsi="Book Antiqua"/>
                <w:sz w:val="22"/>
              </w:rPr>
              <w:t>Broadcom</w:t>
            </w:r>
          </w:p>
        </w:tc>
        <w:tc>
          <w:tcPr>
            <w:tcW w:w="3218" w:type="dxa"/>
          </w:tcPr>
          <w:p w14:paraId="683BF3A1" w14:textId="2A02EBD6" w:rsidR="00807A29" w:rsidRPr="00980735" w:rsidRDefault="00807A29" w:rsidP="00980735">
            <w:pPr>
              <w:spacing w:before="40" w:after="40"/>
              <w:ind w:left="144"/>
              <w:rPr>
                <w:rFonts w:ascii="Book Antiqua" w:hAnsi="Book Antiqua"/>
                <w:sz w:val="22"/>
              </w:rPr>
            </w:pPr>
            <w:r>
              <w:rPr>
                <w:rFonts w:ascii="Book Antiqua" w:hAnsi="Book Antiqua"/>
                <w:sz w:val="22"/>
              </w:rPr>
              <w:t>Samuel Chen</w:t>
            </w:r>
          </w:p>
        </w:tc>
        <w:tc>
          <w:tcPr>
            <w:tcW w:w="3464" w:type="dxa"/>
          </w:tcPr>
          <w:p w14:paraId="1BA1B43B" w14:textId="5A89CA14" w:rsidR="005402F1" w:rsidRDefault="005402F1" w:rsidP="00980735">
            <w:pPr>
              <w:pStyle w:val="Figure"/>
              <w:keepNext w:val="0"/>
              <w:suppressAutoHyphens w:val="0"/>
              <w:spacing w:before="40" w:after="40"/>
              <w:ind w:left="144"/>
              <w:jc w:val="left"/>
              <w:rPr>
                <w:sz w:val="22"/>
              </w:rPr>
            </w:pPr>
            <w:r>
              <w:rPr>
                <w:sz w:val="22"/>
              </w:rPr>
              <w:t>A</w:t>
            </w:r>
            <w:r w:rsidRPr="00C06250">
              <w:t>kiva Kirill Sadovski</w:t>
            </w:r>
          </w:p>
          <w:p w14:paraId="5EFE4E37" w14:textId="7560BF8E" w:rsidR="00807A29" w:rsidRPr="00653099" w:rsidRDefault="00807A29" w:rsidP="00980735">
            <w:pPr>
              <w:pStyle w:val="Figure"/>
              <w:keepNext w:val="0"/>
              <w:suppressAutoHyphens w:val="0"/>
              <w:spacing w:before="40" w:after="40"/>
              <w:ind w:left="144"/>
              <w:jc w:val="left"/>
              <w:rPr>
                <w:iCs/>
                <w:sz w:val="22"/>
              </w:rPr>
            </w:pPr>
            <w:r w:rsidRPr="00653099">
              <w:rPr>
                <w:sz w:val="22"/>
              </w:rPr>
              <w:t>Ori Rafalin</w:t>
            </w:r>
            <w:r w:rsidR="005402F1">
              <w:rPr>
                <w:sz w:val="22"/>
              </w:rPr>
              <w:t>*</w:t>
            </w:r>
          </w:p>
        </w:tc>
      </w:tr>
      <w:tr w:rsidR="00807A29" w14:paraId="20BFA17D" w14:textId="77777777" w:rsidTr="00980735">
        <w:trPr>
          <w:cantSplit/>
        </w:trPr>
        <w:tc>
          <w:tcPr>
            <w:tcW w:w="2452" w:type="dxa"/>
          </w:tcPr>
          <w:p w14:paraId="62D508B9" w14:textId="14DD5BAA" w:rsidR="00807A29" w:rsidRPr="00980735" w:rsidRDefault="00807A29" w:rsidP="00807A29">
            <w:pPr>
              <w:spacing w:before="40" w:after="40"/>
              <w:ind w:left="144"/>
              <w:rPr>
                <w:rFonts w:ascii="Book Antiqua" w:hAnsi="Book Antiqua"/>
                <w:sz w:val="22"/>
              </w:rPr>
            </w:pPr>
            <w:r w:rsidRPr="00980735">
              <w:rPr>
                <w:rFonts w:ascii="Book Antiqua" w:hAnsi="Book Antiqua"/>
                <w:sz w:val="22"/>
              </w:rPr>
              <w:t>Calix</w:t>
            </w:r>
          </w:p>
        </w:tc>
        <w:tc>
          <w:tcPr>
            <w:tcW w:w="3218" w:type="dxa"/>
          </w:tcPr>
          <w:p w14:paraId="0B124C7F" w14:textId="77777777" w:rsidR="00807A29" w:rsidRDefault="00807A29" w:rsidP="00D530F7">
            <w:pPr>
              <w:spacing w:before="40" w:after="40"/>
              <w:ind w:left="144"/>
              <w:rPr>
                <w:rFonts w:ascii="Book Antiqua" w:hAnsi="Book Antiqua"/>
                <w:sz w:val="22"/>
              </w:rPr>
            </w:pPr>
            <w:r>
              <w:rPr>
                <w:rFonts w:ascii="Book Antiqua" w:hAnsi="Book Antiqua"/>
                <w:sz w:val="22"/>
              </w:rPr>
              <w:t>Marta Seda</w:t>
            </w:r>
          </w:p>
          <w:p w14:paraId="6468B44B" w14:textId="062ECBAA" w:rsidR="00807A29" w:rsidRDefault="00807A29" w:rsidP="00980735">
            <w:pPr>
              <w:spacing w:before="40" w:after="40"/>
              <w:ind w:left="144"/>
              <w:rPr>
                <w:rFonts w:ascii="Book Antiqua" w:hAnsi="Book Antiqua"/>
                <w:sz w:val="22"/>
              </w:rPr>
            </w:pPr>
            <w:r>
              <w:rPr>
                <w:rFonts w:ascii="Book Antiqua" w:hAnsi="Book Antiqua"/>
                <w:sz w:val="22"/>
              </w:rPr>
              <w:t>Shaun Missett</w:t>
            </w:r>
            <w:r w:rsidR="001A3BE5">
              <w:rPr>
                <w:rFonts w:ascii="Book Antiqua" w:hAnsi="Book Antiqua"/>
                <w:sz w:val="22"/>
              </w:rPr>
              <w:t>*</w:t>
            </w:r>
          </w:p>
          <w:p w14:paraId="20936BAE" w14:textId="77777777" w:rsidR="00915F4D" w:rsidRDefault="00915F4D" w:rsidP="00980735">
            <w:pPr>
              <w:spacing w:before="40" w:after="40"/>
              <w:ind w:left="144"/>
              <w:rPr>
                <w:rFonts w:ascii="Book Antiqua" w:hAnsi="Book Antiqua"/>
                <w:sz w:val="22"/>
              </w:rPr>
            </w:pPr>
            <w:r>
              <w:rPr>
                <w:rFonts w:ascii="Book Antiqua" w:hAnsi="Book Antiqua"/>
                <w:sz w:val="22"/>
              </w:rPr>
              <w:t>Scott Moen</w:t>
            </w:r>
          </w:p>
          <w:p w14:paraId="22B9452D" w14:textId="77777777" w:rsidR="00915F4D" w:rsidRDefault="00915F4D" w:rsidP="00980735">
            <w:pPr>
              <w:spacing w:before="40" w:after="40"/>
              <w:ind w:left="144"/>
              <w:rPr>
                <w:rFonts w:ascii="Book Antiqua" w:hAnsi="Book Antiqua"/>
                <w:sz w:val="22"/>
              </w:rPr>
            </w:pPr>
            <w:r>
              <w:rPr>
                <w:rFonts w:ascii="Book Antiqua" w:hAnsi="Book Antiqua"/>
                <w:sz w:val="22"/>
              </w:rPr>
              <w:t>Nigel Birch</w:t>
            </w:r>
          </w:p>
          <w:p w14:paraId="02D7CFEC" w14:textId="3510CF24" w:rsidR="00915F4D" w:rsidRPr="00980735" w:rsidRDefault="00915F4D" w:rsidP="00980735">
            <w:pPr>
              <w:spacing w:before="40" w:after="40"/>
              <w:ind w:left="144"/>
              <w:rPr>
                <w:rFonts w:ascii="Book Antiqua" w:hAnsi="Book Antiqua"/>
                <w:sz w:val="22"/>
              </w:rPr>
            </w:pPr>
            <w:r>
              <w:rPr>
                <w:rFonts w:ascii="Book Antiqua" w:hAnsi="Book Antiqua"/>
                <w:sz w:val="22"/>
              </w:rPr>
              <w:t>Ashit Ghevaria</w:t>
            </w:r>
          </w:p>
        </w:tc>
        <w:tc>
          <w:tcPr>
            <w:tcW w:w="3464" w:type="dxa"/>
          </w:tcPr>
          <w:p w14:paraId="462C3F78" w14:textId="77777777" w:rsidR="00A64601" w:rsidRPr="00653099" w:rsidRDefault="00A64601" w:rsidP="00980735">
            <w:pPr>
              <w:spacing w:before="40" w:after="40"/>
              <w:ind w:left="144"/>
              <w:rPr>
                <w:rFonts w:ascii="Book Antiqua" w:hAnsi="Book Antiqua"/>
                <w:iCs w:val="0"/>
                <w:sz w:val="22"/>
              </w:rPr>
            </w:pPr>
            <w:r w:rsidRPr="00653099">
              <w:rPr>
                <w:rFonts w:ascii="Book Antiqua" w:hAnsi="Book Antiqua"/>
                <w:iCs w:val="0"/>
                <w:sz w:val="22"/>
              </w:rPr>
              <w:t>Christopher Smith</w:t>
            </w:r>
          </w:p>
          <w:p w14:paraId="60E77211" w14:textId="77777777" w:rsidR="00807A29" w:rsidRDefault="00807A29" w:rsidP="00980735">
            <w:pPr>
              <w:spacing w:before="40" w:after="40"/>
              <w:ind w:left="144"/>
              <w:rPr>
                <w:rFonts w:ascii="Book Antiqua" w:hAnsi="Book Antiqua"/>
                <w:iCs w:val="0"/>
                <w:sz w:val="22"/>
              </w:rPr>
            </w:pPr>
            <w:r w:rsidRPr="00653099">
              <w:rPr>
                <w:rFonts w:ascii="Book Antiqua" w:hAnsi="Book Antiqua"/>
                <w:iCs w:val="0"/>
                <w:sz w:val="22"/>
              </w:rPr>
              <w:t>Jose Enciso</w:t>
            </w:r>
          </w:p>
          <w:p w14:paraId="2C505452" w14:textId="6175ECBD" w:rsidR="00915F4D" w:rsidRPr="00653099" w:rsidRDefault="00915F4D" w:rsidP="00980735">
            <w:pPr>
              <w:spacing w:before="40" w:after="40"/>
              <w:ind w:left="144"/>
              <w:rPr>
                <w:rFonts w:ascii="Book Antiqua" w:hAnsi="Book Antiqua"/>
                <w:bCs/>
                <w:sz w:val="22"/>
                <w:szCs w:val="22"/>
              </w:rPr>
            </w:pPr>
            <w:r>
              <w:rPr>
                <w:rFonts w:ascii="Book Antiqua" w:hAnsi="Book Antiqua"/>
                <w:iCs w:val="0"/>
                <w:sz w:val="22"/>
              </w:rPr>
              <w:t>Andrew Markowski</w:t>
            </w:r>
          </w:p>
        </w:tc>
      </w:tr>
      <w:tr w:rsidR="00807A29" w14:paraId="1A50C405" w14:textId="77777777" w:rsidTr="00980735">
        <w:trPr>
          <w:cantSplit/>
        </w:trPr>
        <w:tc>
          <w:tcPr>
            <w:tcW w:w="2452" w:type="dxa"/>
          </w:tcPr>
          <w:p w14:paraId="5772E566" w14:textId="389F8A2B" w:rsidR="00807A29" w:rsidRPr="00980735" w:rsidRDefault="00807A29" w:rsidP="00807A29">
            <w:pPr>
              <w:spacing w:before="40" w:after="40"/>
              <w:ind w:left="144"/>
              <w:rPr>
                <w:rFonts w:ascii="Book Antiqua" w:hAnsi="Book Antiqua"/>
                <w:sz w:val="22"/>
              </w:rPr>
            </w:pPr>
            <w:r w:rsidRPr="00980735">
              <w:rPr>
                <w:rFonts w:ascii="Book Antiqua" w:hAnsi="Book Antiqua"/>
                <w:sz w:val="22"/>
              </w:rPr>
              <w:t>Cortina Access</w:t>
            </w:r>
          </w:p>
        </w:tc>
        <w:tc>
          <w:tcPr>
            <w:tcW w:w="3218" w:type="dxa"/>
          </w:tcPr>
          <w:p w14:paraId="45B9F5B2" w14:textId="77777777" w:rsidR="00807A29" w:rsidRDefault="00807A29" w:rsidP="00807A29">
            <w:pPr>
              <w:spacing w:before="40" w:after="40"/>
              <w:ind w:left="144"/>
              <w:rPr>
                <w:rFonts w:ascii="Book Antiqua" w:hAnsi="Book Antiqua"/>
                <w:sz w:val="22"/>
              </w:rPr>
            </w:pPr>
            <w:r>
              <w:rPr>
                <w:rFonts w:ascii="Book Antiqua" w:hAnsi="Book Antiqua"/>
                <w:sz w:val="22"/>
              </w:rPr>
              <w:t>Donggun Keung</w:t>
            </w:r>
          </w:p>
          <w:p w14:paraId="53B0051E" w14:textId="61D090AB" w:rsidR="00807A29" w:rsidRPr="00980735" w:rsidRDefault="00807A29" w:rsidP="00807A29">
            <w:pPr>
              <w:spacing w:before="40" w:after="40"/>
              <w:ind w:left="144"/>
              <w:rPr>
                <w:rFonts w:ascii="Book Antiqua" w:hAnsi="Book Antiqua"/>
                <w:sz w:val="22"/>
              </w:rPr>
            </w:pPr>
            <w:r>
              <w:rPr>
                <w:rFonts w:ascii="Book Antiqua" w:hAnsi="Book Antiqua"/>
                <w:sz w:val="22"/>
              </w:rPr>
              <w:t>Nathan Hu</w:t>
            </w:r>
            <w:r w:rsidR="00166774">
              <w:rPr>
                <w:rFonts w:ascii="Book Antiqua" w:hAnsi="Book Antiqua"/>
                <w:sz w:val="22"/>
              </w:rPr>
              <w:t>*</w:t>
            </w:r>
          </w:p>
        </w:tc>
        <w:tc>
          <w:tcPr>
            <w:tcW w:w="3464" w:type="dxa"/>
          </w:tcPr>
          <w:p w14:paraId="5826C319" w14:textId="4E296E18" w:rsidR="00807A29" w:rsidRPr="00653099" w:rsidRDefault="00807A29" w:rsidP="00980735">
            <w:pPr>
              <w:spacing w:before="40" w:after="40"/>
              <w:ind w:left="144"/>
              <w:rPr>
                <w:rFonts w:ascii="Book Antiqua" w:hAnsi="Book Antiqua"/>
                <w:sz w:val="22"/>
              </w:rPr>
            </w:pPr>
            <w:r w:rsidRPr="00653099">
              <w:rPr>
                <w:rFonts w:ascii="Book Antiqua" w:hAnsi="Book Antiqua"/>
                <w:sz w:val="22"/>
              </w:rPr>
              <w:t>Charles Chen</w:t>
            </w:r>
          </w:p>
          <w:p w14:paraId="22C123BF" w14:textId="716E9410" w:rsidR="00807A29" w:rsidRPr="00653099" w:rsidRDefault="00807A29" w:rsidP="00980735">
            <w:pPr>
              <w:spacing w:before="40" w:after="40"/>
              <w:ind w:left="144"/>
              <w:rPr>
                <w:rFonts w:ascii="Book Antiqua" w:hAnsi="Book Antiqua"/>
                <w:sz w:val="22"/>
              </w:rPr>
            </w:pPr>
            <w:r w:rsidRPr="00653099">
              <w:rPr>
                <w:rFonts w:ascii="Book Antiqua" w:hAnsi="Book Antiqua"/>
                <w:sz w:val="22"/>
              </w:rPr>
              <w:t>Lup Ng</w:t>
            </w:r>
            <w:r w:rsidR="00AE7046">
              <w:rPr>
                <w:rFonts w:ascii="Book Antiqua" w:hAnsi="Book Antiqua"/>
                <w:sz w:val="22"/>
              </w:rPr>
              <w:t>*</w:t>
            </w:r>
          </w:p>
        </w:tc>
      </w:tr>
      <w:tr w:rsidR="00807A29" w14:paraId="574E9F58" w14:textId="77777777" w:rsidTr="00980735">
        <w:trPr>
          <w:cantSplit/>
        </w:trPr>
        <w:tc>
          <w:tcPr>
            <w:tcW w:w="2452" w:type="dxa"/>
          </w:tcPr>
          <w:p w14:paraId="7C777ECB" w14:textId="0CF07F41" w:rsidR="00807A29" w:rsidRPr="009E19D0" w:rsidRDefault="00807A29" w:rsidP="00807A29">
            <w:pPr>
              <w:spacing w:before="40" w:after="40"/>
              <w:ind w:left="144"/>
              <w:rPr>
                <w:sz w:val="22"/>
              </w:rPr>
            </w:pPr>
            <w:r w:rsidRPr="00980735">
              <w:rPr>
                <w:rFonts w:ascii="Book Antiqua" w:hAnsi="Book Antiqua"/>
                <w:sz w:val="22"/>
              </w:rPr>
              <w:t>Intel</w:t>
            </w:r>
          </w:p>
        </w:tc>
        <w:tc>
          <w:tcPr>
            <w:tcW w:w="3218" w:type="dxa"/>
          </w:tcPr>
          <w:p w14:paraId="15E76885" w14:textId="77777777" w:rsidR="00807A29" w:rsidRPr="00653099" w:rsidRDefault="00807A29" w:rsidP="00807A29">
            <w:pPr>
              <w:spacing w:before="40" w:after="40"/>
              <w:ind w:left="144"/>
              <w:rPr>
                <w:rFonts w:ascii="Book Antiqua" w:hAnsi="Book Antiqua"/>
                <w:sz w:val="22"/>
              </w:rPr>
            </w:pPr>
            <w:r w:rsidRPr="00653099">
              <w:rPr>
                <w:rFonts w:ascii="Book Antiqua" w:hAnsi="Book Antiqua"/>
                <w:sz w:val="22"/>
              </w:rPr>
              <w:t>Martin Renner</w:t>
            </w:r>
          </w:p>
          <w:p w14:paraId="277CA412" w14:textId="530A5E1F" w:rsidR="00807A29" w:rsidRPr="009E19D0" w:rsidRDefault="00807A29" w:rsidP="00807A29">
            <w:pPr>
              <w:spacing w:before="40" w:after="40"/>
              <w:ind w:left="144"/>
              <w:rPr>
                <w:sz w:val="22"/>
              </w:rPr>
            </w:pPr>
          </w:p>
        </w:tc>
        <w:tc>
          <w:tcPr>
            <w:tcW w:w="3464" w:type="dxa"/>
          </w:tcPr>
          <w:p w14:paraId="2D48FAF9" w14:textId="470F65A7" w:rsidR="000C6B73" w:rsidRPr="00653099" w:rsidRDefault="000C6B73" w:rsidP="00807A29">
            <w:pPr>
              <w:spacing w:before="40" w:after="40"/>
              <w:ind w:left="144"/>
              <w:rPr>
                <w:rFonts w:ascii="Book Antiqua" w:hAnsi="Book Antiqua"/>
                <w:sz w:val="22"/>
              </w:rPr>
            </w:pPr>
            <w:r w:rsidRPr="00653099">
              <w:rPr>
                <w:rFonts w:ascii="Book Antiqua" w:hAnsi="Book Antiqua"/>
                <w:sz w:val="22"/>
              </w:rPr>
              <w:t>Michael Pirker</w:t>
            </w:r>
            <w:r w:rsidR="00FD7964">
              <w:rPr>
                <w:rFonts w:ascii="Book Antiqua" w:hAnsi="Book Antiqua"/>
                <w:sz w:val="22"/>
              </w:rPr>
              <w:t>*</w:t>
            </w:r>
            <w:r w:rsidRPr="00653099">
              <w:rPr>
                <w:rFonts w:ascii="Book Antiqua" w:hAnsi="Book Antiqua"/>
                <w:sz w:val="22"/>
              </w:rPr>
              <w:t xml:space="preserve"> </w:t>
            </w:r>
          </w:p>
          <w:p w14:paraId="73AF1F7A" w14:textId="63D0F69A" w:rsidR="00807A29" w:rsidRPr="00653099" w:rsidRDefault="00FB1CF5" w:rsidP="00807A29">
            <w:pPr>
              <w:spacing w:before="40" w:after="40"/>
              <w:ind w:left="144"/>
              <w:rPr>
                <w:rFonts w:ascii="Book Antiqua" w:hAnsi="Book Antiqua"/>
                <w:sz w:val="22"/>
              </w:rPr>
            </w:pPr>
            <w:r w:rsidRPr="00653099">
              <w:rPr>
                <w:rFonts w:ascii="Book Antiqua" w:hAnsi="Book Antiqua"/>
                <w:sz w:val="22"/>
              </w:rPr>
              <w:t>Franz Josef Schaefer</w:t>
            </w:r>
          </w:p>
        </w:tc>
      </w:tr>
      <w:tr w:rsidR="001A3BE5" w14:paraId="737D2C1E" w14:textId="77777777" w:rsidTr="002B69F5">
        <w:trPr>
          <w:cantSplit/>
        </w:trPr>
        <w:tc>
          <w:tcPr>
            <w:tcW w:w="9134" w:type="dxa"/>
            <w:gridSpan w:val="3"/>
          </w:tcPr>
          <w:p w14:paraId="656F2221" w14:textId="44C3164E" w:rsidR="001A3BE5" w:rsidRPr="001A3BE5" w:rsidRDefault="001A3BE5" w:rsidP="001A3BE5">
            <w:pPr>
              <w:spacing w:before="40" w:after="40"/>
              <w:rPr>
                <w:rFonts w:ascii="Book Antiqua" w:hAnsi="Book Antiqua"/>
                <w:sz w:val="22"/>
              </w:rPr>
            </w:pPr>
            <w:r>
              <w:rPr>
                <w:rFonts w:ascii="Book Antiqua" w:hAnsi="Book Antiqua"/>
                <w:sz w:val="22"/>
              </w:rPr>
              <w:t>*Note: formerly associated; no longer with the listed organization.</w:t>
            </w:r>
          </w:p>
        </w:tc>
      </w:tr>
    </w:tbl>
    <w:sdt>
      <w:sdtPr>
        <w:rPr>
          <w:rFonts w:ascii="Times New Roman" w:eastAsia="Times New Roman" w:hAnsi="Times New Roman"/>
          <w:b w:val="0"/>
          <w:bCs w:val="0"/>
          <w:iCs/>
          <w:color w:val="auto"/>
          <w:kern w:val="16"/>
          <w:sz w:val="20"/>
          <w:szCs w:val="20"/>
          <w:lang w:eastAsia="en-US"/>
        </w:rPr>
        <w:id w:val="-92246520"/>
        <w:docPartObj>
          <w:docPartGallery w:val="Table of Contents"/>
          <w:docPartUnique/>
        </w:docPartObj>
      </w:sdtPr>
      <w:sdtEndPr>
        <w:rPr>
          <w:noProof/>
        </w:rPr>
      </w:sdtEndPr>
      <w:sdtContent>
        <w:p w14:paraId="19A637BB" w14:textId="77777777" w:rsidR="007F2D6C" w:rsidRDefault="007F2D6C">
          <w:pPr>
            <w:pStyle w:val="TOCHeading"/>
          </w:pPr>
        </w:p>
        <w:p w14:paraId="2DEAE16D" w14:textId="4B57AF44" w:rsidR="00B017D5" w:rsidRDefault="007F2D6C" w:rsidP="00B017D5">
          <w:pPr>
            <w:pStyle w:val="HeadingSmCap"/>
            <w:rPr>
              <w:rFonts w:ascii="Times New Roman" w:hAnsi="Times New Roman"/>
              <w:sz w:val="22"/>
            </w:rPr>
          </w:pPr>
          <w:r>
            <w:br w:type="page"/>
          </w:r>
          <w:r w:rsidR="00F91264">
            <w:lastRenderedPageBreak/>
            <w:t xml:space="preserve"> </w:t>
          </w:r>
          <w:r w:rsidR="00B017D5">
            <w:rPr>
              <w:rFonts w:ascii="Times New Roman" w:hAnsi="Times New Roman"/>
              <w:sz w:val="22"/>
            </w:rPr>
            <w:t>Contacts</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2"/>
            <w:gridCol w:w="6188"/>
          </w:tblGrid>
          <w:tr w:rsidR="00B017D5" w14:paraId="5ED0DDD3" w14:textId="77777777" w:rsidTr="00B017D5">
            <w:trPr>
              <w:cantSplit/>
              <w:trHeight w:val="539"/>
            </w:trPr>
            <w:tc>
              <w:tcPr>
                <w:tcW w:w="2452"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26D6E805" w14:textId="08CE1D59" w:rsidR="00B017D5" w:rsidRPr="00980735" w:rsidRDefault="00B017D5" w:rsidP="00882F5F">
                <w:pPr>
                  <w:ind w:left="-18"/>
                  <w:rPr>
                    <w:rFonts w:ascii="Book Antiqua" w:hAnsi="Book Antiqua"/>
                    <w:sz w:val="28"/>
                  </w:rPr>
                </w:pPr>
                <w:r>
                  <w:rPr>
                    <w:rFonts w:ascii="Book Antiqua" w:hAnsi="Book Antiqua"/>
                    <w:sz w:val="28"/>
                  </w:rPr>
                  <w:t>Name</w:t>
                </w:r>
              </w:p>
            </w:tc>
            <w:tc>
              <w:tcPr>
                <w:tcW w:w="6188" w:type="dxa"/>
                <w:tcBorders>
                  <w:top w:val="single" w:sz="4" w:space="0" w:color="auto"/>
                  <w:left w:val="single" w:sz="4" w:space="0" w:color="auto"/>
                  <w:bottom w:val="double" w:sz="4" w:space="0" w:color="auto"/>
                  <w:right w:val="single" w:sz="4" w:space="0" w:color="auto"/>
                </w:tcBorders>
                <w:shd w:val="clear" w:color="auto" w:fill="F2F2F2" w:themeFill="background1" w:themeFillShade="F2"/>
                <w:vAlign w:val="center"/>
              </w:tcPr>
              <w:p w14:paraId="1D8FBDFE" w14:textId="17F8AE20" w:rsidR="00B017D5" w:rsidRPr="00980735" w:rsidRDefault="00B017D5" w:rsidP="00882F5F">
                <w:pPr>
                  <w:ind w:left="-18"/>
                  <w:rPr>
                    <w:rFonts w:ascii="Book Antiqua" w:hAnsi="Book Antiqua"/>
                    <w:sz w:val="28"/>
                  </w:rPr>
                </w:pPr>
                <w:r>
                  <w:rPr>
                    <w:rFonts w:ascii="Book Antiqua" w:hAnsi="Book Antiqua"/>
                    <w:sz w:val="28"/>
                  </w:rPr>
                  <w:t>Address</w:t>
                </w:r>
              </w:p>
            </w:tc>
          </w:tr>
          <w:tr w:rsidR="00B017D5" w14:paraId="401FD1D2" w14:textId="77777777" w:rsidTr="00B017D5">
            <w:trPr>
              <w:cantSplit/>
            </w:trPr>
            <w:tc>
              <w:tcPr>
                <w:tcW w:w="2452" w:type="dxa"/>
                <w:tcBorders>
                  <w:top w:val="double" w:sz="4" w:space="0" w:color="auto"/>
                </w:tcBorders>
              </w:tcPr>
              <w:p w14:paraId="672BB1B2" w14:textId="77777777" w:rsidR="00B017D5" w:rsidRDefault="00B017D5" w:rsidP="00B017D5">
                <w:pPr>
                  <w:spacing w:before="40" w:after="40"/>
                  <w:ind w:left="144"/>
                  <w:rPr>
                    <w:rFonts w:ascii="Book Antiqua" w:hAnsi="Book Antiqua"/>
                    <w:sz w:val="22"/>
                  </w:rPr>
                </w:pPr>
                <w:r>
                  <w:rPr>
                    <w:rFonts w:ascii="Book Antiqua" w:hAnsi="Book Antiqua"/>
                    <w:sz w:val="22"/>
                  </w:rPr>
                  <w:t>Denis Khotimsky</w:t>
                </w:r>
              </w:p>
              <w:p w14:paraId="0DDAC35E" w14:textId="25AD8366" w:rsidR="00B017D5" w:rsidRPr="00980735" w:rsidRDefault="00B017D5" w:rsidP="00330DB6">
                <w:pPr>
                  <w:spacing w:before="40" w:after="40"/>
                  <w:ind w:left="144"/>
                  <w:rPr>
                    <w:rFonts w:ascii="Book Antiqua" w:hAnsi="Book Antiqua"/>
                    <w:sz w:val="22"/>
                  </w:rPr>
                </w:pPr>
              </w:p>
            </w:tc>
            <w:tc>
              <w:tcPr>
                <w:tcW w:w="6188" w:type="dxa"/>
                <w:tcBorders>
                  <w:top w:val="double" w:sz="4" w:space="0" w:color="auto"/>
                </w:tcBorders>
              </w:tcPr>
              <w:p w14:paraId="1C85AD37" w14:textId="2F5AB39B" w:rsidR="00B017D5" w:rsidRDefault="00B017D5" w:rsidP="00882F5F">
                <w:pPr>
                  <w:spacing w:before="40" w:after="40"/>
                  <w:ind w:left="144"/>
                  <w:rPr>
                    <w:rFonts w:ascii="Book Antiqua" w:hAnsi="Book Antiqua"/>
                    <w:sz w:val="22"/>
                  </w:rPr>
                </w:pPr>
                <w:r>
                  <w:rPr>
                    <w:rFonts w:ascii="Book Antiqua" w:hAnsi="Book Antiqua"/>
                    <w:sz w:val="22"/>
                  </w:rPr>
                  <w:t>denis.khotimsky@verizon.com</w:t>
                </w:r>
              </w:p>
              <w:p w14:paraId="37EB4822" w14:textId="3377282F" w:rsidR="00B017D5" w:rsidRPr="0024638B" w:rsidRDefault="00B017D5" w:rsidP="00882F5F">
                <w:pPr>
                  <w:spacing w:before="40" w:after="40"/>
                  <w:ind w:left="144"/>
                  <w:rPr>
                    <w:rFonts w:ascii="Book Antiqua" w:hAnsi="Book Antiqua"/>
                    <w:bCs/>
                    <w:color w:val="E36C0A" w:themeColor="accent6" w:themeShade="BF"/>
                    <w:sz w:val="22"/>
                    <w:szCs w:val="22"/>
                  </w:rPr>
                </w:pPr>
              </w:p>
            </w:tc>
          </w:tr>
        </w:tbl>
        <w:p w14:paraId="2146378F" w14:textId="5F83FD56" w:rsidR="00F70F2E" w:rsidRDefault="00F70F2E" w:rsidP="00F91264">
          <w:pPr>
            <w:pStyle w:val="HeadingSmCap"/>
          </w:pPr>
        </w:p>
        <w:p w14:paraId="6A1A938D" w14:textId="77777777" w:rsidR="007F2D6C" w:rsidRDefault="007F2D6C">
          <w:pPr>
            <w:spacing w:after="0"/>
            <w:rPr>
              <w:rFonts w:ascii="Cambria" w:eastAsia="MS Gothic" w:hAnsi="Cambria"/>
              <w:b/>
              <w:bCs/>
              <w:iCs w:val="0"/>
              <w:color w:val="365F91"/>
              <w:kern w:val="0"/>
              <w:sz w:val="28"/>
              <w:szCs w:val="28"/>
              <w:lang w:eastAsia="ja-JP"/>
            </w:rPr>
          </w:pPr>
        </w:p>
        <w:p w14:paraId="19A8B5EC" w14:textId="77777777" w:rsidR="00A64601" w:rsidRDefault="00A64601">
          <w:pPr>
            <w:spacing w:after="0"/>
            <w:rPr>
              <w:rFonts w:ascii="Cambria" w:eastAsia="MS Gothic" w:hAnsi="Cambria"/>
              <w:b/>
              <w:bCs/>
              <w:iCs w:val="0"/>
              <w:color w:val="365F91"/>
              <w:kern w:val="0"/>
              <w:sz w:val="28"/>
              <w:szCs w:val="28"/>
              <w:lang w:eastAsia="ja-JP"/>
            </w:rPr>
          </w:pPr>
          <w:r>
            <w:br w:type="page"/>
          </w:r>
        </w:p>
        <w:p w14:paraId="61D5A230" w14:textId="4A682D8F" w:rsidR="007F2D6C" w:rsidRDefault="007F2D6C">
          <w:pPr>
            <w:pStyle w:val="TOCHeading"/>
          </w:pPr>
          <w:r>
            <w:lastRenderedPageBreak/>
            <w:t>Table of Contents</w:t>
          </w:r>
        </w:p>
        <w:p w14:paraId="37D300E1" w14:textId="77777777" w:rsidR="003C5E8C" w:rsidRDefault="007F2D6C">
          <w:pPr>
            <w:pStyle w:val="TOC1"/>
            <w:tabs>
              <w:tab w:val="left" w:pos="400"/>
            </w:tabs>
            <w:rPr>
              <w:rFonts w:asciiTheme="minorHAnsi" w:eastAsiaTheme="minorEastAsia" w:hAnsiTheme="minorHAnsi" w:cstheme="minorBidi"/>
              <w:b w:val="0"/>
              <w:iCs w:val="0"/>
              <w:caps w:val="0"/>
              <w:noProof/>
              <w:kern w:val="0"/>
              <w:sz w:val="22"/>
              <w:szCs w:val="22"/>
            </w:rPr>
          </w:pPr>
          <w:r>
            <w:fldChar w:fldCharType="begin"/>
          </w:r>
          <w:r>
            <w:instrText xml:space="preserve"> TOC \o "1-3" \h \z \u </w:instrText>
          </w:r>
          <w:r>
            <w:fldChar w:fldCharType="separate"/>
          </w:r>
          <w:hyperlink w:anchor="_Toc33697702" w:history="1">
            <w:r w:rsidR="003C5E8C" w:rsidRPr="007B1BC0">
              <w:rPr>
                <w:rStyle w:val="Hyperlink"/>
                <w:noProof/>
              </w:rPr>
              <w:t>1.</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Introduction</w:t>
            </w:r>
            <w:r w:rsidR="003C5E8C">
              <w:rPr>
                <w:noProof/>
                <w:webHidden/>
              </w:rPr>
              <w:tab/>
            </w:r>
            <w:r w:rsidR="003C5E8C">
              <w:rPr>
                <w:noProof/>
                <w:webHidden/>
              </w:rPr>
              <w:fldChar w:fldCharType="begin"/>
            </w:r>
            <w:r w:rsidR="003C5E8C">
              <w:rPr>
                <w:noProof/>
                <w:webHidden/>
              </w:rPr>
              <w:instrText xml:space="preserve"> PAGEREF _Toc33697702 \h </w:instrText>
            </w:r>
            <w:r w:rsidR="003C5E8C">
              <w:rPr>
                <w:noProof/>
                <w:webHidden/>
              </w:rPr>
            </w:r>
            <w:r w:rsidR="003C5E8C">
              <w:rPr>
                <w:noProof/>
                <w:webHidden/>
              </w:rPr>
              <w:fldChar w:fldCharType="separate"/>
            </w:r>
            <w:r w:rsidR="003C5E8C">
              <w:rPr>
                <w:noProof/>
                <w:webHidden/>
              </w:rPr>
              <w:t>11</w:t>
            </w:r>
            <w:r w:rsidR="003C5E8C">
              <w:rPr>
                <w:noProof/>
                <w:webHidden/>
              </w:rPr>
              <w:fldChar w:fldCharType="end"/>
            </w:r>
          </w:hyperlink>
        </w:p>
        <w:p w14:paraId="34D57721"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3" w:history="1">
            <w:r w:rsidR="003C5E8C" w:rsidRPr="007B1BC0">
              <w:rPr>
                <w:rStyle w:val="Hyperlink"/>
                <w:noProof/>
              </w:rPr>
              <w:t>1.1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Scope</w:t>
            </w:r>
            <w:r w:rsidR="003C5E8C">
              <w:rPr>
                <w:noProof/>
                <w:webHidden/>
              </w:rPr>
              <w:tab/>
            </w:r>
            <w:r w:rsidR="003C5E8C">
              <w:rPr>
                <w:noProof/>
                <w:webHidden/>
              </w:rPr>
              <w:fldChar w:fldCharType="begin"/>
            </w:r>
            <w:r w:rsidR="003C5E8C">
              <w:rPr>
                <w:noProof/>
                <w:webHidden/>
              </w:rPr>
              <w:instrText xml:space="preserve"> PAGEREF _Toc33697703 \h </w:instrText>
            </w:r>
            <w:r w:rsidR="003C5E8C">
              <w:rPr>
                <w:noProof/>
                <w:webHidden/>
              </w:rPr>
            </w:r>
            <w:r w:rsidR="003C5E8C">
              <w:rPr>
                <w:noProof/>
                <w:webHidden/>
              </w:rPr>
              <w:fldChar w:fldCharType="separate"/>
            </w:r>
            <w:r w:rsidR="003C5E8C">
              <w:rPr>
                <w:noProof/>
                <w:webHidden/>
              </w:rPr>
              <w:t>11</w:t>
            </w:r>
            <w:r w:rsidR="003C5E8C">
              <w:rPr>
                <w:noProof/>
                <w:webHidden/>
              </w:rPr>
              <w:fldChar w:fldCharType="end"/>
            </w:r>
          </w:hyperlink>
        </w:p>
        <w:p w14:paraId="7C47FA16"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4" w:history="1">
            <w:r w:rsidR="003C5E8C" w:rsidRPr="007B1BC0">
              <w:rPr>
                <w:rStyle w:val="Hyperlink"/>
                <w:noProof/>
              </w:rPr>
              <w:t>1.2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Purpose</w:t>
            </w:r>
            <w:r w:rsidR="003C5E8C">
              <w:rPr>
                <w:noProof/>
                <w:webHidden/>
              </w:rPr>
              <w:tab/>
            </w:r>
            <w:r w:rsidR="003C5E8C">
              <w:rPr>
                <w:noProof/>
                <w:webHidden/>
              </w:rPr>
              <w:fldChar w:fldCharType="begin"/>
            </w:r>
            <w:r w:rsidR="003C5E8C">
              <w:rPr>
                <w:noProof/>
                <w:webHidden/>
              </w:rPr>
              <w:instrText xml:space="preserve"> PAGEREF _Toc33697704 \h </w:instrText>
            </w:r>
            <w:r w:rsidR="003C5E8C">
              <w:rPr>
                <w:noProof/>
                <w:webHidden/>
              </w:rPr>
            </w:r>
            <w:r w:rsidR="003C5E8C">
              <w:rPr>
                <w:noProof/>
                <w:webHidden/>
              </w:rPr>
              <w:fldChar w:fldCharType="separate"/>
            </w:r>
            <w:r w:rsidR="003C5E8C">
              <w:rPr>
                <w:noProof/>
                <w:webHidden/>
              </w:rPr>
              <w:t>12</w:t>
            </w:r>
            <w:r w:rsidR="003C5E8C">
              <w:rPr>
                <w:noProof/>
                <w:webHidden/>
              </w:rPr>
              <w:fldChar w:fldCharType="end"/>
            </w:r>
          </w:hyperlink>
        </w:p>
        <w:p w14:paraId="70521AAC"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5" w:history="1">
            <w:r w:rsidR="003C5E8C" w:rsidRPr="007B1BC0">
              <w:rPr>
                <w:rStyle w:val="Hyperlink"/>
                <w:noProof/>
              </w:rPr>
              <w:t>1.3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Document organization</w:t>
            </w:r>
            <w:r w:rsidR="003C5E8C">
              <w:rPr>
                <w:noProof/>
                <w:webHidden/>
              </w:rPr>
              <w:tab/>
            </w:r>
            <w:r w:rsidR="003C5E8C">
              <w:rPr>
                <w:noProof/>
                <w:webHidden/>
              </w:rPr>
              <w:fldChar w:fldCharType="begin"/>
            </w:r>
            <w:r w:rsidR="003C5E8C">
              <w:rPr>
                <w:noProof/>
                <w:webHidden/>
              </w:rPr>
              <w:instrText xml:space="preserve"> PAGEREF _Toc33697705 \h </w:instrText>
            </w:r>
            <w:r w:rsidR="003C5E8C">
              <w:rPr>
                <w:noProof/>
                <w:webHidden/>
              </w:rPr>
            </w:r>
            <w:r w:rsidR="003C5E8C">
              <w:rPr>
                <w:noProof/>
                <w:webHidden/>
              </w:rPr>
              <w:fldChar w:fldCharType="separate"/>
            </w:r>
            <w:r w:rsidR="003C5E8C">
              <w:rPr>
                <w:noProof/>
                <w:webHidden/>
              </w:rPr>
              <w:t>12</w:t>
            </w:r>
            <w:r w:rsidR="003C5E8C">
              <w:rPr>
                <w:noProof/>
                <w:webHidden/>
              </w:rPr>
              <w:fldChar w:fldCharType="end"/>
            </w:r>
          </w:hyperlink>
        </w:p>
        <w:p w14:paraId="18D61BEB"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06" w:history="1">
            <w:r w:rsidR="003C5E8C" w:rsidRPr="007B1BC0">
              <w:rPr>
                <w:rStyle w:val="Hyperlink"/>
                <w:noProof/>
              </w:rPr>
              <w:t>2.</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General principles of OMCI interoperability</w:t>
            </w:r>
            <w:r w:rsidR="003C5E8C">
              <w:rPr>
                <w:noProof/>
                <w:webHidden/>
              </w:rPr>
              <w:tab/>
            </w:r>
            <w:r w:rsidR="003C5E8C">
              <w:rPr>
                <w:noProof/>
                <w:webHidden/>
              </w:rPr>
              <w:fldChar w:fldCharType="begin"/>
            </w:r>
            <w:r w:rsidR="003C5E8C">
              <w:rPr>
                <w:noProof/>
                <w:webHidden/>
              </w:rPr>
              <w:instrText xml:space="preserve"> PAGEREF _Toc33697706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68F9BB58"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7" w:history="1">
            <w:r w:rsidR="003C5E8C" w:rsidRPr="007B1BC0">
              <w:rPr>
                <w:rStyle w:val="Hyperlink"/>
                <w:noProof/>
              </w:rPr>
              <w:t>2.1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Development of Verizon OpenOMCI specification</w:t>
            </w:r>
            <w:r w:rsidR="003C5E8C">
              <w:rPr>
                <w:noProof/>
                <w:webHidden/>
              </w:rPr>
              <w:tab/>
            </w:r>
            <w:r w:rsidR="003C5E8C">
              <w:rPr>
                <w:noProof/>
                <w:webHidden/>
              </w:rPr>
              <w:fldChar w:fldCharType="begin"/>
            </w:r>
            <w:r w:rsidR="003C5E8C">
              <w:rPr>
                <w:noProof/>
                <w:webHidden/>
              </w:rPr>
              <w:instrText xml:space="preserve"> PAGEREF _Toc33697707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4F9508EB"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8" w:history="1">
            <w:r w:rsidR="003C5E8C" w:rsidRPr="007B1BC0">
              <w:rPr>
                <w:rStyle w:val="Hyperlink"/>
                <w:noProof/>
              </w:rPr>
              <w:t>2.2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Relationship with G.988</w:t>
            </w:r>
            <w:r w:rsidR="003C5E8C">
              <w:rPr>
                <w:noProof/>
                <w:webHidden/>
              </w:rPr>
              <w:tab/>
            </w:r>
            <w:r w:rsidR="003C5E8C">
              <w:rPr>
                <w:noProof/>
                <w:webHidden/>
              </w:rPr>
              <w:fldChar w:fldCharType="begin"/>
            </w:r>
            <w:r w:rsidR="003C5E8C">
              <w:rPr>
                <w:noProof/>
                <w:webHidden/>
              </w:rPr>
              <w:instrText xml:space="preserve"> PAGEREF _Toc33697708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2383F311"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09" w:history="1">
            <w:r w:rsidR="003C5E8C" w:rsidRPr="007B1BC0">
              <w:rPr>
                <w:rStyle w:val="Hyperlink"/>
                <w:noProof/>
              </w:rPr>
              <w:t>2.3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Future-proofing of Verizon OpenOMCI specification</w:t>
            </w:r>
            <w:r w:rsidR="003C5E8C">
              <w:rPr>
                <w:noProof/>
                <w:webHidden/>
              </w:rPr>
              <w:tab/>
            </w:r>
            <w:r w:rsidR="003C5E8C">
              <w:rPr>
                <w:noProof/>
                <w:webHidden/>
              </w:rPr>
              <w:fldChar w:fldCharType="begin"/>
            </w:r>
            <w:r w:rsidR="003C5E8C">
              <w:rPr>
                <w:noProof/>
                <w:webHidden/>
              </w:rPr>
              <w:instrText xml:space="preserve"> PAGEREF _Toc33697709 \h </w:instrText>
            </w:r>
            <w:r w:rsidR="003C5E8C">
              <w:rPr>
                <w:noProof/>
                <w:webHidden/>
              </w:rPr>
            </w:r>
            <w:r w:rsidR="003C5E8C">
              <w:rPr>
                <w:noProof/>
                <w:webHidden/>
              </w:rPr>
              <w:fldChar w:fldCharType="separate"/>
            </w:r>
            <w:r w:rsidR="003C5E8C">
              <w:rPr>
                <w:noProof/>
                <w:webHidden/>
              </w:rPr>
              <w:t>13</w:t>
            </w:r>
            <w:r w:rsidR="003C5E8C">
              <w:rPr>
                <w:noProof/>
                <w:webHidden/>
              </w:rPr>
              <w:fldChar w:fldCharType="end"/>
            </w:r>
          </w:hyperlink>
        </w:p>
        <w:p w14:paraId="1810A8E6"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0" w:history="1">
            <w:r w:rsidR="003C5E8C" w:rsidRPr="007B1BC0">
              <w:rPr>
                <w:rStyle w:val="Hyperlink"/>
                <w:noProof/>
              </w:rPr>
              <w:t>2.4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Version control and capability discovery</w:t>
            </w:r>
            <w:r w:rsidR="003C5E8C">
              <w:rPr>
                <w:noProof/>
                <w:webHidden/>
              </w:rPr>
              <w:tab/>
            </w:r>
            <w:r w:rsidR="003C5E8C">
              <w:rPr>
                <w:noProof/>
                <w:webHidden/>
              </w:rPr>
              <w:fldChar w:fldCharType="begin"/>
            </w:r>
            <w:r w:rsidR="003C5E8C">
              <w:rPr>
                <w:noProof/>
                <w:webHidden/>
              </w:rPr>
              <w:instrText xml:space="preserve"> PAGEREF _Toc33697710 \h </w:instrText>
            </w:r>
            <w:r w:rsidR="003C5E8C">
              <w:rPr>
                <w:noProof/>
                <w:webHidden/>
              </w:rPr>
            </w:r>
            <w:r w:rsidR="003C5E8C">
              <w:rPr>
                <w:noProof/>
                <w:webHidden/>
              </w:rPr>
              <w:fldChar w:fldCharType="separate"/>
            </w:r>
            <w:r w:rsidR="003C5E8C">
              <w:rPr>
                <w:noProof/>
                <w:webHidden/>
              </w:rPr>
              <w:t>14</w:t>
            </w:r>
            <w:r w:rsidR="003C5E8C">
              <w:rPr>
                <w:noProof/>
                <w:webHidden/>
              </w:rPr>
              <w:fldChar w:fldCharType="end"/>
            </w:r>
          </w:hyperlink>
        </w:p>
        <w:p w14:paraId="522C2B3D"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1" w:history="1">
            <w:r w:rsidR="003C5E8C" w:rsidRPr="007B1BC0">
              <w:rPr>
                <w:rStyle w:val="Hyperlink"/>
                <w:noProof/>
              </w:rPr>
              <w:t>2.5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Standardization of the Verizon OpenOMCI</w:t>
            </w:r>
            <w:r w:rsidR="003C5E8C">
              <w:rPr>
                <w:noProof/>
                <w:webHidden/>
              </w:rPr>
              <w:tab/>
            </w:r>
            <w:r w:rsidR="003C5E8C">
              <w:rPr>
                <w:noProof/>
                <w:webHidden/>
              </w:rPr>
              <w:fldChar w:fldCharType="begin"/>
            </w:r>
            <w:r w:rsidR="003C5E8C">
              <w:rPr>
                <w:noProof/>
                <w:webHidden/>
              </w:rPr>
              <w:instrText xml:space="preserve"> PAGEREF _Toc33697711 \h </w:instrText>
            </w:r>
            <w:r w:rsidR="003C5E8C">
              <w:rPr>
                <w:noProof/>
                <w:webHidden/>
              </w:rPr>
            </w:r>
            <w:r w:rsidR="003C5E8C">
              <w:rPr>
                <w:noProof/>
                <w:webHidden/>
              </w:rPr>
              <w:fldChar w:fldCharType="separate"/>
            </w:r>
            <w:r w:rsidR="003C5E8C">
              <w:rPr>
                <w:noProof/>
                <w:webHidden/>
              </w:rPr>
              <w:t>14</w:t>
            </w:r>
            <w:r w:rsidR="003C5E8C">
              <w:rPr>
                <w:noProof/>
                <w:webHidden/>
              </w:rPr>
              <w:fldChar w:fldCharType="end"/>
            </w:r>
          </w:hyperlink>
        </w:p>
        <w:p w14:paraId="03839908"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2" w:history="1">
            <w:r w:rsidR="003C5E8C" w:rsidRPr="007B1BC0">
              <w:rPr>
                <w:rStyle w:val="Hyperlink"/>
                <w:noProof/>
              </w:rPr>
              <w:t>2.6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The Verizon OpenOMCI specification compliance</w:t>
            </w:r>
            <w:r w:rsidR="003C5E8C">
              <w:rPr>
                <w:noProof/>
                <w:webHidden/>
              </w:rPr>
              <w:tab/>
            </w:r>
            <w:r w:rsidR="003C5E8C">
              <w:rPr>
                <w:noProof/>
                <w:webHidden/>
              </w:rPr>
              <w:fldChar w:fldCharType="begin"/>
            </w:r>
            <w:r w:rsidR="003C5E8C">
              <w:rPr>
                <w:noProof/>
                <w:webHidden/>
              </w:rPr>
              <w:instrText xml:space="preserve"> PAGEREF _Toc33697712 \h </w:instrText>
            </w:r>
            <w:r w:rsidR="003C5E8C">
              <w:rPr>
                <w:noProof/>
                <w:webHidden/>
              </w:rPr>
            </w:r>
            <w:r w:rsidR="003C5E8C">
              <w:rPr>
                <w:noProof/>
                <w:webHidden/>
              </w:rPr>
              <w:fldChar w:fldCharType="separate"/>
            </w:r>
            <w:r w:rsidR="003C5E8C">
              <w:rPr>
                <w:noProof/>
                <w:webHidden/>
              </w:rPr>
              <w:t>15</w:t>
            </w:r>
            <w:r w:rsidR="003C5E8C">
              <w:rPr>
                <w:noProof/>
                <w:webHidden/>
              </w:rPr>
              <w:fldChar w:fldCharType="end"/>
            </w:r>
          </w:hyperlink>
        </w:p>
        <w:p w14:paraId="6A928186"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13" w:history="1">
            <w:r w:rsidR="003C5E8C" w:rsidRPr="007B1BC0">
              <w:rPr>
                <w:rStyle w:val="Hyperlink"/>
                <w:noProof/>
              </w:rPr>
              <w:t>3.</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ONT bring-up and general configuration</w:t>
            </w:r>
            <w:r w:rsidR="003C5E8C">
              <w:rPr>
                <w:noProof/>
                <w:webHidden/>
              </w:rPr>
              <w:tab/>
            </w:r>
            <w:r w:rsidR="003C5E8C">
              <w:rPr>
                <w:noProof/>
                <w:webHidden/>
              </w:rPr>
              <w:fldChar w:fldCharType="begin"/>
            </w:r>
            <w:r w:rsidR="003C5E8C">
              <w:rPr>
                <w:noProof/>
                <w:webHidden/>
              </w:rPr>
              <w:instrText xml:space="preserve"> PAGEREF _Toc33697713 \h </w:instrText>
            </w:r>
            <w:r w:rsidR="003C5E8C">
              <w:rPr>
                <w:noProof/>
                <w:webHidden/>
              </w:rPr>
            </w:r>
            <w:r w:rsidR="003C5E8C">
              <w:rPr>
                <w:noProof/>
                <w:webHidden/>
              </w:rPr>
              <w:fldChar w:fldCharType="separate"/>
            </w:r>
            <w:r w:rsidR="003C5E8C">
              <w:rPr>
                <w:noProof/>
                <w:webHidden/>
              </w:rPr>
              <w:t>16</w:t>
            </w:r>
            <w:r w:rsidR="003C5E8C">
              <w:rPr>
                <w:noProof/>
                <w:webHidden/>
              </w:rPr>
              <w:fldChar w:fldCharType="end"/>
            </w:r>
          </w:hyperlink>
        </w:p>
        <w:p w14:paraId="117FE5AC"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4" w:history="1">
            <w:r w:rsidR="003C5E8C" w:rsidRPr="007B1BC0">
              <w:rPr>
                <w:rStyle w:val="Hyperlink"/>
                <w:noProof/>
              </w:rPr>
              <w:t>3.1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OMCC establishment in the context of TC layer configuration</w:t>
            </w:r>
            <w:r w:rsidR="003C5E8C">
              <w:rPr>
                <w:noProof/>
                <w:webHidden/>
              </w:rPr>
              <w:tab/>
            </w:r>
            <w:r w:rsidR="003C5E8C">
              <w:rPr>
                <w:noProof/>
                <w:webHidden/>
              </w:rPr>
              <w:fldChar w:fldCharType="begin"/>
            </w:r>
            <w:r w:rsidR="003C5E8C">
              <w:rPr>
                <w:noProof/>
                <w:webHidden/>
              </w:rPr>
              <w:instrText xml:space="preserve"> PAGEREF _Toc33697714 \h </w:instrText>
            </w:r>
            <w:r w:rsidR="003C5E8C">
              <w:rPr>
                <w:noProof/>
                <w:webHidden/>
              </w:rPr>
            </w:r>
            <w:r w:rsidR="003C5E8C">
              <w:rPr>
                <w:noProof/>
                <w:webHidden/>
              </w:rPr>
              <w:fldChar w:fldCharType="separate"/>
            </w:r>
            <w:r w:rsidR="003C5E8C">
              <w:rPr>
                <w:noProof/>
                <w:webHidden/>
              </w:rPr>
              <w:t>16</w:t>
            </w:r>
            <w:r w:rsidR="003C5E8C">
              <w:rPr>
                <w:noProof/>
                <w:webHidden/>
              </w:rPr>
              <w:fldChar w:fldCharType="end"/>
            </w:r>
          </w:hyperlink>
        </w:p>
        <w:p w14:paraId="729AB1DA"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5" w:history="1">
            <w:r w:rsidR="003C5E8C" w:rsidRPr="007B1BC0">
              <w:rPr>
                <w:rStyle w:val="Hyperlink"/>
                <w:noProof/>
              </w:rPr>
              <w:t>3.2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ONT’s OMCI capability discovery</w:t>
            </w:r>
            <w:r w:rsidR="003C5E8C">
              <w:rPr>
                <w:noProof/>
                <w:webHidden/>
              </w:rPr>
              <w:tab/>
            </w:r>
            <w:r w:rsidR="003C5E8C">
              <w:rPr>
                <w:noProof/>
                <w:webHidden/>
              </w:rPr>
              <w:fldChar w:fldCharType="begin"/>
            </w:r>
            <w:r w:rsidR="003C5E8C">
              <w:rPr>
                <w:noProof/>
                <w:webHidden/>
              </w:rPr>
              <w:instrText xml:space="preserve"> PAGEREF _Toc33697715 \h </w:instrText>
            </w:r>
            <w:r w:rsidR="003C5E8C">
              <w:rPr>
                <w:noProof/>
                <w:webHidden/>
              </w:rPr>
            </w:r>
            <w:r w:rsidR="003C5E8C">
              <w:rPr>
                <w:noProof/>
                <w:webHidden/>
              </w:rPr>
              <w:fldChar w:fldCharType="separate"/>
            </w:r>
            <w:r w:rsidR="003C5E8C">
              <w:rPr>
                <w:noProof/>
                <w:webHidden/>
              </w:rPr>
              <w:t>18</w:t>
            </w:r>
            <w:r w:rsidR="003C5E8C">
              <w:rPr>
                <w:noProof/>
                <w:webHidden/>
              </w:rPr>
              <w:fldChar w:fldCharType="end"/>
            </w:r>
          </w:hyperlink>
        </w:p>
        <w:p w14:paraId="33A5E524"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6" w:history="1">
            <w:r w:rsidR="003C5E8C" w:rsidRPr="007B1BC0">
              <w:rPr>
                <w:rStyle w:val="Hyperlink"/>
                <w:noProof/>
              </w:rPr>
              <w:t>3.3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Core ONT equipment capabilities</w:t>
            </w:r>
            <w:r w:rsidR="003C5E8C">
              <w:rPr>
                <w:noProof/>
                <w:webHidden/>
              </w:rPr>
              <w:tab/>
            </w:r>
            <w:r w:rsidR="003C5E8C">
              <w:rPr>
                <w:noProof/>
                <w:webHidden/>
              </w:rPr>
              <w:fldChar w:fldCharType="begin"/>
            </w:r>
            <w:r w:rsidR="003C5E8C">
              <w:rPr>
                <w:noProof/>
                <w:webHidden/>
              </w:rPr>
              <w:instrText xml:space="preserve"> PAGEREF _Toc33697716 \h </w:instrText>
            </w:r>
            <w:r w:rsidR="003C5E8C">
              <w:rPr>
                <w:noProof/>
                <w:webHidden/>
              </w:rPr>
            </w:r>
            <w:r w:rsidR="003C5E8C">
              <w:rPr>
                <w:noProof/>
                <w:webHidden/>
              </w:rPr>
              <w:fldChar w:fldCharType="separate"/>
            </w:r>
            <w:r w:rsidR="003C5E8C">
              <w:rPr>
                <w:noProof/>
                <w:webHidden/>
              </w:rPr>
              <w:t>19</w:t>
            </w:r>
            <w:r w:rsidR="003C5E8C">
              <w:rPr>
                <w:noProof/>
                <w:webHidden/>
              </w:rPr>
              <w:fldChar w:fldCharType="end"/>
            </w:r>
          </w:hyperlink>
        </w:p>
        <w:p w14:paraId="7E54741C"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17" w:history="1">
            <w:r w:rsidR="003C5E8C" w:rsidRPr="007B1BC0">
              <w:rPr>
                <w:rStyle w:val="Hyperlink"/>
                <w:noProof/>
              </w:rPr>
              <w:t>3.4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Traffic management</w:t>
            </w:r>
            <w:r w:rsidR="003C5E8C">
              <w:rPr>
                <w:noProof/>
                <w:webHidden/>
              </w:rPr>
              <w:tab/>
            </w:r>
            <w:r w:rsidR="003C5E8C">
              <w:rPr>
                <w:noProof/>
                <w:webHidden/>
              </w:rPr>
              <w:fldChar w:fldCharType="begin"/>
            </w:r>
            <w:r w:rsidR="003C5E8C">
              <w:rPr>
                <w:noProof/>
                <w:webHidden/>
              </w:rPr>
              <w:instrText xml:space="preserve"> PAGEREF _Toc33697717 \h </w:instrText>
            </w:r>
            <w:r w:rsidR="003C5E8C">
              <w:rPr>
                <w:noProof/>
                <w:webHidden/>
              </w:rPr>
            </w:r>
            <w:r w:rsidR="003C5E8C">
              <w:rPr>
                <w:noProof/>
                <w:webHidden/>
              </w:rPr>
              <w:fldChar w:fldCharType="separate"/>
            </w:r>
            <w:r w:rsidR="003C5E8C">
              <w:rPr>
                <w:noProof/>
                <w:webHidden/>
              </w:rPr>
              <w:t>21</w:t>
            </w:r>
            <w:r w:rsidR="003C5E8C">
              <w:rPr>
                <w:noProof/>
                <w:webHidden/>
              </w:rPr>
              <w:fldChar w:fldCharType="end"/>
            </w:r>
          </w:hyperlink>
        </w:p>
        <w:p w14:paraId="08F754CE"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18" w:history="1">
            <w:r w:rsidR="003C5E8C" w:rsidRPr="007B1BC0">
              <w:rPr>
                <w:rStyle w:val="Hyperlink"/>
                <w:noProof/>
              </w:rPr>
              <w:t>3.4.1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Default traffic management configuration</w:t>
            </w:r>
            <w:r w:rsidR="003C5E8C">
              <w:rPr>
                <w:noProof/>
                <w:webHidden/>
              </w:rPr>
              <w:tab/>
            </w:r>
            <w:r w:rsidR="003C5E8C">
              <w:rPr>
                <w:noProof/>
                <w:webHidden/>
              </w:rPr>
              <w:fldChar w:fldCharType="begin"/>
            </w:r>
            <w:r w:rsidR="003C5E8C">
              <w:rPr>
                <w:noProof/>
                <w:webHidden/>
              </w:rPr>
              <w:instrText xml:space="preserve"> PAGEREF _Toc33697718 \h </w:instrText>
            </w:r>
            <w:r w:rsidR="003C5E8C">
              <w:rPr>
                <w:noProof/>
                <w:webHidden/>
              </w:rPr>
            </w:r>
            <w:r w:rsidR="003C5E8C">
              <w:rPr>
                <w:noProof/>
                <w:webHidden/>
              </w:rPr>
              <w:fldChar w:fldCharType="separate"/>
            </w:r>
            <w:r w:rsidR="003C5E8C">
              <w:rPr>
                <w:noProof/>
                <w:webHidden/>
              </w:rPr>
              <w:t>21</w:t>
            </w:r>
            <w:r w:rsidR="003C5E8C">
              <w:rPr>
                <w:noProof/>
                <w:webHidden/>
              </w:rPr>
              <w:fldChar w:fldCharType="end"/>
            </w:r>
          </w:hyperlink>
        </w:p>
        <w:p w14:paraId="137D156A"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19" w:history="1">
            <w:r w:rsidR="003C5E8C" w:rsidRPr="007B1BC0">
              <w:rPr>
                <w:rStyle w:val="Hyperlink"/>
                <w:noProof/>
              </w:rPr>
              <w:t>3.4.2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Preferred traffic management configuration per ONT type</w:t>
            </w:r>
            <w:r w:rsidR="003C5E8C">
              <w:rPr>
                <w:noProof/>
                <w:webHidden/>
              </w:rPr>
              <w:tab/>
            </w:r>
            <w:r w:rsidR="003C5E8C">
              <w:rPr>
                <w:noProof/>
                <w:webHidden/>
              </w:rPr>
              <w:fldChar w:fldCharType="begin"/>
            </w:r>
            <w:r w:rsidR="003C5E8C">
              <w:rPr>
                <w:noProof/>
                <w:webHidden/>
              </w:rPr>
              <w:instrText xml:space="preserve"> PAGEREF _Toc33697719 \h </w:instrText>
            </w:r>
            <w:r w:rsidR="003C5E8C">
              <w:rPr>
                <w:noProof/>
                <w:webHidden/>
              </w:rPr>
            </w:r>
            <w:r w:rsidR="003C5E8C">
              <w:rPr>
                <w:noProof/>
                <w:webHidden/>
              </w:rPr>
              <w:fldChar w:fldCharType="separate"/>
            </w:r>
            <w:r w:rsidR="003C5E8C">
              <w:rPr>
                <w:noProof/>
                <w:webHidden/>
              </w:rPr>
              <w:t>22</w:t>
            </w:r>
            <w:r w:rsidR="003C5E8C">
              <w:rPr>
                <w:noProof/>
                <w:webHidden/>
              </w:rPr>
              <w:fldChar w:fldCharType="end"/>
            </w:r>
          </w:hyperlink>
        </w:p>
        <w:p w14:paraId="40AB4E49"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0" w:history="1">
            <w:r w:rsidR="003C5E8C" w:rsidRPr="007B1BC0">
              <w:rPr>
                <w:rStyle w:val="Hyperlink"/>
                <w:noProof/>
              </w:rPr>
              <w:t>3.5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TWDM system configuration</w:t>
            </w:r>
            <w:r w:rsidR="003C5E8C">
              <w:rPr>
                <w:noProof/>
                <w:webHidden/>
              </w:rPr>
              <w:tab/>
            </w:r>
            <w:r w:rsidR="003C5E8C">
              <w:rPr>
                <w:noProof/>
                <w:webHidden/>
              </w:rPr>
              <w:fldChar w:fldCharType="begin"/>
            </w:r>
            <w:r w:rsidR="003C5E8C">
              <w:rPr>
                <w:noProof/>
                <w:webHidden/>
              </w:rPr>
              <w:instrText xml:space="preserve"> PAGEREF _Toc33697720 \h </w:instrText>
            </w:r>
            <w:r w:rsidR="003C5E8C">
              <w:rPr>
                <w:noProof/>
                <w:webHidden/>
              </w:rPr>
            </w:r>
            <w:r w:rsidR="003C5E8C">
              <w:rPr>
                <w:noProof/>
                <w:webHidden/>
              </w:rPr>
              <w:fldChar w:fldCharType="separate"/>
            </w:r>
            <w:r w:rsidR="003C5E8C">
              <w:rPr>
                <w:noProof/>
                <w:webHidden/>
              </w:rPr>
              <w:t>25</w:t>
            </w:r>
            <w:r w:rsidR="003C5E8C">
              <w:rPr>
                <w:noProof/>
                <w:webHidden/>
              </w:rPr>
              <w:fldChar w:fldCharType="end"/>
            </w:r>
          </w:hyperlink>
        </w:p>
        <w:p w14:paraId="06E72B01"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1" w:history="1">
            <w:r w:rsidR="003C5E8C" w:rsidRPr="007B1BC0">
              <w:rPr>
                <w:rStyle w:val="Hyperlink"/>
                <w:noProof/>
              </w:rPr>
              <w:t>3.6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PON devices with dual management domains</w:t>
            </w:r>
            <w:r w:rsidR="003C5E8C">
              <w:rPr>
                <w:noProof/>
                <w:webHidden/>
              </w:rPr>
              <w:tab/>
            </w:r>
            <w:r w:rsidR="003C5E8C">
              <w:rPr>
                <w:noProof/>
                <w:webHidden/>
              </w:rPr>
              <w:fldChar w:fldCharType="begin"/>
            </w:r>
            <w:r w:rsidR="003C5E8C">
              <w:rPr>
                <w:noProof/>
                <w:webHidden/>
              </w:rPr>
              <w:instrText xml:space="preserve"> PAGEREF _Toc33697721 \h </w:instrText>
            </w:r>
            <w:r w:rsidR="003C5E8C">
              <w:rPr>
                <w:noProof/>
                <w:webHidden/>
              </w:rPr>
            </w:r>
            <w:r w:rsidR="003C5E8C">
              <w:rPr>
                <w:noProof/>
                <w:webHidden/>
              </w:rPr>
              <w:fldChar w:fldCharType="separate"/>
            </w:r>
            <w:r w:rsidR="003C5E8C">
              <w:rPr>
                <w:noProof/>
                <w:webHidden/>
              </w:rPr>
              <w:t>25</w:t>
            </w:r>
            <w:r w:rsidR="003C5E8C">
              <w:rPr>
                <w:noProof/>
                <w:webHidden/>
              </w:rPr>
              <w:fldChar w:fldCharType="end"/>
            </w:r>
          </w:hyperlink>
        </w:p>
        <w:p w14:paraId="6D6968BA"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22" w:history="1">
            <w:r w:rsidR="003C5E8C" w:rsidRPr="007B1BC0">
              <w:rPr>
                <w:rStyle w:val="Hyperlink"/>
                <w:noProof/>
              </w:rPr>
              <w:t>4.</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Service provisioning</w:t>
            </w:r>
            <w:r w:rsidR="003C5E8C">
              <w:rPr>
                <w:noProof/>
                <w:webHidden/>
              </w:rPr>
              <w:tab/>
            </w:r>
            <w:r w:rsidR="003C5E8C">
              <w:rPr>
                <w:noProof/>
                <w:webHidden/>
              </w:rPr>
              <w:fldChar w:fldCharType="begin"/>
            </w:r>
            <w:r w:rsidR="003C5E8C">
              <w:rPr>
                <w:noProof/>
                <w:webHidden/>
              </w:rPr>
              <w:instrText xml:space="preserve"> PAGEREF _Toc33697722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7FE39D94"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3" w:history="1">
            <w:r w:rsidR="003C5E8C" w:rsidRPr="007B1BC0">
              <w:rPr>
                <w:rStyle w:val="Hyperlink"/>
                <w:noProof/>
              </w:rPr>
              <w:t>4.1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Layer 2 connectivity</w:t>
            </w:r>
            <w:r w:rsidR="003C5E8C">
              <w:rPr>
                <w:noProof/>
                <w:webHidden/>
              </w:rPr>
              <w:tab/>
            </w:r>
            <w:r w:rsidR="003C5E8C">
              <w:rPr>
                <w:noProof/>
                <w:webHidden/>
              </w:rPr>
              <w:fldChar w:fldCharType="begin"/>
            </w:r>
            <w:r w:rsidR="003C5E8C">
              <w:rPr>
                <w:noProof/>
                <w:webHidden/>
              </w:rPr>
              <w:instrText xml:space="preserve"> PAGEREF _Toc33697723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5A213A43"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4" w:history="1">
            <w:r w:rsidR="003C5E8C" w:rsidRPr="007B1BC0">
              <w:rPr>
                <w:rStyle w:val="Hyperlink"/>
                <w:noProof/>
              </w:rPr>
              <w:t>4.2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Layer 3 connectivity</w:t>
            </w:r>
            <w:r w:rsidR="003C5E8C">
              <w:rPr>
                <w:noProof/>
                <w:webHidden/>
              </w:rPr>
              <w:tab/>
            </w:r>
            <w:r w:rsidR="003C5E8C">
              <w:rPr>
                <w:noProof/>
                <w:webHidden/>
              </w:rPr>
              <w:fldChar w:fldCharType="begin"/>
            </w:r>
            <w:r w:rsidR="003C5E8C">
              <w:rPr>
                <w:noProof/>
                <w:webHidden/>
              </w:rPr>
              <w:instrText xml:space="preserve"> PAGEREF _Toc33697724 \h </w:instrText>
            </w:r>
            <w:r w:rsidR="003C5E8C">
              <w:rPr>
                <w:noProof/>
                <w:webHidden/>
              </w:rPr>
            </w:r>
            <w:r w:rsidR="003C5E8C">
              <w:rPr>
                <w:noProof/>
                <w:webHidden/>
              </w:rPr>
              <w:fldChar w:fldCharType="separate"/>
            </w:r>
            <w:r w:rsidR="003C5E8C">
              <w:rPr>
                <w:noProof/>
                <w:webHidden/>
              </w:rPr>
              <w:t>27</w:t>
            </w:r>
            <w:r w:rsidR="003C5E8C">
              <w:rPr>
                <w:noProof/>
                <w:webHidden/>
              </w:rPr>
              <w:fldChar w:fldCharType="end"/>
            </w:r>
          </w:hyperlink>
        </w:p>
        <w:p w14:paraId="47C51426"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5" w:history="1">
            <w:r w:rsidR="003C5E8C" w:rsidRPr="007B1BC0">
              <w:rPr>
                <w:rStyle w:val="Hyperlink"/>
                <w:noProof/>
              </w:rPr>
              <w:t>4.3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Voice services</w:t>
            </w:r>
            <w:r w:rsidR="003C5E8C">
              <w:rPr>
                <w:noProof/>
                <w:webHidden/>
              </w:rPr>
              <w:tab/>
            </w:r>
            <w:r w:rsidR="003C5E8C">
              <w:rPr>
                <w:noProof/>
                <w:webHidden/>
              </w:rPr>
              <w:fldChar w:fldCharType="begin"/>
            </w:r>
            <w:r w:rsidR="003C5E8C">
              <w:rPr>
                <w:noProof/>
                <w:webHidden/>
              </w:rPr>
              <w:instrText xml:space="preserve"> PAGEREF _Toc33697725 \h </w:instrText>
            </w:r>
            <w:r w:rsidR="003C5E8C">
              <w:rPr>
                <w:noProof/>
                <w:webHidden/>
              </w:rPr>
            </w:r>
            <w:r w:rsidR="003C5E8C">
              <w:rPr>
                <w:noProof/>
                <w:webHidden/>
              </w:rPr>
              <w:fldChar w:fldCharType="separate"/>
            </w:r>
            <w:r w:rsidR="003C5E8C">
              <w:rPr>
                <w:noProof/>
                <w:webHidden/>
              </w:rPr>
              <w:t>28</w:t>
            </w:r>
            <w:r w:rsidR="003C5E8C">
              <w:rPr>
                <w:noProof/>
                <w:webHidden/>
              </w:rPr>
              <w:fldChar w:fldCharType="end"/>
            </w:r>
          </w:hyperlink>
        </w:p>
        <w:p w14:paraId="6EA2E0A6"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26" w:history="1">
            <w:r w:rsidR="003C5E8C" w:rsidRPr="007B1BC0">
              <w:rPr>
                <w:rStyle w:val="Hyperlink"/>
                <w:noProof/>
              </w:rPr>
              <w:t>4.3.1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SIP-based VoIP service</w:t>
            </w:r>
            <w:r w:rsidR="003C5E8C">
              <w:rPr>
                <w:noProof/>
                <w:webHidden/>
              </w:rPr>
              <w:tab/>
            </w:r>
            <w:r w:rsidR="003C5E8C">
              <w:rPr>
                <w:noProof/>
                <w:webHidden/>
              </w:rPr>
              <w:fldChar w:fldCharType="begin"/>
            </w:r>
            <w:r w:rsidR="003C5E8C">
              <w:rPr>
                <w:noProof/>
                <w:webHidden/>
              </w:rPr>
              <w:instrText xml:space="preserve"> PAGEREF _Toc33697726 \h </w:instrText>
            </w:r>
            <w:r w:rsidR="003C5E8C">
              <w:rPr>
                <w:noProof/>
                <w:webHidden/>
              </w:rPr>
            </w:r>
            <w:r w:rsidR="003C5E8C">
              <w:rPr>
                <w:noProof/>
                <w:webHidden/>
              </w:rPr>
              <w:fldChar w:fldCharType="separate"/>
            </w:r>
            <w:r w:rsidR="003C5E8C">
              <w:rPr>
                <w:noProof/>
                <w:webHidden/>
              </w:rPr>
              <w:t>28</w:t>
            </w:r>
            <w:r w:rsidR="003C5E8C">
              <w:rPr>
                <w:noProof/>
                <w:webHidden/>
              </w:rPr>
              <w:fldChar w:fldCharType="end"/>
            </w:r>
          </w:hyperlink>
        </w:p>
        <w:p w14:paraId="79914141"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27" w:history="1">
            <w:r w:rsidR="003C5E8C" w:rsidRPr="007B1BC0">
              <w:rPr>
                <w:rStyle w:val="Hyperlink"/>
                <w:noProof/>
              </w:rPr>
              <w:t>4.3.2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H.248-based voice</w:t>
            </w:r>
            <w:r w:rsidR="003C5E8C">
              <w:rPr>
                <w:noProof/>
                <w:webHidden/>
              </w:rPr>
              <w:tab/>
            </w:r>
            <w:r w:rsidR="003C5E8C">
              <w:rPr>
                <w:noProof/>
                <w:webHidden/>
              </w:rPr>
              <w:fldChar w:fldCharType="begin"/>
            </w:r>
            <w:r w:rsidR="003C5E8C">
              <w:rPr>
                <w:noProof/>
                <w:webHidden/>
              </w:rPr>
              <w:instrText xml:space="preserve"> PAGEREF _Toc33697727 \h </w:instrText>
            </w:r>
            <w:r w:rsidR="003C5E8C">
              <w:rPr>
                <w:noProof/>
                <w:webHidden/>
              </w:rPr>
            </w:r>
            <w:r w:rsidR="003C5E8C">
              <w:rPr>
                <w:noProof/>
                <w:webHidden/>
              </w:rPr>
              <w:fldChar w:fldCharType="separate"/>
            </w:r>
            <w:r w:rsidR="003C5E8C">
              <w:rPr>
                <w:noProof/>
                <w:webHidden/>
              </w:rPr>
              <w:t>31</w:t>
            </w:r>
            <w:r w:rsidR="003C5E8C">
              <w:rPr>
                <w:noProof/>
                <w:webHidden/>
              </w:rPr>
              <w:fldChar w:fldCharType="end"/>
            </w:r>
          </w:hyperlink>
        </w:p>
        <w:p w14:paraId="54814BAE"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28" w:history="1">
            <w:r w:rsidR="003C5E8C" w:rsidRPr="007B1BC0">
              <w:rPr>
                <w:rStyle w:val="Hyperlink"/>
                <w:noProof/>
              </w:rPr>
              <w:t>4.3.3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POTS holdover</w:t>
            </w:r>
            <w:r w:rsidR="003C5E8C">
              <w:rPr>
                <w:noProof/>
                <w:webHidden/>
              </w:rPr>
              <w:tab/>
            </w:r>
            <w:r w:rsidR="003C5E8C">
              <w:rPr>
                <w:noProof/>
                <w:webHidden/>
              </w:rPr>
              <w:fldChar w:fldCharType="begin"/>
            </w:r>
            <w:r w:rsidR="003C5E8C">
              <w:rPr>
                <w:noProof/>
                <w:webHidden/>
              </w:rPr>
              <w:instrText xml:space="preserve"> PAGEREF _Toc33697728 \h </w:instrText>
            </w:r>
            <w:r w:rsidR="003C5E8C">
              <w:rPr>
                <w:noProof/>
                <w:webHidden/>
              </w:rPr>
            </w:r>
            <w:r w:rsidR="003C5E8C">
              <w:rPr>
                <w:noProof/>
                <w:webHidden/>
              </w:rPr>
              <w:fldChar w:fldCharType="separate"/>
            </w:r>
            <w:r w:rsidR="003C5E8C">
              <w:rPr>
                <w:noProof/>
                <w:webHidden/>
              </w:rPr>
              <w:t>32</w:t>
            </w:r>
            <w:r w:rsidR="003C5E8C">
              <w:rPr>
                <w:noProof/>
                <w:webHidden/>
              </w:rPr>
              <w:fldChar w:fldCharType="end"/>
            </w:r>
          </w:hyperlink>
        </w:p>
        <w:p w14:paraId="7F412FCB"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29" w:history="1">
            <w:r w:rsidR="003C5E8C" w:rsidRPr="007B1BC0">
              <w:rPr>
                <w:rStyle w:val="Hyperlink"/>
                <w:noProof/>
              </w:rPr>
              <w:t>4.4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Ethernet service OAM</w:t>
            </w:r>
            <w:r w:rsidR="003C5E8C">
              <w:rPr>
                <w:noProof/>
                <w:webHidden/>
              </w:rPr>
              <w:tab/>
            </w:r>
            <w:r w:rsidR="003C5E8C">
              <w:rPr>
                <w:noProof/>
                <w:webHidden/>
              </w:rPr>
              <w:fldChar w:fldCharType="begin"/>
            </w:r>
            <w:r w:rsidR="003C5E8C">
              <w:rPr>
                <w:noProof/>
                <w:webHidden/>
              </w:rPr>
              <w:instrText xml:space="preserve"> PAGEREF _Toc33697729 \h </w:instrText>
            </w:r>
            <w:r w:rsidR="003C5E8C">
              <w:rPr>
                <w:noProof/>
                <w:webHidden/>
              </w:rPr>
            </w:r>
            <w:r w:rsidR="003C5E8C">
              <w:rPr>
                <w:noProof/>
                <w:webHidden/>
              </w:rPr>
              <w:fldChar w:fldCharType="separate"/>
            </w:r>
            <w:r w:rsidR="003C5E8C">
              <w:rPr>
                <w:noProof/>
                <w:webHidden/>
              </w:rPr>
              <w:t>32</w:t>
            </w:r>
            <w:r w:rsidR="003C5E8C">
              <w:rPr>
                <w:noProof/>
                <w:webHidden/>
              </w:rPr>
              <w:fldChar w:fldCharType="end"/>
            </w:r>
          </w:hyperlink>
        </w:p>
        <w:p w14:paraId="02D379EF"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30" w:history="1">
            <w:r w:rsidR="003C5E8C" w:rsidRPr="007B1BC0">
              <w:rPr>
                <w:rStyle w:val="Hyperlink"/>
                <w:noProof/>
              </w:rPr>
              <w:t>4.5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Switched Ethernet service NID support</w:t>
            </w:r>
            <w:r w:rsidR="003C5E8C">
              <w:rPr>
                <w:noProof/>
                <w:webHidden/>
              </w:rPr>
              <w:tab/>
            </w:r>
            <w:r w:rsidR="003C5E8C">
              <w:rPr>
                <w:noProof/>
                <w:webHidden/>
              </w:rPr>
              <w:fldChar w:fldCharType="begin"/>
            </w:r>
            <w:r w:rsidR="003C5E8C">
              <w:rPr>
                <w:noProof/>
                <w:webHidden/>
              </w:rPr>
              <w:instrText xml:space="preserve"> PAGEREF _Toc33697730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05F96A9E"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31" w:history="1">
            <w:r w:rsidR="003C5E8C" w:rsidRPr="007B1BC0">
              <w:rPr>
                <w:rStyle w:val="Hyperlink"/>
                <w:noProof/>
              </w:rPr>
              <w:t>4.6</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RF video overlay service</w:t>
            </w:r>
            <w:r w:rsidR="003C5E8C">
              <w:rPr>
                <w:noProof/>
                <w:webHidden/>
              </w:rPr>
              <w:tab/>
            </w:r>
            <w:r w:rsidR="003C5E8C">
              <w:rPr>
                <w:noProof/>
                <w:webHidden/>
              </w:rPr>
              <w:fldChar w:fldCharType="begin"/>
            </w:r>
            <w:r w:rsidR="003C5E8C">
              <w:rPr>
                <w:noProof/>
                <w:webHidden/>
              </w:rPr>
              <w:instrText xml:space="preserve"> PAGEREF _Toc33697731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4C7BE9FF"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32" w:history="1">
            <w:r w:rsidR="003C5E8C" w:rsidRPr="007B1BC0">
              <w:rPr>
                <w:rStyle w:val="Hyperlink"/>
                <w:noProof/>
              </w:rPr>
              <w:t>4.6.1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Physical path termination point video UNI (82) ME</w:t>
            </w:r>
            <w:r w:rsidR="003C5E8C">
              <w:rPr>
                <w:noProof/>
                <w:webHidden/>
              </w:rPr>
              <w:tab/>
            </w:r>
            <w:r w:rsidR="003C5E8C">
              <w:rPr>
                <w:noProof/>
                <w:webHidden/>
              </w:rPr>
              <w:fldChar w:fldCharType="begin"/>
            </w:r>
            <w:r w:rsidR="003C5E8C">
              <w:rPr>
                <w:noProof/>
                <w:webHidden/>
              </w:rPr>
              <w:instrText xml:space="preserve"> PAGEREF _Toc33697732 \h </w:instrText>
            </w:r>
            <w:r w:rsidR="003C5E8C">
              <w:rPr>
                <w:noProof/>
                <w:webHidden/>
              </w:rPr>
            </w:r>
            <w:r w:rsidR="003C5E8C">
              <w:rPr>
                <w:noProof/>
                <w:webHidden/>
              </w:rPr>
              <w:fldChar w:fldCharType="separate"/>
            </w:r>
            <w:r w:rsidR="003C5E8C">
              <w:rPr>
                <w:noProof/>
                <w:webHidden/>
              </w:rPr>
              <w:t>33</w:t>
            </w:r>
            <w:r w:rsidR="003C5E8C">
              <w:rPr>
                <w:noProof/>
                <w:webHidden/>
              </w:rPr>
              <w:fldChar w:fldCharType="end"/>
            </w:r>
          </w:hyperlink>
        </w:p>
        <w:p w14:paraId="48CCA7C1"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33" w:history="1">
            <w:r w:rsidR="003C5E8C" w:rsidRPr="007B1BC0">
              <w:rPr>
                <w:rStyle w:val="Hyperlink"/>
                <w:noProof/>
              </w:rPr>
              <w:t>4.6.2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Physical path termination point video ANI (90) ME</w:t>
            </w:r>
            <w:r w:rsidR="003C5E8C">
              <w:rPr>
                <w:noProof/>
                <w:webHidden/>
              </w:rPr>
              <w:tab/>
            </w:r>
            <w:r w:rsidR="003C5E8C">
              <w:rPr>
                <w:noProof/>
                <w:webHidden/>
              </w:rPr>
              <w:fldChar w:fldCharType="begin"/>
            </w:r>
            <w:r w:rsidR="003C5E8C">
              <w:rPr>
                <w:noProof/>
                <w:webHidden/>
              </w:rPr>
              <w:instrText xml:space="preserve"> PAGEREF _Toc33697733 \h </w:instrText>
            </w:r>
            <w:r w:rsidR="003C5E8C">
              <w:rPr>
                <w:noProof/>
                <w:webHidden/>
              </w:rPr>
            </w:r>
            <w:r w:rsidR="003C5E8C">
              <w:rPr>
                <w:noProof/>
                <w:webHidden/>
              </w:rPr>
              <w:fldChar w:fldCharType="separate"/>
            </w:r>
            <w:r w:rsidR="003C5E8C">
              <w:rPr>
                <w:noProof/>
                <w:webHidden/>
              </w:rPr>
              <w:t>34</w:t>
            </w:r>
            <w:r w:rsidR="003C5E8C">
              <w:rPr>
                <w:noProof/>
                <w:webHidden/>
              </w:rPr>
              <w:fldChar w:fldCharType="end"/>
            </w:r>
          </w:hyperlink>
        </w:p>
        <w:p w14:paraId="6E4C76A5"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34" w:history="1">
            <w:r w:rsidR="003C5E8C" w:rsidRPr="007B1BC0">
              <w:rPr>
                <w:rStyle w:val="Hyperlink"/>
                <w:noProof/>
              </w:rPr>
              <w:t>5.</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Standard G.988 ME adaptation to OpenOMCI</w:t>
            </w:r>
            <w:r w:rsidR="003C5E8C">
              <w:rPr>
                <w:noProof/>
                <w:webHidden/>
              </w:rPr>
              <w:tab/>
            </w:r>
            <w:r w:rsidR="003C5E8C">
              <w:rPr>
                <w:noProof/>
                <w:webHidden/>
              </w:rPr>
              <w:fldChar w:fldCharType="begin"/>
            </w:r>
            <w:r w:rsidR="003C5E8C">
              <w:rPr>
                <w:noProof/>
                <w:webHidden/>
              </w:rPr>
              <w:instrText xml:space="preserve"> PAGEREF _Toc33697734 \h </w:instrText>
            </w:r>
            <w:r w:rsidR="003C5E8C">
              <w:rPr>
                <w:noProof/>
                <w:webHidden/>
              </w:rPr>
            </w:r>
            <w:r w:rsidR="003C5E8C">
              <w:rPr>
                <w:noProof/>
                <w:webHidden/>
              </w:rPr>
              <w:fldChar w:fldCharType="separate"/>
            </w:r>
            <w:r w:rsidR="003C5E8C">
              <w:rPr>
                <w:noProof/>
                <w:webHidden/>
              </w:rPr>
              <w:t>36</w:t>
            </w:r>
            <w:r w:rsidR="003C5E8C">
              <w:rPr>
                <w:noProof/>
                <w:webHidden/>
              </w:rPr>
              <w:fldChar w:fldCharType="end"/>
            </w:r>
          </w:hyperlink>
        </w:p>
        <w:p w14:paraId="0670887D"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35" w:history="1">
            <w:r w:rsidR="003C5E8C" w:rsidRPr="007B1BC0">
              <w:rPr>
                <w:rStyle w:val="Hyperlink"/>
                <w:rFonts w:ascii="Book Antiqua" w:hAnsi="Book Antiqua"/>
                <w:noProof/>
              </w:rPr>
              <w:t>5.1</w:t>
            </w:r>
            <w:r w:rsidR="003C5E8C">
              <w:rPr>
                <w:rFonts w:asciiTheme="minorHAnsi" w:eastAsiaTheme="minorEastAsia" w:hAnsiTheme="minorHAnsi" w:cstheme="minorBidi"/>
                <w:iCs w:val="0"/>
                <w:smallCaps w:val="0"/>
                <w:noProof/>
                <w:kern w:val="0"/>
                <w:sz w:val="22"/>
                <w:szCs w:val="22"/>
              </w:rPr>
              <w:tab/>
            </w:r>
            <w:r w:rsidR="003C5E8C" w:rsidRPr="007B1BC0">
              <w:rPr>
                <w:rStyle w:val="Hyperlink"/>
                <w:rFonts w:ascii="Book Antiqua" w:hAnsi="Book Antiqua"/>
                <w:noProof/>
              </w:rPr>
              <w:t>High level guidelines</w:t>
            </w:r>
            <w:r w:rsidR="003C5E8C">
              <w:rPr>
                <w:noProof/>
                <w:webHidden/>
              </w:rPr>
              <w:tab/>
            </w:r>
            <w:r w:rsidR="003C5E8C">
              <w:rPr>
                <w:noProof/>
                <w:webHidden/>
              </w:rPr>
              <w:fldChar w:fldCharType="begin"/>
            </w:r>
            <w:r w:rsidR="003C5E8C">
              <w:rPr>
                <w:noProof/>
                <w:webHidden/>
              </w:rPr>
              <w:instrText xml:space="preserve"> PAGEREF _Toc33697735 \h </w:instrText>
            </w:r>
            <w:r w:rsidR="003C5E8C">
              <w:rPr>
                <w:noProof/>
                <w:webHidden/>
              </w:rPr>
            </w:r>
            <w:r w:rsidR="003C5E8C">
              <w:rPr>
                <w:noProof/>
                <w:webHidden/>
              </w:rPr>
              <w:fldChar w:fldCharType="separate"/>
            </w:r>
            <w:r w:rsidR="003C5E8C">
              <w:rPr>
                <w:noProof/>
                <w:webHidden/>
              </w:rPr>
              <w:t>36</w:t>
            </w:r>
            <w:r w:rsidR="003C5E8C">
              <w:rPr>
                <w:noProof/>
                <w:webHidden/>
              </w:rPr>
              <w:fldChar w:fldCharType="end"/>
            </w:r>
          </w:hyperlink>
        </w:p>
        <w:p w14:paraId="2630D04B"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36" w:history="1">
            <w:r w:rsidR="003C5E8C" w:rsidRPr="007B1BC0">
              <w:rPr>
                <w:rStyle w:val="Hyperlink"/>
                <w:noProof/>
              </w:rPr>
              <w:t>5.2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Mandatory and optional attributes</w:t>
            </w:r>
            <w:r w:rsidR="003C5E8C">
              <w:rPr>
                <w:noProof/>
                <w:webHidden/>
              </w:rPr>
              <w:tab/>
            </w:r>
            <w:r w:rsidR="003C5E8C">
              <w:rPr>
                <w:noProof/>
                <w:webHidden/>
              </w:rPr>
              <w:fldChar w:fldCharType="begin"/>
            </w:r>
            <w:r w:rsidR="003C5E8C">
              <w:rPr>
                <w:noProof/>
                <w:webHidden/>
              </w:rPr>
              <w:instrText xml:space="preserve"> PAGEREF _Toc33697736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39B39F85"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37" w:history="1">
            <w:r w:rsidR="003C5E8C" w:rsidRPr="007B1BC0">
              <w:rPr>
                <w:rStyle w:val="Hyperlink"/>
                <w:noProof/>
              </w:rPr>
              <w:t>5.2.1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Discussion on Mandatory and optional attributes</w:t>
            </w:r>
            <w:r w:rsidR="003C5E8C">
              <w:rPr>
                <w:noProof/>
                <w:webHidden/>
              </w:rPr>
              <w:tab/>
            </w:r>
            <w:r w:rsidR="003C5E8C">
              <w:rPr>
                <w:noProof/>
                <w:webHidden/>
              </w:rPr>
              <w:fldChar w:fldCharType="begin"/>
            </w:r>
            <w:r w:rsidR="003C5E8C">
              <w:rPr>
                <w:noProof/>
                <w:webHidden/>
              </w:rPr>
              <w:instrText xml:space="preserve"> PAGEREF _Toc33697737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3AFB75BA"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38" w:history="1">
            <w:r w:rsidR="003C5E8C" w:rsidRPr="007B1BC0">
              <w:rPr>
                <w:rStyle w:val="Hyperlink"/>
                <w:noProof/>
              </w:rPr>
              <w:t>5.2.2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Use of Mandatory and Optional in Verizon OpenOMCI</w:t>
            </w:r>
            <w:r w:rsidR="003C5E8C">
              <w:rPr>
                <w:noProof/>
                <w:webHidden/>
              </w:rPr>
              <w:tab/>
            </w:r>
            <w:r w:rsidR="003C5E8C">
              <w:rPr>
                <w:noProof/>
                <w:webHidden/>
              </w:rPr>
              <w:fldChar w:fldCharType="begin"/>
            </w:r>
            <w:r w:rsidR="003C5E8C">
              <w:rPr>
                <w:noProof/>
                <w:webHidden/>
              </w:rPr>
              <w:instrText xml:space="preserve"> PAGEREF _Toc33697738 \h </w:instrText>
            </w:r>
            <w:r w:rsidR="003C5E8C">
              <w:rPr>
                <w:noProof/>
                <w:webHidden/>
              </w:rPr>
            </w:r>
            <w:r w:rsidR="003C5E8C">
              <w:rPr>
                <w:noProof/>
                <w:webHidden/>
              </w:rPr>
              <w:fldChar w:fldCharType="separate"/>
            </w:r>
            <w:r w:rsidR="003C5E8C">
              <w:rPr>
                <w:noProof/>
                <w:webHidden/>
              </w:rPr>
              <w:t>37</w:t>
            </w:r>
            <w:r w:rsidR="003C5E8C">
              <w:rPr>
                <w:noProof/>
                <w:webHidden/>
              </w:rPr>
              <w:fldChar w:fldCharType="end"/>
            </w:r>
          </w:hyperlink>
        </w:p>
        <w:p w14:paraId="5BE03430"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39" w:history="1">
            <w:r w:rsidR="003C5E8C" w:rsidRPr="007B1BC0">
              <w:rPr>
                <w:rStyle w:val="Hyperlink"/>
                <w:noProof/>
              </w:rPr>
              <w:t>5.3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MIB description</w:t>
            </w:r>
            <w:r w:rsidR="003C5E8C">
              <w:rPr>
                <w:noProof/>
                <w:webHidden/>
              </w:rPr>
              <w:tab/>
            </w:r>
            <w:r w:rsidR="003C5E8C">
              <w:rPr>
                <w:noProof/>
                <w:webHidden/>
              </w:rPr>
              <w:fldChar w:fldCharType="begin"/>
            </w:r>
            <w:r w:rsidR="003C5E8C">
              <w:rPr>
                <w:noProof/>
                <w:webHidden/>
              </w:rPr>
              <w:instrText xml:space="preserve"> PAGEREF _Toc33697739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433F0A8D"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40" w:history="1">
            <w:r w:rsidR="003C5E8C" w:rsidRPr="007B1BC0">
              <w:rPr>
                <w:rStyle w:val="Hyperlink"/>
                <w:noProof/>
              </w:rPr>
              <w:t>5.4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Attribute formats, values and optional syntax</w:t>
            </w:r>
            <w:r w:rsidR="003C5E8C">
              <w:rPr>
                <w:noProof/>
                <w:webHidden/>
              </w:rPr>
              <w:tab/>
            </w:r>
            <w:r w:rsidR="003C5E8C">
              <w:rPr>
                <w:noProof/>
                <w:webHidden/>
              </w:rPr>
              <w:fldChar w:fldCharType="begin"/>
            </w:r>
            <w:r w:rsidR="003C5E8C">
              <w:rPr>
                <w:noProof/>
                <w:webHidden/>
              </w:rPr>
              <w:instrText xml:space="preserve"> PAGEREF _Toc33697740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64849963"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41" w:history="1">
            <w:r w:rsidR="003C5E8C" w:rsidRPr="007B1BC0">
              <w:rPr>
                <w:rStyle w:val="Hyperlink"/>
                <w:noProof/>
              </w:rPr>
              <w:t>5.5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Detailed and operational requirements</w:t>
            </w:r>
            <w:r w:rsidR="003C5E8C">
              <w:rPr>
                <w:noProof/>
                <w:webHidden/>
              </w:rPr>
              <w:tab/>
            </w:r>
            <w:r w:rsidR="003C5E8C">
              <w:rPr>
                <w:noProof/>
                <w:webHidden/>
              </w:rPr>
              <w:fldChar w:fldCharType="begin"/>
            </w:r>
            <w:r w:rsidR="003C5E8C">
              <w:rPr>
                <w:noProof/>
                <w:webHidden/>
              </w:rPr>
              <w:instrText xml:space="preserve"> PAGEREF _Toc33697741 \h </w:instrText>
            </w:r>
            <w:r w:rsidR="003C5E8C">
              <w:rPr>
                <w:noProof/>
                <w:webHidden/>
              </w:rPr>
            </w:r>
            <w:r w:rsidR="003C5E8C">
              <w:rPr>
                <w:noProof/>
                <w:webHidden/>
              </w:rPr>
              <w:fldChar w:fldCharType="separate"/>
            </w:r>
            <w:r w:rsidR="003C5E8C">
              <w:rPr>
                <w:noProof/>
                <w:webHidden/>
              </w:rPr>
              <w:t>38</w:t>
            </w:r>
            <w:r w:rsidR="003C5E8C">
              <w:rPr>
                <w:noProof/>
                <w:webHidden/>
              </w:rPr>
              <w:fldChar w:fldCharType="end"/>
            </w:r>
          </w:hyperlink>
        </w:p>
        <w:p w14:paraId="4DFD66D2"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2" w:history="1">
            <w:r w:rsidR="003C5E8C" w:rsidRPr="007B1BC0">
              <w:rPr>
                <w:rStyle w:val="Hyperlink"/>
                <w:noProof/>
              </w:rPr>
              <w:t>5.5.1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Modeling of interfaces</w:t>
            </w:r>
            <w:r w:rsidR="003C5E8C">
              <w:rPr>
                <w:noProof/>
                <w:webHidden/>
              </w:rPr>
              <w:tab/>
            </w:r>
            <w:r w:rsidR="003C5E8C">
              <w:rPr>
                <w:noProof/>
                <w:webHidden/>
              </w:rPr>
              <w:fldChar w:fldCharType="begin"/>
            </w:r>
            <w:r w:rsidR="003C5E8C">
              <w:rPr>
                <w:noProof/>
                <w:webHidden/>
              </w:rPr>
              <w:instrText xml:space="preserve"> PAGEREF _Toc33697742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0D5E69CC"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3" w:history="1">
            <w:r w:rsidR="003C5E8C" w:rsidRPr="007B1BC0">
              <w:rPr>
                <w:rStyle w:val="Hyperlink"/>
                <w:noProof/>
              </w:rPr>
              <w:t>5.5.2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9.1.2-Attr-12, Current connectivity mode</w:t>
            </w:r>
            <w:r w:rsidR="003C5E8C">
              <w:rPr>
                <w:noProof/>
                <w:webHidden/>
              </w:rPr>
              <w:tab/>
            </w:r>
            <w:r w:rsidR="003C5E8C">
              <w:rPr>
                <w:noProof/>
                <w:webHidden/>
              </w:rPr>
              <w:fldChar w:fldCharType="begin"/>
            </w:r>
            <w:r w:rsidR="003C5E8C">
              <w:rPr>
                <w:noProof/>
                <w:webHidden/>
              </w:rPr>
              <w:instrText xml:space="preserve"> PAGEREF _Toc33697743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7A0D72F9"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4" w:history="1">
            <w:r w:rsidR="003C5E8C" w:rsidRPr="007B1BC0">
              <w:rPr>
                <w:rStyle w:val="Hyperlink"/>
                <w:noProof/>
              </w:rPr>
              <w:t>5.5.3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“Software Image”/9.1.4-Attr-00, Managed entity ID</w:t>
            </w:r>
            <w:r w:rsidR="003C5E8C">
              <w:rPr>
                <w:noProof/>
                <w:webHidden/>
              </w:rPr>
              <w:tab/>
            </w:r>
            <w:r w:rsidR="003C5E8C">
              <w:rPr>
                <w:noProof/>
                <w:webHidden/>
              </w:rPr>
              <w:fldChar w:fldCharType="begin"/>
            </w:r>
            <w:r w:rsidR="003C5E8C">
              <w:rPr>
                <w:noProof/>
                <w:webHidden/>
              </w:rPr>
              <w:instrText xml:space="preserve"> PAGEREF _Toc33697744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7100BFAD"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5" w:history="1">
            <w:r w:rsidR="003C5E8C" w:rsidRPr="007B1BC0">
              <w:rPr>
                <w:rStyle w:val="Hyperlink"/>
                <w:noProof/>
              </w:rPr>
              <w:t>5.5.4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“Port Mapping”, 9.1.8</w:t>
            </w:r>
            <w:r w:rsidR="003C5E8C">
              <w:rPr>
                <w:noProof/>
                <w:webHidden/>
              </w:rPr>
              <w:tab/>
            </w:r>
            <w:r w:rsidR="003C5E8C">
              <w:rPr>
                <w:noProof/>
                <w:webHidden/>
              </w:rPr>
              <w:fldChar w:fldCharType="begin"/>
            </w:r>
            <w:r w:rsidR="003C5E8C">
              <w:rPr>
                <w:noProof/>
                <w:webHidden/>
              </w:rPr>
              <w:instrText xml:space="preserve"> PAGEREF _Toc33697745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44C64E8D"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6" w:history="1">
            <w:r w:rsidR="003C5E8C" w:rsidRPr="007B1BC0">
              <w:rPr>
                <w:rStyle w:val="Hyperlink"/>
                <w:noProof/>
              </w:rPr>
              <w:t>5.5.5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 Remote Debug”, 9.1.12-Attr-01, Command format</w:t>
            </w:r>
            <w:r w:rsidR="003C5E8C">
              <w:rPr>
                <w:noProof/>
                <w:webHidden/>
              </w:rPr>
              <w:tab/>
            </w:r>
            <w:r w:rsidR="003C5E8C">
              <w:rPr>
                <w:noProof/>
                <w:webHidden/>
              </w:rPr>
              <w:fldChar w:fldCharType="begin"/>
            </w:r>
            <w:r w:rsidR="003C5E8C">
              <w:rPr>
                <w:noProof/>
                <w:webHidden/>
              </w:rPr>
              <w:instrText xml:space="preserve"> PAGEREF _Toc33697746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06C0570F"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7" w:history="1">
            <w:r w:rsidR="003C5E8C" w:rsidRPr="007B1BC0">
              <w:rPr>
                <w:rStyle w:val="Hyperlink"/>
                <w:noProof/>
              </w:rPr>
              <w:t>5.5.6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“ANI-G”, 9.2.1 Managed Entity ID</w:t>
            </w:r>
            <w:r w:rsidR="003C5E8C">
              <w:rPr>
                <w:noProof/>
                <w:webHidden/>
              </w:rPr>
              <w:tab/>
            </w:r>
            <w:r w:rsidR="003C5E8C">
              <w:rPr>
                <w:noProof/>
                <w:webHidden/>
              </w:rPr>
              <w:fldChar w:fldCharType="begin"/>
            </w:r>
            <w:r w:rsidR="003C5E8C">
              <w:rPr>
                <w:noProof/>
                <w:webHidden/>
              </w:rPr>
              <w:instrText xml:space="preserve"> PAGEREF _Toc33697747 \h </w:instrText>
            </w:r>
            <w:r w:rsidR="003C5E8C">
              <w:rPr>
                <w:noProof/>
                <w:webHidden/>
              </w:rPr>
            </w:r>
            <w:r w:rsidR="003C5E8C">
              <w:rPr>
                <w:noProof/>
                <w:webHidden/>
              </w:rPr>
              <w:fldChar w:fldCharType="separate"/>
            </w:r>
            <w:r w:rsidR="003C5E8C">
              <w:rPr>
                <w:noProof/>
                <w:webHidden/>
              </w:rPr>
              <w:t>39</w:t>
            </w:r>
            <w:r w:rsidR="003C5E8C">
              <w:rPr>
                <w:noProof/>
                <w:webHidden/>
              </w:rPr>
              <w:fldChar w:fldCharType="end"/>
            </w:r>
          </w:hyperlink>
        </w:p>
        <w:p w14:paraId="1BD89A24"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8" w:history="1">
            <w:r w:rsidR="003C5E8C" w:rsidRPr="007B1BC0">
              <w:rPr>
                <w:rStyle w:val="Hyperlink"/>
                <w:noProof/>
              </w:rPr>
              <w:t>5.5.7</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“GEM port network CTP”, 9.2.3-Attr-01, Port-ID</w:t>
            </w:r>
            <w:r w:rsidR="003C5E8C">
              <w:rPr>
                <w:noProof/>
                <w:webHidden/>
              </w:rPr>
              <w:tab/>
            </w:r>
            <w:r w:rsidR="003C5E8C">
              <w:rPr>
                <w:noProof/>
                <w:webHidden/>
              </w:rPr>
              <w:fldChar w:fldCharType="begin"/>
            </w:r>
            <w:r w:rsidR="003C5E8C">
              <w:rPr>
                <w:noProof/>
                <w:webHidden/>
              </w:rPr>
              <w:instrText xml:space="preserve"> PAGEREF _Toc33697748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5F9E19B0"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49" w:history="1">
            <w:r w:rsidR="003C5E8C" w:rsidRPr="007B1BC0">
              <w:rPr>
                <w:rStyle w:val="Hyperlink"/>
                <w:noProof/>
              </w:rPr>
              <w:t>5.5.8</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“FEC performance monitoring history data”. 9.2.9-Attr-07, FEC Seconds</w:t>
            </w:r>
            <w:r w:rsidR="003C5E8C">
              <w:rPr>
                <w:noProof/>
                <w:webHidden/>
              </w:rPr>
              <w:tab/>
            </w:r>
            <w:r w:rsidR="003C5E8C">
              <w:rPr>
                <w:noProof/>
                <w:webHidden/>
              </w:rPr>
              <w:fldChar w:fldCharType="begin"/>
            </w:r>
            <w:r w:rsidR="003C5E8C">
              <w:rPr>
                <w:noProof/>
                <w:webHidden/>
              </w:rPr>
              <w:instrText xml:space="preserve"> PAGEREF _Toc33697749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F4C6122"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0" w:history="1">
            <w:r w:rsidR="003C5E8C" w:rsidRPr="007B1BC0">
              <w:rPr>
                <w:rStyle w:val="Hyperlink"/>
                <w:noProof/>
              </w:rPr>
              <w:t>5.5.9</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“Priority Queue”, 9.2.10-Attr-02</w:t>
            </w:r>
            <w:r w:rsidR="003C5E8C">
              <w:rPr>
                <w:noProof/>
                <w:webHidden/>
              </w:rPr>
              <w:tab/>
            </w:r>
            <w:r w:rsidR="003C5E8C">
              <w:rPr>
                <w:noProof/>
                <w:webHidden/>
              </w:rPr>
              <w:fldChar w:fldCharType="begin"/>
            </w:r>
            <w:r w:rsidR="003C5E8C">
              <w:rPr>
                <w:noProof/>
                <w:webHidden/>
              </w:rPr>
              <w:instrText xml:space="preserve"> PAGEREF _Toc33697750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0373A48"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1" w:history="1">
            <w:r w:rsidR="003C5E8C" w:rsidRPr="007B1BC0">
              <w:rPr>
                <w:rStyle w:val="Hyperlink"/>
                <w:noProof/>
              </w:rPr>
              <w:t>5.5.10</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“Ethernet performance monitoring history data 3”9.5.4</w:t>
            </w:r>
            <w:r w:rsidR="003C5E8C">
              <w:rPr>
                <w:noProof/>
                <w:webHidden/>
              </w:rPr>
              <w:tab/>
            </w:r>
            <w:r w:rsidR="003C5E8C">
              <w:rPr>
                <w:noProof/>
                <w:webHidden/>
              </w:rPr>
              <w:fldChar w:fldCharType="begin"/>
            </w:r>
            <w:r w:rsidR="003C5E8C">
              <w:rPr>
                <w:noProof/>
                <w:webHidden/>
              </w:rPr>
              <w:instrText xml:space="preserve"> PAGEREF _Toc33697751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21C3A956"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2" w:history="1">
            <w:r w:rsidR="003C5E8C" w:rsidRPr="007B1BC0">
              <w:rPr>
                <w:rStyle w:val="Hyperlink"/>
                <w:noProof/>
              </w:rPr>
              <w:t>5.5.11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ME Sequencing</w:t>
            </w:r>
            <w:r w:rsidR="003C5E8C">
              <w:rPr>
                <w:noProof/>
                <w:webHidden/>
              </w:rPr>
              <w:tab/>
            </w:r>
            <w:r w:rsidR="003C5E8C">
              <w:rPr>
                <w:noProof/>
                <w:webHidden/>
              </w:rPr>
              <w:fldChar w:fldCharType="begin"/>
            </w:r>
            <w:r w:rsidR="003C5E8C">
              <w:rPr>
                <w:noProof/>
                <w:webHidden/>
              </w:rPr>
              <w:instrText xml:space="preserve"> PAGEREF _Toc33697752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6A43FF2A"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3" w:history="1">
            <w:r w:rsidR="003C5E8C" w:rsidRPr="007B1BC0">
              <w:rPr>
                <w:rStyle w:val="Hyperlink"/>
                <w:noProof/>
              </w:rPr>
              <w:t>5.5.12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Admin down until last piece is put into place</w:t>
            </w:r>
            <w:r w:rsidR="003C5E8C">
              <w:rPr>
                <w:noProof/>
                <w:webHidden/>
              </w:rPr>
              <w:tab/>
            </w:r>
            <w:r w:rsidR="003C5E8C">
              <w:rPr>
                <w:noProof/>
                <w:webHidden/>
              </w:rPr>
              <w:fldChar w:fldCharType="begin"/>
            </w:r>
            <w:r w:rsidR="003C5E8C">
              <w:rPr>
                <w:noProof/>
                <w:webHidden/>
              </w:rPr>
              <w:instrText xml:space="preserve"> PAGEREF _Toc33697753 \h </w:instrText>
            </w:r>
            <w:r w:rsidR="003C5E8C">
              <w:rPr>
                <w:noProof/>
                <w:webHidden/>
              </w:rPr>
            </w:r>
            <w:r w:rsidR="003C5E8C">
              <w:rPr>
                <w:noProof/>
                <w:webHidden/>
              </w:rPr>
              <w:fldChar w:fldCharType="separate"/>
            </w:r>
            <w:r w:rsidR="003C5E8C">
              <w:rPr>
                <w:noProof/>
                <w:webHidden/>
              </w:rPr>
              <w:t>40</w:t>
            </w:r>
            <w:r w:rsidR="003C5E8C">
              <w:rPr>
                <w:noProof/>
                <w:webHidden/>
              </w:rPr>
              <w:fldChar w:fldCharType="end"/>
            </w:r>
          </w:hyperlink>
        </w:p>
        <w:p w14:paraId="4DA0CD91"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4" w:history="1">
            <w:r w:rsidR="003C5E8C" w:rsidRPr="007B1BC0">
              <w:rPr>
                <w:rStyle w:val="Hyperlink"/>
                <w:noProof/>
              </w:rPr>
              <w:t>5.5.13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Intentionally blank</w:t>
            </w:r>
            <w:r w:rsidR="003C5E8C">
              <w:rPr>
                <w:noProof/>
                <w:webHidden/>
              </w:rPr>
              <w:tab/>
            </w:r>
            <w:r w:rsidR="003C5E8C">
              <w:rPr>
                <w:noProof/>
                <w:webHidden/>
              </w:rPr>
              <w:fldChar w:fldCharType="begin"/>
            </w:r>
            <w:r w:rsidR="003C5E8C">
              <w:rPr>
                <w:noProof/>
                <w:webHidden/>
              </w:rPr>
              <w:instrText xml:space="preserve"> PAGEREF _Toc33697754 \h </w:instrText>
            </w:r>
            <w:r w:rsidR="003C5E8C">
              <w:rPr>
                <w:noProof/>
                <w:webHidden/>
              </w:rPr>
            </w:r>
            <w:r w:rsidR="003C5E8C">
              <w:rPr>
                <w:noProof/>
                <w:webHidden/>
              </w:rPr>
              <w:fldChar w:fldCharType="separate"/>
            </w:r>
            <w:r w:rsidR="003C5E8C">
              <w:rPr>
                <w:noProof/>
                <w:webHidden/>
              </w:rPr>
              <w:t>41</w:t>
            </w:r>
            <w:r w:rsidR="003C5E8C">
              <w:rPr>
                <w:noProof/>
                <w:webHidden/>
              </w:rPr>
              <w:fldChar w:fldCharType="end"/>
            </w:r>
          </w:hyperlink>
        </w:p>
        <w:p w14:paraId="2CFB0F51"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5" w:history="1">
            <w:r w:rsidR="003C5E8C" w:rsidRPr="007B1BC0">
              <w:rPr>
                <w:rStyle w:val="Hyperlink"/>
                <w:noProof/>
              </w:rPr>
              <w:t>5.5.14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 xml:space="preserve">Use of Flexible Configuration and Status Portal </w:t>
            </w:r>
            <w:r w:rsidR="003C5E8C">
              <w:rPr>
                <w:noProof/>
                <w:webHidden/>
              </w:rPr>
              <w:tab/>
            </w:r>
            <w:r w:rsidR="003C5E8C">
              <w:rPr>
                <w:noProof/>
                <w:webHidden/>
              </w:rPr>
              <w:fldChar w:fldCharType="begin"/>
            </w:r>
            <w:r w:rsidR="003C5E8C">
              <w:rPr>
                <w:noProof/>
                <w:webHidden/>
              </w:rPr>
              <w:instrText xml:space="preserve"> PAGEREF _Toc33697755 \h </w:instrText>
            </w:r>
            <w:r w:rsidR="003C5E8C">
              <w:rPr>
                <w:noProof/>
                <w:webHidden/>
              </w:rPr>
            </w:r>
            <w:r w:rsidR="003C5E8C">
              <w:rPr>
                <w:noProof/>
                <w:webHidden/>
              </w:rPr>
              <w:fldChar w:fldCharType="separate"/>
            </w:r>
            <w:r w:rsidR="003C5E8C">
              <w:rPr>
                <w:noProof/>
                <w:webHidden/>
              </w:rPr>
              <w:t>41</w:t>
            </w:r>
            <w:r w:rsidR="003C5E8C">
              <w:rPr>
                <w:noProof/>
                <w:webHidden/>
              </w:rPr>
              <w:fldChar w:fldCharType="end"/>
            </w:r>
          </w:hyperlink>
        </w:p>
        <w:p w14:paraId="36874F86"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6" w:history="1">
            <w:r w:rsidR="003C5E8C" w:rsidRPr="007B1BC0">
              <w:rPr>
                <w:rStyle w:val="Hyperlink"/>
                <w:noProof/>
              </w:rPr>
              <w:t>5.5.15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Definition of Column C “Value” in OMCI MIB Spreadsheet</w:t>
            </w:r>
            <w:r w:rsidR="003C5E8C">
              <w:rPr>
                <w:noProof/>
                <w:webHidden/>
              </w:rPr>
              <w:tab/>
            </w:r>
            <w:r w:rsidR="003C5E8C">
              <w:rPr>
                <w:noProof/>
                <w:webHidden/>
              </w:rPr>
              <w:fldChar w:fldCharType="begin"/>
            </w:r>
            <w:r w:rsidR="003C5E8C">
              <w:rPr>
                <w:noProof/>
                <w:webHidden/>
              </w:rPr>
              <w:instrText xml:space="preserve"> PAGEREF _Toc33697756 \h </w:instrText>
            </w:r>
            <w:r w:rsidR="003C5E8C">
              <w:rPr>
                <w:noProof/>
                <w:webHidden/>
              </w:rPr>
            </w:r>
            <w:r w:rsidR="003C5E8C">
              <w:rPr>
                <w:noProof/>
                <w:webHidden/>
              </w:rPr>
              <w:fldChar w:fldCharType="separate"/>
            </w:r>
            <w:r w:rsidR="003C5E8C">
              <w:rPr>
                <w:noProof/>
                <w:webHidden/>
              </w:rPr>
              <w:t>46</w:t>
            </w:r>
            <w:r w:rsidR="003C5E8C">
              <w:rPr>
                <w:noProof/>
                <w:webHidden/>
              </w:rPr>
              <w:fldChar w:fldCharType="end"/>
            </w:r>
          </w:hyperlink>
        </w:p>
        <w:p w14:paraId="00028AE5"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57" w:history="1">
            <w:r w:rsidR="003C5E8C" w:rsidRPr="007B1BC0">
              <w:rPr>
                <w:rStyle w:val="Hyperlink"/>
                <w:noProof/>
              </w:rPr>
              <w:t>5.5.16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Clarification on the use of “Extended VLAN tagging operation configuration data” ME</w:t>
            </w:r>
            <w:r w:rsidR="003C5E8C">
              <w:rPr>
                <w:noProof/>
                <w:webHidden/>
              </w:rPr>
              <w:tab/>
            </w:r>
            <w:r w:rsidR="003C5E8C">
              <w:rPr>
                <w:noProof/>
                <w:webHidden/>
              </w:rPr>
              <w:fldChar w:fldCharType="begin"/>
            </w:r>
            <w:r w:rsidR="003C5E8C">
              <w:rPr>
                <w:noProof/>
                <w:webHidden/>
              </w:rPr>
              <w:instrText xml:space="preserve"> PAGEREF _Toc33697757 \h </w:instrText>
            </w:r>
            <w:r w:rsidR="003C5E8C">
              <w:rPr>
                <w:noProof/>
                <w:webHidden/>
              </w:rPr>
            </w:r>
            <w:r w:rsidR="003C5E8C">
              <w:rPr>
                <w:noProof/>
                <w:webHidden/>
              </w:rPr>
              <w:fldChar w:fldCharType="separate"/>
            </w:r>
            <w:r w:rsidR="003C5E8C">
              <w:rPr>
                <w:noProof/>
                <w:webHidden/>
              </w:rPr>
              <w:t>48</w:t>
            </w:r>
            <w:r w:rsidR="003C5E8C">
              <w:rPr>
                <w:noProof/>
                <w:webHidden/>
              </w:rPr>
              <w:fldChar w:fldCharType="end"/>
            </w:r>
          </w:hyperlink>
        </w:p>
        <w:p w14:paraId="7C97240B"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58" w:history="1">
            <w:r w:rsidR="003C5E8C" w:rsidRPr="007B1BC0">
              <w:rPr>
                <w:rStyle w:val="Hyperlink"/>
                <w:noProof/>
              </w:rPr>
              <w:t>6.</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Modified G.988 Managed entities</w:t>
            </w:r>
            <w:r w:rsidR="003C5E8C">
              <w:rPr>
                <w:noProof/>
                <w:webHidden/>
              </w:rPr>
              <w:tab/>
            </w:r>
            <w:r w:rsidR="003C5E8C">
              <w:rPr>
                <w:noProof/>
                <w:webHidden/>
              </w:rPr>
              <w:fldChar w:fldCharType="begin"/>
            </w:r>
            <w:r w:rsidR="003C5E8C">
              <w:rPr>
                <w:noProof/>
                <w:webHidden/>
              </w:rPr>
              <w:instrText xml:space="preserve"> PAGEREF _Toc33697758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4D4EA452"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59" w:history="1">
            <w:r w:rsidR="003C5E8C" w:rsidRPr="007B1BC0">
              <w:rPr>
                <w:rStyle w:val="Hyperlink"/>
                <w:noProof/>
              </w:rPr>
              <w:t>6.1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Adaptation of FEC PMHD</w:t>
            </w:r>
            <w:r w:rsidR="003C5E8C">
              <w:rPr>
                <w:noProof/>
                <w:webHidden/>
              </w:rPr>
              <w:tab/>
            </w:r>
            <w:r w:rsidR="003C5E8C">
              <w:rPr>
                <w:noProof/>
                <w:webHidden/>
              </w:rPr>
              <w:fldChar w:fldCharType="begin"/>
            </w:r>
            <w:r w:rsidR="003C5E8C">
              <w:rPr>
                <w:noProof/>
                <w:webHidden/>
              </w:rPr>
              <w:instrText xml:space="preserve"> PAGEREF _Toc33697759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5D02BBD3"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0" w:history="1">
            <w:r w:rsidR="003C5E8C" w:rsidRPr="007B1BC0">
              <w:rPr>
                <w:rStyle w:val="Hyperlink"/>
                <w:noProof/>
              </w:rPr>
              <w:t>6.1.1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Clause 9.2.9: </w:t>
            </w:r>
            <w:r w:rsidR="003C5E8C" w:rsidRPr="007B1BC0">
              <w:rPr>
                <w:rStyle w:val="Hyperlink"/>
                <w:noProof/>
              </w:rPr>
              <w:t>FEC performance monitoring history data</w:t>
            </w:r>
            <w:r w:rsidR="003C5E8C">
              <w:rPr>
                <w:noProof/>
                <w:webHidden/>
              </w:rPr>
              <w:tab/>
            </w:r>
            <w:r w:rsidR="003C5E8C">
              <w:rPr>
                <w:noProof/>
                <w:webHidden/>
              </w:rPr>
              <w:fldChar w:fldCharType="begin"/>
            </w:r>
            <w:r w:rsidR="003C5E8C">
              <w:rPr>
                <w:noProof/>
                <w:webHidden/>
              </w:rPr>
              <w:instrText xml:space="preserve"> PAGEREF _Toc33697760 \h </w:instrText>
            </w:r>
            <w:r w:rsidR="003C5E8C">
              <w:rPr>
                <w:noProof/>
                <w:webHidden/>
              </w:rPr>
            </w:r>
            <w:r w:rsidR="003C5E8C">
              <w:rPr>
                <w:noProof/>
                <w:webHidden/>
              </w:rPr>
              <w:fldChar w:fldCharType="separate"/>
            </w:r>
            <w:r w:rsidR="003C5E8C">
              <w:rPr>
                <w:noProof/>
                <w:webHidden/>
              </w:rPr>
              <w:t>49</w:t>
            </w:r>
            <w:r w:rsidR="003C5E8C">
              <w:rPr>
                <w:noProof/>
                <w:webHidden/>
              </w:rPr>
              <w:fldChar w:fldCharType="end"/>
            </w:r>
          </w:hyperlink>
        </w:p>
        <w:p w14:paraId="4CEC65EB"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61" w:history="1">
            <w:r w:rsidR="003C5E8C" w:rsidRPr="007B1BC0">
              <w:rPr>
                <w:rStyle w:val="Hyperlink"/>
                <w:noProof/>
              </w:rPr>
              <w:t>6.2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Configuration server NOTIFY-related errors</w:t>
            </w:r>
            <w:r w:rsidR="003C5E8C">
              <w:rPr>
                <w:noProof/>
                <w:webHidden/>
              </w:rPr>
              <w:tab/>
            </w:r>
            <w:r w:rsidR="003C5E8C">
              <w:rPr>
                <w:noProof/>
                <w:webHidden/>
              </w:rPr>
              <w:fldChar w:fldCharType="begin"/>
            </w:r>
            <w:r w:rsidR="003C5E8C">
              <w:rPr>
                <w:noProof/>
                <w:webHidden/>
              </w:rPr>
              <w:instrText xml:space="preserve"> PAGEREF _Toc33697761 \h </w:instrText>
            </w:r>
            <w:r w:rsidR="003C5E8C">
              <w:rPr>
                <w:noProof/>
                <w:webHidden/>
              </w:rPr>
            </w:r>
            <w:r w:rsidR="003C5E8C">
              <w:rPr>
                <w:noProof/>
                <w:webHidden/>
              </w:rPr>
              <w:fldChar w:fldCharType="separate"/>
            </w:r>
            <w:r w:rsidR="003C5E8C">
              <w:rPr>
                <w:noProof/>
                <w:webHidden/>
              </w:rPr>
              <w:t>50</w:t>
            </w:r>
            <w:r w:rsidR="003C5E8C">
              <w:rPr>
                <w:noProof/>
                <w:webHidden/>
              </w:rPr>
              <w:fldChar w:fldCharType="end"/>
            </w:r>
          </w:hyperlink>
        </w:p>
        <w:p w14:paraId="240EC12A"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2" w:history="1">
            <w:r w:rsidR="003C5E8C" w:rsidRPr="007B1BC0">
              <w:rPr>
                <w:rStyle w:val="Hyperlink"/>
                <w:noProof/>
              </w:rPr>
              <w:t>6.2.1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Clause 9.9.18: </w:t>
            </w:r>
            <w:r w:rsidR="003C5E8C" w:rsidRPr="007B1BC0">
              <w:rPr>
                <w:rStyle w:val="Hyperlink"/>
                <w:noProof/>
              </w:rPr>
              <w:t>VoIP config data</w:t>
            </w:r>
            <w:r w:rsidR="003C5E8C">
              <w:rPr>
                <w:noProof/>
                <w:webHidden/>
              </w:rPr>
              <w:tab/>
            </w:r>
            <w:r w:rsidR="003C5E8C">
              <w:rPr>
                <w:noProof/>
                <w:webHidden/>
              </w:rPr>
              <w:fldChar w:fldCharType="begin"/>
            </w:r>
            <w:r w:rsidR="003C5E8C">
              <w:rPr>
                <w:noProof/>
                <w:webHidden/>
              </w:rPr>
              <w:instrText xml:space="preserve"> PAGEREF _Toc33697762 \h </w:instrText>
            </w:r>
            <w:r w:rsidR="003C5E8C">
              <w:rPr>
                <w:noProof/>
                <w:webHidden/>
              </w:rPr>
            </w:r>
            <w:r w:rsidR="003C5E8C">
              <w:rPr>
                <w:noProof/>
                <w:webHidden/>
              </w:rPr>
              <w:fldChar w:fldCharType="separate"/>
            </w:r>
            <w:r w:rsidR="003C5E8C">
              <w:rPr>
                <w:noProof/>
                <w:webHidden/>
              </w:rPr>
              <w:t>50</w:t>
            </w:r>
            <w:r w:rsidR="003C5E8C">
              <w:rPr>
                <w:noProof/>
                <w:webHidden/>
              </w:rPr>
              <w:fldChar w:fldCharType="end"/>
            </w:r>
          </w:hyperlink>
        </w:p>
        <w:p w14:paraId="65152519"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63" w:history="1">
            <w:r w:rsidR="003C5E8C" w:rsidRPr="007B1BC0">
              <w:rPr>
                <w:rStyle w:val="Hyperlink"/>
                <w:noProof/>
              </w:rPr>
              <w:t>7.</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Additional MEs in the vendor-specific space</w:t>
            </w:r>
            <w:r w:rsidR="003C5E8C">
              <w:rPr>
                <w:noProof/>
                <w:webHidden/>
              </w:rPr>
              <w:tab/>
            </w:r>
            <w:r w:rsidR="003C5E8C">
              <w:rPr>
                <w:noProof/>
                <w:webHidden/>
              </w:rPr>
              <w:fldChar w:fldCharType="begin"/>
            </w:r>
            <w:r w:rsidR="003C5E8C">
              <w:rPr>
                <w:noProof/>
                <w:webHidden/>
              </w:rPr>
              <w:instrText xml:space="preserve"> PAGEREF _Toc33697763 \h </w:instrText>
            </w:r>
            <w:r w:rsidR="003C5E8C">
              <w:rPr>
                <w:noProof/>
                <w:webHidden/>
              </w:rPr>
            </w:r>
            <w:r w:rsidR="003C5E8C">
              <w:rPr>
                <w:noProof/>
                <w:webHidden/>
              </w:rPr>
              <w:fldChar w:fldCharType="separate"/>
            </w:r>
            <w:r w:rsidR="003C5E8C">
              <w:rPr>
                <w:noProof/>
                <w:webHidden/>
              </w:rPr>
              <w:t>55</w:t>
            </w:r>
            <w:r w:rsidR="003C5E8C">
              <w:rPr>
                <w:noProof/>
                <w:webHidden/>
              </w:rPr>
              <w:fldChar w:fldCharType="end"/>
            </w:r>
          </w:hyperlink>
        </w:p>
        <w:p w14:paraId="773D1CCD"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64" w:history="1">
            <w:r w:rsidR="003C5E8C" w:rsidRPr="007B1BC0">
              <w:rPr>
                <w:rStyle w:val="Hyperlink"/>
                <w:noProof/>
              </w:rPr>
              <w:t>7.1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Core OpenOMCI MEs</w:t>
            </w:r>
            <w:r w:rsidR="003C5E8C">
              <w:rPr>
                <w:noProof/>
                <w:webHidden/>
              </w:rPr>
              <w:tab/>
            </w:r>
            <w:r w:rsidR="003C5E8C">
              <w:rPr>
                <w:noProof/>
                <w:webHidden/>
              </w:rPr>
              <w:fldChar w:fldCharType="begin"/>
            </w:r>
            <w:r w:rsidR="003C5E8C">
              <w:rPr>
                <w:noProof/>
                <w:webHidden/>
              </w:rPr>
              <w:instrText xml:space="preserve"> PAGEREF _Toc33697764 \h </w:instrText>
            </w:r>
            <w:r w:rsidR="003C5E8C">
              <w:rPr>
                <w:noProof/>
                <w:webHidden/>
              </w:rPr>
            </w:r>
            <w:r w:rsidR="003C5E8C">
              <w:rPr>
                <w:noProof/>
                <w:webHidden/>
              </w:rPr>
              <w:fldChar w:fldCharType="separate"/>
            </w:r>
            <w:r w:rsidR="003C5E8C">
              <w:rPr>
                <w:noProof/>
                <w:webHidden/>
              </w:rPr>
              <w:t>56</w:t>
            </w:r>
            <w:r w:rsidR="003C5E8C">
              <w:rPr>
                <w:noProof/>
                <w:webHidden/>
              </w:rPr>
              <w:fldChar w:fldCharType="end"/>
            </w:r>
          </w:hyperlink>
        </w:p>
        <w:p w14:paraId="7E86D3D0"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5" w:history="1">
            <w:r w:rsidR="003C5E8C" w:rsidRPr="007B1BC0">
              <w:rPr>
                <w:rStyle w:val="Hyperlink"/>
                <w:noProof/>
              </w:rPr>
              <w:t>7.1.1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Verizon OpenOMCI managed entity</w:t>
            </w:r>
            <w:r w:rsidR="003C5E8C">
              <w:rPr>
                <w:noProof/>
                <w:webHidden/>
              </w:rPr>
              <w:tab/>
            </w:r>
            <w:r w:rsidR="003C5E8C">
              <w:rPr>
                <w:noProof/>
                <w:webHidden/>
              </w:rPr>
              <w:fldChar w:fldCharType="begin"/>
            </w:r>
            <w:r w:rsidR="003C5E8C">
              <w:rPr>
                <w:noProof/>
                <w:webHidden/>
              </w:rPr>
              <w:instrText xml:space="preserve"> PAGEREF _Toc33697765 \h </w:instrText>
            </w:r>
            <w:r w:rsidR="003C5E8C">
              <w:rPr>
                <w:noProof/>
                <w:webHidden/>
              </w:rPr>
            </w:r>
            <w:r w:rsidR="003C5E8C">
              <w:rPr>
                <w:noProof/>
                <w:webHidden/>
              </w:rPr>
              <w:fldChar w:fldCharType="separate"/>
            </w:r>
            <w:r w:rsidR="003C5E8C">
              <w:rPr>
                <w:noProof/>
                <w:webHidden/>
              </w:rPr>
              <w:t>56</w:t>
            </w:r>
            <w:r w:rsidR="003C5E8C">
              <w:rPr>
                <w:noProof/>
                <w:webHidden/>
              </w:rPr>
              <w:fldChar w:fldCharType="end"/>
            </w:r>
          </w:hyperlink>
        </w:p>
        <w:p w14:paraId="1578CFC5"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6" w:history="1">
            <w:r w:rsidR="003C5E8C" w:rsidRPr="007B1BC0">
              <w:rPr>
                <w:rStyle w:val="Hyperlink"/>
                <w:noProof/>
              </w:rPr>
              <w:t>7.1.2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TWDM System Profile managed entity</w:t>
            </w:r>
            <w:r w:rsidR="003C5E8C">
              <w:rPr>
                <w:noProof/>
                <w:webHidden/>
              </w:rPr>
              <w:tab/>
            </w:r>
            <w:r w:rsidR="003C5E8C">
              <w:rPr>
                <w:noProof/>
                <w:webHidden/>
              </w:rPr>
              <w:fldChar w:fldCharType="begin"/>
            </w:r>
            <w:r w:rsidR="003C5E8C">
              <w:rPr>
                <w:noProof/>
                <w:webHidden/>
              </w:rPr>
              <w:instrText xml:space="preserve"> PAGEREF _Toc33697766 \h </w:instrText>
            </w:r>
            <w:r w:rsidR="003C5E8C">
              <w:rPr>
                <w:noProof/>
                <w:webHidden/>
              </w:rPr>
            </w:r>
            <w:r w:rsidR="003C5E8C">
              <w:rPr>
                <w:noProof/>
                <w:webHidden/>
              </w:rPr>
              <w:fldChar w:fldCharType="separate"/>
            </w:r>
            <w:r w:rsidR="003C5E8C">
              <w:rPr>
                <w:noProof/>
                <w:webHidden/>
              </w:rPr>
              <w:t>57</w:t>
            </w:r>
            <w:r w:rsidR="003C5E8C">
              <w:rPr>
                <w:noProof/>
                <w:webHidden/>
              </w:rPr>
              <w:fldChar w:fldCharType="end"/>
            </w:r>
          </w:hyperlink>
        </w:p>
        <w:p w14:paraId="56C7801F"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7" w:history="1">
            <w:r w:rsidR="003C5E8C" w:rsidRPr="007B1BC0">
              <w:rPr>
                <w:rStyle w:val="Hyperlink"/>
                <w:noProof/>
              </w:rPr>
              <w:t>7.1.3</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TWDM channel managed entity</w:t>
            </w:r>
            <w:r w:rsidR="003C5E8C">
              <w:rPr>
                <w:noProof/>
                <w:webHidden/>
              </w:rPr>
              <w:tab/>
            </w:r>
            <w:r w:rsidR="003C5E8C">
              <w:rPr>
                <w:noProof/>
                <w:webHidden/>
              </w:rPr>
              <w:fldChar w:fldCharType="begin"/>
            </w:r>
            <w:r w:rsidR="003C5E8C">
              <w:rPr>
                <w:noProof/>
                <w:webHidden/>
              </w:rPr>
              <w:instrText xml:space="preserve"> PAGEREF _Toc33697767 \h </w:instrText>
            </w:r>
            <w:r w:rsidR="003C5E8C">
              <w:rPr>
                <w:noProof/>
                <w:webHidden/>
              </w:rPr>
            </w:r>
            <w:r w:rsidR="003C5E8C">
              <w:rPr>
                <w:noProof/>
                <w:webHidden/>
              </w:rPr>
              <w:fldChar w:fldCharType="separate"/>
            </w:r>
            <w:r w:rsidR="003C5E8C">
              <w:rPr>
                <w:noProof/>
                <w:webHidden/>
              </w:rPr>
              <w:t>60</w:t>
            </w:r>
            <w:r w:rsidR="003C5E8C">
              <w:rPr>
                <w:noProof/>
                <w:webHidden/>
              </w:rPr>
              <w:fldChar w:fldCharType="end"/>
            </w:r>
          </w:hyperlink>
        </w:p>
        <w:p w14:paraId="3E8B1102"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8" w:history="1">
            <w:r w:rsidR="003C5E8C" w:rsidRPr="007B1BC0">
              <w:rPr>
                <w:rStyle w:val="Hyperlink"/>
                <w:noProof/>
              </w:rPr>
              <w:t>7.1.4</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Watchdog configuration data managed entity</w:t>
            </w:r>
            <w:r w:rsidR="003C5E8C">
              <w:rPr>
                <w:noProof/>
                <w:webHidden/>
              </w:rPr>
              <w:tab/>
            </w:r>
            <w:r w:rsidR="003C5E8C">
              <w:rPr>
                <w:noProof/>
                <w:webHidden/>
              </w:rPr>
              <w:fldChar w:fldCharType="begin"/>
            </w:r>
            <w:r w:rsidR="003C5E8C">
              <w:rPr>
                <w:noProof/>
                <w:webHidden/>
              </w:rPr>
              <w:instrText xml:space="preserve"> PAGEREF _Toc33697768 \h </w:instrText>
            </w:r>
            <w:r w:rsidR="003C5E8C">
              <w:rPr>
                <w:noProof/>
                <w:webHidden/>
              </w:rPr>
            </w:r>
            <w:r w:rsidR="003C5E8C">
              <w:rPr>
                <w:noProof/>
                <w:webHidden/>
              </w:rPr>
              <w:fldChar w:fldCharType="separate"/>
            </w:r>
            <w:r w:rsidR="003C5E8C">
              <w:rPr>
                <w:noProof/>
                <w:webHidden/>
              </w:rPr>
              <w:t>62</w:t>
            </w:r>
            <w:r w:rsidR="003C5E8C">
              <w:rPr>
                <w:noProof/>
                <w:webHidden/>
              </w:rPr>
              <w:fldChar w:fldCharType="end"/>
            </w:r>
          </w:hyperlink>
        </w:p>
        <w:p w14:paraId="78185B35"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69" w:history="1">
            <w:r w:rsidR="003C5E8C" w:rsidRPr="007B1BC0">
              <w:rPr>
                <w:rStyle w:val="Hyperlink"/>
                <w:noProof/>
              </w:rPr>
              <w:t>7.1.5</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Watchdog performance monitoring history data</w:t>
            </w:r>
            <w:r w:rsidR="003C5E8C">
              <w:rPr>
                <w:noProof/>
                <w:webHidden/>
              </w:rPr>
              <w:tab/>
            </w:r>
            <w:r w:rsidR="003C5E8C">
              <w:rPr>
                <w:noProof/>
                <w:webHidden/>
              </w:rPr>
              <w:fldChar w:fldCharType="begin"/>
            </w:r>
            <w:r w:rsidR="003C5E8C">
              <w:rPr>
                <w:noProof/>
                <w:webHidden/>
              </w:rPr>
              <w:instrText xml:space="preserve"> PAGEREF _Toc33697769 \h </w:instrText>
            </w:r>
            <w:r w:rsidR="003C5E8C">
              <w:rPr>
                <w:noProof/>
                <w:webHidden/>
              </w:rPr>
            </w:r>
            <w:r w:rsidR="003C5E8C">
              <w:rPr>
                <w:noProof/>
                <w:webHidden/>
              </w:rPr>
              <w:fldChar w:fldCharType="separate"/>
            </w:r>
            <w:r w:rsidR="003C5E8C">
              <w:rPr>
                <w:noProof/>
                <w:webHidden/>
              </w:rPr>
              <w:t>64</w:t>
            </w:r>
            <w:r w:rsidR="003C5E8C">
              <w:rPr>
                <w:noProof/>
                <w:webHidden/>
              </w:rPr>
              <w:fldChar w:fldCharType="end"/>
            </w:r>
          </w:hyperlink>
        </w:p>
        <w:p w14:paraId="596FE628"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0" w:history="1">
            <w:r w:rsidR="003C5E8C" w:rsidRPr="007B1BC0">
              <w:rPr>
                <w:rStyle w:val="Hyperlink"/>
                <w:noProof/>
              </w:rPr>
              <w:t>7.1.6</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Flexible Configuration Status Portal</w:t>
            </w:r>
            <w:r w:rsidR="003C5E8C">
              <w:rPr>
                <w:noProof/>
                <w:webHidden/>
              </w:rPr>
              <w:tab/>
            </w:r>
            <w:r w:rsidR="003C5E8C">
              <w:rPr>
                <w:noProof/>
                <w:webHidden/>
              </w:rPr>
              <w:fldChar w:fldCharType="begin"/>
            </w:r>
            <w:r w:rsidR="003C5E8C">
              <w:rPr>
                <w:noProof/>
                <w:webHidden/>
              </w:rPr>
              <w:instrText xml:space="preserve"> PAGEREF _Toc33697770 \h </w:instrText>
            </w:r>
            <w:r w:rsidR="003C5E8C">
              <w:rPr>
                <w:noProof/>
                <w:webHidden/>
              </w:rPr>
            </w:r>
            <w:r w:rsidR="003C5E8C">
              <w:rPr>
                <w:noProof/>
                <w:webHidden/>
              </w:rPr>
              <w:fldChar w:fldCharType="separate"/>
            </w:r>
            <w:r w:rsidR="003C5E8C">
              <w:rPr>
                <w:noProof/>
                <w:webHidden/>
              </w:rPr>
              <w:t>66</w:t>
            </w:r>
            <w:r w:rsidR="003C5E8C">
              <w:rPr>
                <w:noProof/>
                <w:webHidden/>
              </w:rPr>
              <w:fldChar w:fldCharType="end"/>
            </w:r>
          </w:hyperlink>
        </w:p>
        <w:p w14:paraId="34DD6792"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1" w:history="1">
            <w:r w:rsidR="003C5E8C" w:rsidRPr="007B1BC0">
              <w:rPr>
                <w:rStyle w:val="Hyperlink"/>
                <w:noProof/>
              </w:rPr>
              <w:t>7.1.7</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Flexible Configuration Status Portal PM history data</w:t>
            </w:r>
            <w:r w:rsidR="003C5E8C">
              <w:rPr>
                <w:noProof/>
                <w:webHidden/>
              </w:rPr>
              <w:tab/>
            </w:r>
            <w:r w:rsidR="003C5E8C">
              <w:rPr>
                <w:noProof/>
                <w:webHidden/>
              </w:rPr>
              <w:fldChar w:fldCharType="begin"/>
            </w:r>
            <w:r w:rsidR="003C5E8C">
              <w:rPr>
                <w:noProof/>
                <w:webHidden/>
              </w:rPr>
              <w:instrText xml:space="preserve"> PAGEREF _Toc33697771 \h </w:instrText>
            </w:r>
            <w:r w:rsidR="003C5E8C">
              <w:rPr>
                <w:noProof/>
                <w:webHidden/>
              </w:rPr>
            </w:r>
            <w:r w:rsidR="003C5E8C">
              <w:rPr>
                <w:noProof/>
                <w:webHidden/>
              </w:rPr>
              <w:fldChar w:fldCharType="separate"/>
            </w:r>
            <w:r w:rsidR="003C5E8C">
              <w:rPr>
                <w:noProof/>
                <w:webHidden/>
              </w:rPr>
              <w:t>71</w:t>
            </w:r>
            <w:r w:rsidR="003C5E8C">
              <w:rPr>
                <w:noProof/>
                <w:webHidden/>
              </w:rPr>
              <w:fldChar w:fldCharType="end"/>
            </w:r>
          </w:hyperlink>
        </w:p>
        <w:p w14:paraId="2CDB1A1E"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2" w:history="1">
            <w:r w:rsidR="003C5E8C" w:rsidRPr="007B1BC0">
              <w:rPr>
                <w:rStyle w:val="Hyperlink"/>
                <w:noProof/>
              </w:rPr>
              <w:t>7.1.8</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ONU3-G</w:t>
            </w:r>
            <w:r w:rsidR="003C5E8C">
              <w:rPr>
                <w:noProof/>
                <w:webHidden/>
              </w:rPr>
              <w:tab/>
            </w:r>
            <w:r w:rsidR="003C5E8C">
              <w:rPr>
                <w:noProof/>
                <w:webHidden/>
              </w:rPr>
              <w:fldChar w:fldCharType="begin"/>
            </w:r>
            <w:r w:rsidR="003C5E8C">
              <w:rPr>
                <w:noProof/>
                <w:webHidden/>
              </w:rPr>
              <w:instrText xml:space="preserve"> PAGEREF _Toc33697772 \h </w:instrText>
            </w:r>
            <w:r w:rsidR="003C5E8C">
              <w:rPr>
                <w:noProof/>
                <w:webHidden/>
              </w:rPr>
            </w:r>
            <w:r w:rsidR="003C5E8C">
              <w:rPr>
                <w:noProof/>
                <w:webHidden/>
              </w:rPr>
              <w:fldChar w:fldCharType="separate"/>
            </w:r>
            <w:r w:rsidR="003C5E8C">
              <w:rPr>
                <w:noProof/>
                <w:webHidden/>
              </w:rPr>
              <w:t>72</w:t>
            </w:r>
            <w:r w:rsidR="003C5E8C">
              <w:rPr>
                <w:noProof/>
                <w:webHidden/>
              </w:rPr>
              <w:fldChar w:fldCharType="end"/>
            </w:r>
          </w:hyperlink>
        </w:p>
        <w:p w14:paraId="6C85AEB6"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73" w:history="1">
            <w:r w:rsidR="003C5E8C" w:rsidRPr="007B1BC0">
              <w:rPr>
                <w:rStyle w:val="Hyperlink"/>
                <w:noProof/>
              </w:rPr>
              <w:t>7.2</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SIP Alarms</w:t>
            </w:r>
            <w:r w:rsidR="003C5E8C">
              <w:rPr>
                <w:noProof/>
                <w:webHidden/>
              </w:rPr>
              <w:tab/>
            </w:r>
            <w:r w:rsidR="003C5E8C">
              <w:rPr>
                <w:noProof/>
                <w:webHidden/>
              </w:rPr>
              <w:fldChar w:fldCharType="begin"/>
            </w:r>
            <w:r w:rsidR="003C5E8C">
              <w:rPr>
                <w:noProof/>
                <w:webHidden/>
              </w:rPr>
              <w:instrText xml:space="preserve"> PAGEREF _Toc33697773 \h </w:instrText>
            </w:r>
            <w:r w:rsidR="003C5E8C">
              <w:rPr>
                <w:noProof/>
                <w:webHidden/>
              </w:rPr>
            </w:r>
            <w:r w:rsidR="003C5E8C">
              <w:rPr>
                <w:noProof/>
                <w:webHidden/>
              </w:rPr>
              <w:fldChar w:fldCharType="separate"/>
            </w:r>
            <w:r w:rsidR="003C5E8C">
              <w:rPr>
                <w:noProof/>
                <w:webHidden/>
              </w:rPr>
              <w:t>75</w:t>
            </w:r>
            <w:r w:rsidR="003C5E8C">
              <w:rPr>
                <w:noProof/>
                <w:webHidden/>
              </w:rPr>
              <w:fldChar w:fldCharType="end"/>
            </w:r>
          </w:hyperlink>
        </w:p>
        <w:p w14:paraId="5F8C76B3"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4" w:history="1">
            <w:r w:rsidR="003C5E8C" w:rsidRPr="007B1BC0">
              <w:rPr>
                <w:rStyle w:val="Hyperlink"/>
                <w:noProof/>
              </w:rPr>
              <w:t>7.2.1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SIP UNI Application Server Alarm Status</w:t>
            </w:r>
            <w:r w:rsidR="003C5E8C">
              <w:rPr>
                <w:noProof/>
                <w:webHidden/>
              </w:rPr>
              <w:tab/>
            </w:r>
            <w:r w:rsidR="003C5E8C">
              <w:rPr>
                <w:noProof/>
                <w:webHidden/>
              </w:rPr>
              <w:fldChar w:fldCharType="begin"/>
            </w:r>
            <w:r w:rsidR="003C5E8C">
              <w:rPr>
                <w:noProof/>
                <w:webHidden/>
              </w:rPr>
              <w:instrText xml:space="preserve"> PAGEREF _Toc33697774 \h </w:instrText>
            </w:r>
            <w:r w:rsidR="003C5E8C">
              <w:rPr>
                <w:noProof/>
                <w:webHidden/>
              </w:rPr>
            </w:r>
            <w:r w:rsidR="003C5E8C">
              <w:rPr>
                <w:noProof/>
                <w:webHidden/>
              </w:rPr>
              <w:fldChar w:fldCharType="separate"/>
            </w:r>
            <w:r w:rsidR="003C5E8C">
              <w:rPr>
                <w:noProof/>
                <w:webHidden/>
              </w:rPr>
              <w:t>76</w:t>
            </w:r>
            <w:r w:rsidR="003C5E8C">
              <w:rPr>
                <w:noProof/>
                <w:webHidden/>
              </w:rPr>
              <w:fldChar w:fldCharType="end"/>
            </w:r>
          </w:hyperlink>
        </w:p>
        <w:p w14:paraId="2AB29129"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75" w:history="1">
            <w:r w:rsidR="003C5E8C" w:rsidRPr="007B1BC0">
              <w:rPr>
                <w:rStyle w:val="Hyperlink"/>
                <w:noProof/>
              </w:rPr>
              <w:t>7.3</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MEs supporting G.989.3 Clause 14 performance monitoring</w:t>
            </w:r>
            <w:r w:rsidR="003C5E8C">
              <w:rPr>
                <w:noProof/>
                <w:webHidden/>
              </w:rPr>
              <w:tab/>
            </w:r>
            <w:r w:rsidR="003C5E8C">
              <w:rPr>
                <w:noProof/>
                <w:webHidden/>
              </w:rPr>
              <w:fldChar w:fldCharType="begin"/>
            </w:r>
            <w:r w:rsidR="003C5E8C">
              <w:rPr>
                <w:noProof/>
                <w:webHidden/>
              </w:rPr>
              <w:instrText xml:space="preserve"> PAGEREF _Toc33697775 \h </w:instrText>
            </w:r>
            <w:r w:rsidR="003C5E8C">
              <w:rPr>
                <w:noProof/>
                <w:webHidden/>
              </w:rPr>
            </w:r>
            <w:r w:rsidR="003C5E8C">
              <w:rPr>
                <w:noProof/>
                <w:webHidden/>
              </w:rPr>
              <w:fldChar w:fldCharType="separate"/>
            </w:r>
            <w:r w:rsidR="003C5E8C">
              <w:rPr>
                <w:noProof/>
                <w:webHidden/>
              </w:rPr>
              <w:t>77</w:t>
            </w:r>
            <w:r w:rsidR="003C5E8C">
              <w:rPr>
                <w:noProof/>
                <w:webHidden/>
              </w:rPr>
              <w:fldChar w:fldCharType="end"/>
            </w:r>
          </w:hyperlink>
        </w:p>
        <w:p w14:paraId="1F77AD76"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6" w:history="1">
            <w:r w:rsidR="003C5E8C" w:rsidRPr="007B1BC0">
              <w:rPr>
                <w:rStyle w:val="Hyperlink"/>
                <w:noProof/>
              </w:rPr>
              <w:t>7.3.1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TWDM channel</w:t>
            </w:r>
            <w:r w:rsidR="003C5E8C" w:rsidRPr="007B1BC0">
              <w:rPr>
                <w:rStyle w:val="Hyperlink"/>
                <w:noProof/>
              </w:rPr>
              <w:t xml:space="preserve"> PHY/LODS performance monitoring history data</w:t>
            </w:r>
            <w:r w:rsidR="003C5E8C">
              <w:rPr>
                <w:noProof/>
                <w:webHidden/>
              </w:rPr>
              <w:tab/>
            </w:r>
            <w:r w:rsidR="003C5E8C">
              <w:rPr>
                <w:noProof/>
                <w:webHidden/>
              </w:rPr>
              <w:fldChar w:fldCharType="begin"/>
            </w:r>
            <w:r w:rsidR="003C5E8C">
              <w:rPr>
                <w:noProof/>
                <w:webHidden/>
              </w:rPr>
              <w:instrText xml:space="preserve"> PAGEREF _Toc33697776 \h </w:instrText>
            </w:r>
            <w:r w:rsidR="003C5E8C">
              <w:rPr>
                <w:noProof/>
                <w:webHidden/>
              </w:rPr>
            </w:r>
            <w:r w:rsidR="003C5E8C">
              <w:rPr>
                <w:noProof/>
                <w:webHidden/>
              </w:rPr>
              <w:fldChar w:fldCharType="separate"/>
            </w:r>
            <w:r w:rsidR="003C5E8C">
              <w:rPr>
                <w:noProof/>
                <w:webHidden/>
              </w:rPr>
              <w:t>77</w:t>
            </w:r>
            <w:r w:rsidR="003C5E8C">
              <w:rPr>
                <w:noProof/>
                <w:webHidden/>
              </w:rPr>
              <w:fldChar w:fldCharType="end"/>
            </w:r>
          </w:hyperlink>
        </w:p>
        <w:p w14:paraId="4D4639FE"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7" w:history="1">
            <w:r w:rsidR="003C5E8C" w:rsidRPr="007B1BC0">
              <w:rPr>
                <w:rStyle w:val="Hyperlink"/>
                <w:noProof/>
              </w:rPr>
              <w:t>7.3.2</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FEC </w:t>
            </w:r>
            <w:r w:rsidR="003C5E8C" w:rsidRPr="007B1BC0">
              <w:rPr>
                <w:rStyle w:val="Hyperlink"/>
                <w:noProof/>
              </w:rPr>
              <w:t>performance monitoring history data</w:t>
            </w:r>
            <w:r w:rsidR="003C5E8C">
              <w:rPr>
                <w:noProof/>
                <w:webHidden/>
              </w:rPr>
              <w:tab/>
            </w:r>
            <w:r w:rsidR="003C5E8C">
              <w:rPr>
                <w:noProof/>
                <w:webHidden/>
              </w:rPr>
              <w:fldChar w:fldCharType="begin"/>
            </w:r>
            <w:r w:rsidR="003C5E8C">
              <w:rPr>
                <w:noProof/>
                <w:webHidden/>
              </w:rPr>
              <w:instrText xml:space="preserve"> PAGEREF _Toc33697777 \h </w:instrText>
            </w:r>
            <w:r w:rsidR="003C5E8C">
              <w:rPr>
                <w:noProof/>
                <w:webHidden/>
              </w:rPr>
            </w:r>
            <w:r w:rsidR="003C5E8C">
              <w:rPr>
                <w:noProof/>
                <w:webHidden/>
              </w:rPr>
              <w:fldChar w:fldCharType="separate"/>
            </w:r>
            <w:r w:rsidR="003C5E8C">
              <w:rPr>
                <w:noProof/>
                <w:webHidden/>
              </w:rPr>
              <w:t>80</w:t>
            </w:r>
            <w:r w:rsidR="003C5E8C">
              <w:rPr>
                <w:noProof/>
                <w:webHidden/>
              </w:rPr>
              <w:fldChar w:fldCharType="end"/>
            </w:r>
          </w:hyperlink>
        </w:p>
        <w:p w14:paraId="1A2BB2F9"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8" w:history="1">
            <w:r w:rsidR="003C5E8C" w:rsidRPr="007B1BC0">
              <w:rPr>
                <w:rStyle w:val="Hyperlink"/>
                <w:noProof/>
              </w:rPr>
              <w:t>7.3.3</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TWDM channel</w:t>
            </w:r>
            <w:r w:rsidR="003C5E8C" w:rsidRPr="007B1BC0">
              <w:rPr>
                <w:rStyle w:val="Hyperlink"/>
                <w:noProof/>
              </w:rPr>
              <w:t xml:space="preserve"> XGEM performance monitoring history data</w:t>
            </w:r>
            <w:r w:rsidR="003C5E8C">
              <w:rPr>
                <w:noProof/>
                <w:webHidden/>
              </w:rPr>
              <w:tab/>
            </w:r>
            <w:r w:rsidR="003C5E8C">
              <w:rPr>
                <w:noProof/>
                <w:webHidden/>
              </w:rPr>
              <w:fldChar w:fldCharType="begin"/>
            </w:r>
            <w:r w:rsidR="003C5E8C">
              <w:rPr>
                <w:noProof/>
                <w:webHidden/>
              </w:rPr>
              <w:instrText xml:space="preserve"> PAGEREF _Toc33697778 \h </w:instrText>
            </w:r>
            <w:r w:rsidR="003C5E8C">
              <w:rPr>
                <w:noProof/>
                <w:webHidden/>
              </w:rPr>
            </w:r>
            <w:r w:rsidR="003C5E8C">
              <w:rPr>
                <w:noProof/>
                <w:webHidden/>
              </w:rPr>
              <w:fldChar w:fldCharType="separate"/>
            </w:r>
            <w:r w:rsidR="003C5E8C">
              <w:rPr>
                <w:noProof/>
                <w:webHidden/>
              </w:rPr>
              <w:t>81</w:t>
            </w:r>
            <w:r w:rsidR="003C5E8C">
              <w:rPr>
                <w:noProof/>
                <w:webHidden/>
              </w:rPr>
              <w:fldChar w:fldCharType="end"/>
            </w:r>
          </w:hyperlink>
        </w:p>
        <w:p w14:paraId="197DAAF0"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79" w:history="1">
            <w:r w:rsidR="003C5E8C" w:rsidRPr="007B1BC0">
              <w:rPr>
                <w:rStyle w:val="Hyperlink"/>
                <w:noProof/>
              </w:rPr>
              <w:t>7.3.4</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1</w:t>
            </w:r>
            <w:r w:rsidR="003C5E8C">
              <w:rPr>
                <w:noProof/>
                <w:webHidden/>
              </w:rPr>
              <w:tab/>
            </w:r>
            <w:r w:rsidR="003C5E8C">
              <w:rPr>
                <w:noProof/>
                <w:webHidden/>
              </w:rPr>
              <w:fldChar w:fldCharType="begin"/>
            </w:r>
            <w:r w:rsidR="003C5E8C">
              <w:rPr>
                <w:noProof/>
                <w:webHidden/>
              </w:rPr>
              <w:instrText xml:space="preserve"> PAGEREF _Toc33697779 \h </w:instrText>
            </w:r>
            <w:r w:rsidR="003C5E8C">
              <w:rPr>
                <w:noProof/>
                <w:webHidden/>
              </w:rPr>
            </w:r>
            <w:r w:rsidR="003C5E8C">
              <w:rPr>
                <w:noProof/>
                <w:webHidden/>
              </w:rPr>
              <w:fldChar w:fldCharType="separate"/>
            </w:r>
            <w:r w:rsidR="003C5E8C">
              <w:rPr>
                <w:noProof/>
                <w:webHidden/>
              </w:rPr>
              <w:t>83</w:t>
            </w:r>
            <w:r w:rsidR="003C5E8C">
              <w:rPr>
                <w:noProof/>
                <w:webHidden/>
              </w:rPr>
              <w:fldChar w:fldCharType="end"/>
            </w:r>
          </w:hyperlink>
        </w:p>
        <w:p w14:paraId="051380AC"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0" w:history="1">
            <w:r w:rsidR="003C5E8C" w:rsidRPr="007B1BC0">
              <w:rPr>
                <w:rStyle w:val="Hyperlink"/>
                <w:noProof/>
              </w:rPr>
              <w:t>7.3.5</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2</w:t>
            </w:r>
            <w:r w:rsidR="003C5E8C">
              <w:rPr>
                <w:noProof/>
                <w:webHidden/>
              </w:rPr>
              <w:tab/>
            </w:r>
            <w:r w:rsidR="003C5E8C">
              <w:rPr>
                <w:noProof/>
                <w:webHidden/>
              </w:rPr>
              <w:fldChar w:fldCharType="begin"/>
            </w:r>
            <w:r w:rsidR="003C5E8C">
              <w:rPr>
                <w:noProof/>
                <w:webHidden/>
              </w:rPr>
              <w:instrText xml:space="preserve"> PAGEREF _Toc33697780 \h </w:instrText>
            </w:r>
            <w:r w:rsidR="003C5E8C">
              <w:rPr>
                <w:noProof/>
                <w:webHidden/>
              </w:rPr>
            </w:r>
            <w:r w:rsidR="003C5E8C">
              <w:rPr>
                <w:noProof/>
                <w:webHidden/>
              </w:rPr>
              <w:fldChar w:fldCharType="separate"/>
            </w:r>
            <w:r w:rsidR="003C5E8C">
              <w:rPr>
                <w:noProof/>
                <w:webHidden/>
              </w:rPr>
              <w:t>84</w:t>
            </w:r>
            <w:r w:rsidR="003C5E8C">
              <w:rPr>
                <w:noProof/>
                <w:webHidden/>
              </w:rPr>
              <w:fldChar w:fldCharType="end"/>
            </w:r>
          </w:hyperlink>
        </w:p>
        <w:p w14:paraId="583C04E6"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1" w:history="1">
            <w:r w:rsidR="003C5E8C" w:rsidRPr="007B1BC0">
              <w:rPr>
                <w:rStyle w:val="Hyperlink"/>
                <w:noProof/>
              </w:rPr>
              <w:t>7.3.6</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PLOAM </w:t>
            </w:r>
            <w:r w:rsidR="003C5E8C" w:rsidRPr="007B1BC0">
              <w:rPr>
                <w:rStyle w:val="Hyperlink"/>
                <w:noProof/>
              </w:rPr>
              <w:t>performance monitoring history data part 3</w:t>
            </w:r>
            <w:r w:rsidR="003C5E8C">
              <w:rPr>
                <w:noProof/>
                <w:webHidden/>
              </w:rPr>
              <w:tab/>
            </w:r>
            <w:r w:rsidR="003C5E8C">
              <w:rPr>
                <w:noProof/>
                <w:webHidden/>
              </w:rPr>
              <w:fldChar w:fldCharType="begin"/>
            </w:r>
            <w:r w:rsidR="003C5E8C">
              <w:rPr>
                <w:noProof/>
                <w:webHidden/>
              </w:rPr>
              <w:instrText xml:space="preserve"> PAGEREF _Toc33697781 \h </w:instrText>
            </w:r>
            <w:r w:rsidR="003C5E8C">
              <w:rPr>
                <w:noProof/>
                <w:webHidden/>
              </w:rPr>
            </w:r>
            <w:r w:rsidR="003C5E8C">
              <w:rPr>
                <w:noProof/>
                <w:webHidden/>
              </w:rPr>
              <w:fldChar w:fldCharType="separate"/>
            </w:r>
            <w:r w:rsidR="003C5E8C">
              <w:rPr>
                <w:noProof/>
                <w:webHidden/>
              </w:rPr>
              <w:t>87</w:t>
            </w:r>
            <w:r w:rsidR="003C5E8C">
              <w:rPr>
                <w:noProof/>
                <w:webHidden/>
              </w:rPr>
              <w:fldChar w:fldCharType="end"/>
            </w:r>
          </w:hyperlink>
        </w:p>
        <w:p w14:paraId="1194D129"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2" w:history="1">
            <w:r w:rsidR="003C5E8C" w:rsidRPr="007B1BC0">
              <w:rPr>
                <w:rStyle w:val="Hyperlink"/>
                <w:noProof/>
              </w:rPr>
              <w:t>7.3.7</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1</w:t>
            </w:r>
            <w:r w:rsidR="003C5E8C">
              <w:rPr>
                <w:noProof/>
                <w:webHidden/>
              </w:rPr>
              <w:tab/>
            </w:r>
            <w:r w:rsidR="003C5E8C">
              <w:rPr>
                <w:noProof/>
                <w:webHidden/>
              </w:rPr>
              <w:fldChar w:fldCharType="begin"/>
            </w:r>
            <w:r w:rsidR="003C5E8C">
              <w:rPr>
                <w:noProof/>
                <w:webHidden/>
              </w:rPr>
              <w:instrText xml:space="preserve"> PAGEREF _Toc33697782 \h </w:instrText>
            </w:r>
            <w:r w:rsidR="003C5E8C">
              <w:rPr>
                <w:noProof/>
                <w:webHidden/>
              </w:rPr>
            </w:r>
            <w:r w:rsidR="003C5E8C">
              <w:rPr>
                <w:noProof/>
                <w:webHidden/>
              </w:rPr>
              <w:fldChar w:fldCharType="separate"/>
            </w:r>
            <w:r w:rsidR="003C5E8C">
              <w:rPr>
                <w:noProof/>
                <w:webHidden/>
              </w:rPr>
              <w:t>89</w:t>
            </w:r>
            <w:r w:rsidR="003C5E8C">
              <w:rPr>
                <w:noProof/>
                <w:webHidden/>
              </w:rPr>
              <w:fldChar w:fldCharType="end"/>
            </w:r>
          </w:hyperlink>
        </w:p>
        <w:p w14:paraId="1528D110"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3" w:history="1">
            <w:r w:rsidR="003C5E8C" w:rsidRPr="007B1BC0">
              <w:rPr>
                <w:rStyle w:val="Hyperlink"/>
                <w:noProof/>
              </w:rPr>
              <w:t>7.3.8</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2</w:t>
            </w:r>
            <w:r w:rsidR="003C5E8C">
              <w:rPr>
                <w:noProof/>
                <w:webHidden/>
              </w:rPr>
              <w:tab/>
            </w:r>
            <w:r w:rsidR="003C5E8C">
              <w:rPr>
                <w:noProof/>
                <w:webHidden/>
              </w:rPr>
              <w:fldChar w:fldCharType="begin"/>
            </w:r>
            <w:r w:rsidR="003C5E8C">
              <w:rPr>
                <w:noProof/>
                <w:webHidden/>
              </w:rPr>
              <w:instrText xml:space="preserve"> PAGEREF _Toc33697783 \h </w:instrText>
            </w:r>
            <w:r w:rsidR="003C5E8C">
              <w:rPr>
                <w:noProof/>
                <w:webHidden/>
              </w:rPr>
            </w:r>
            <w:r w:rsidR="003C5E8C">
              <w:rPr>
                <w:noProof/>
                <w:webHidden/>
              </w:rPr>
              <w:fldChar w:fldCharType="separate"/>
            </w:r>
            <w:r w:rsidR="003C5E8C">
              <w:rPr>
                <w:noProof/>
                <w:webHidden/>
              </w:rPr>
              <w:t>92</w:t>
            </w:r>
            <w:r w:rsidR="003C5E8C">
              <w:rPr>
                <w:noProof/>
                <w:webHidden/>
              </w:rPr>
              <w:fldChar w:fldCharType="end"/>
            </w:r>
          </w:hyperlink>
        </w:p>
        <w:p w14:paraId="59E90B02"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4" w:history="1">
            <w:r w:rsidR="003C5E8C" w:rsidRPr="007B1BC0">
              <w:rPr>
                <w:rStyle w:val="Hyperlink"/>
                <w:noProof/>
              </w:rPr>
              <w:t>7.3.9</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tuning </w:t>
            </w:r>
            <w:r w:rsidR="003C5E8C" w:rsidRPr="007B1BC0">
              <w:rPr>
                <w:rStyle w:val="Hyperlink"/>
                <w:noProof/>
              </w:rPr>
              <w:t>performance monitoring history data part 3</w:t>
            </w:r>
            <w:r w:rsidR="003C5E8C">
              <w:rPr>
                <w:noProof/>
                <w:webHidden/>
              </w:rPr>
              <w:tab/>
            </w:r>
            <w:r w:rsidR="003C5E8C">
              <w:rPr>
                <w:noProof/>
                <w:webHidden/>
              </w:rPr>
              <w:fldChar w:fldCharType="begin"/>
            </w:r>
            <w:r w:rsidR="003C5E8C">
              <w:rPr>
                <w:noProof/>
                <w:webHidden/>
              </w:rPr>
              <w:instrText xml:space="preserve"> PAGEREF _Toc33697784 \h </w:instrText>
            </w:r>
            <w:r w:rsidR="003C5E8C">
              <w:rPr>
                <w:noProof/>
                <w:webHidden/>
              </w:rPr>
            </w:r>
            <w:r w:rsidR="003C5E8C">
              <w:rPr>
                <w:noProof/>
                <w:webHidden/>
              </w:rPr>
              <w:fldChar w:fldCharType="separate"/>
            </w:r>
            <w:r w:rsidR="003C5E8C">
              <w:rPr>
                <w:noProof/>
                <w:webHidden/>
              </w:rPr>
              <w:t>95</w:t>
            </w:r>
            <w:r w:rsidR="003C5E8C">
              <w:rPr>
                <w:noProof/>
                <w:webHidden/>
              </w:rPr>
              <w:fldChar w:fldCharType="end"/>
            </w:r>
          </w:hyperlink>
        </w:p>
        <w:p w14:paraId="5C582E68"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5" w:history="1">
            <w:r w:rsidR="003C5E8C" w:rsidRPr="007B1BC0">
              <w:rPr>
                <w:rStyle w:val="Hyperlink"/>
                <w:noProof/>
              </w:rPr>
              <w:t>7.3.10</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TWDM channel OMCI </w:t>
            </w:r>
            <w:r w:rsidR="003C5E8C" w:rsidRPr="007B1BC0">
              <w:rPr>
                <w:rStyle w:val="Hyperlink"/>
                <w:noProof/>
              </w:rPr>
              <w:t>performance monitoring history data</w:t>
            </w:r>
            <w:r w:rsidR="003C5E8C">
              <w:rPr>
                <w:noProof/>
                <w:webHidden/>
              </w:rPr>
              <w:tab/>
            </w:r>
            <w:r w:rsidR="003C5E8C">
              <w:rPr>
                <w:noProof/>
                <w:webHidden/>
              </w:rPr>
              <w:fldChar w:fldCharType="begin"/>
            </w:r>
            <w:r w:rsidR="003C5E8C">
              <w:rPr>
                <w:noProof/>
                <w:webHidden/>
              </w:rPr>
              <w:instrText xml:space="preserve"> PAGEREF _Toc33697785 \h </w:instrText>
            </w:r>
            <w:r w:rsidR="003C5E8C">
              <w:rPr>
                <w:noProof/>
                <w:webHidden/>
              </w:rPr>
            </w:r>
            <w:r w:rsidR="003C5E8C">
              <w:rPr>
                <w:noProof/>
                <w:webHidden/>
              </w:rPr>
              <w:fldChar w:fldCharType="separate"/>
            </w:r>
            <w:r w:rsidR="003C5E8C">
              <w:rPr>
                <w:noProof/>
                <w:webHidden/>
              </w:rPr>
              <w:t>98</w:t>
            </w:r>
            <w:r w:rsidR="003C5E8C">
              <w:rPr>
                <w:noProof/>
                <w:webHidden/>
              </w:rPr>
              <w:fldChar w:fldCharType="end"/>
            </w:r>
          </w:hyperlink>
        </w:p>
        <w:p w14:paraId="3DF92E16"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86" w:history="1">
            <w:r w:rsidR="003C5E8C" w:rsidRPr="007B1BC0">
              <w:rPr>
                <w:rStyle w:val="Hyperlink"/>
                <w:noProof/>
              </w:rPr>
              <w:t>7.4</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lang w:eastAsia="zh-CN"/>
              </w:rPr>
              <w:t>OMCI SIP extensions</w:t>
            </w:r>
            <w:r w:rsidR="003C5E8C">
              <w:rPr>
                <w:noProof/>
                <w:webHidden/>
              </w:rPr>
              <w:tab/>
            </w:r>
            <w:r w:rsidR="003C5E8C">
              <w:rPr>
                <w:noProof/>
                <w:webHidden/>
              </w:rPr>
              <w:fldChar w:fldCharType="begin"/>
            </w:r>
            <w:r w:rsidR="003C5E8C">
              <w:rPr>
                <w:noProof/>
                <w:webHidden/>
              </w:rPr>
              <w:instrText xml:space="preserve"> PAGEREF _Toc33697786 \h </w:instrText>
            </w:r>
            <w:r w:rsidR="003C5E8C">
              <w:rPr>
                <w:noProof/>
                <w:webHidden/>
              </w:rPr>
            </w:r>
            <w:r w:rsidR="003C5E8C">
              <w:rPr>
                <w:noProof/>
                <w:webHidden/>
              </w:rPr>
              <w:fldChar w:fldCharType="separate"/>
            </w:r>
            <w:r w:rsidR="003C5E8C">
              <w:rPr>
                <w:noProof/>
                <w:webHidden/>
              </w:rPr>
              <w:t>99</w:t>
            </w:r>
            <w:r w:rsidR="003C5E8C">
              <w:rPr>
                <w:noProof/>
                <w:webHidden/>
              </w:rPr>
              <w:fldChar w:fldCharType="end"/>
            </w:r>
          </w:hyperlink>
        </w:p>
        <w:p w14:paraId="1B69E7D3"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7" w:history="1">
            <w:r w:rsidR="003C5E8C" w:rsidRPr="007B1BC0">
              <w:rPr>
                <w:rStyle w:val="Hyperlink"/>
                <w:noProof/>
                <w:lang w:eastAsia="zh-CN"/>
              </w:rPr>
              <w:t>7.4.1</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POTS UNI Extension managed entity</w:t>
            </w:r>
            <w:r w:rsidR="003C5E8C">
              <w:rPr>
                <w:noProof/>
                <w:webHidden/>
              </w:rPr>
              <w:tab/>
            </w:r>
            <w:r w:rsidR="003C5E8C">
              <w:rPr>
                <w:noProof/>
                <w:webHidden/>
              </w:rPr>
              <w:fldChar w:fldCharType="begin"/>
            </w:r>
            <w:r w:rsidR="003C5E8C">
              <w:rPr>
                <w:noProof/>
                <w:webHidden/>
              </w:rPr>
              <w:instrText xml:space="preserve"> PAGEREF _Toc33697787 \h </w:instrText>
            </w:r>
            <w:r w:rsidR="003C5E8C">
              <w:rPr>
                <w:noProof/>
                <w:webHidden/>
              </w:rPr>
            </w:r>
            <w:r w:rsidR="003C5E8C">
              <w:rPr>
                <w:noProof/>
                <w:webHidden/>
              </w:rPr>
              <w:fldChar w:fldCharType="separate"/>
            </w:r>
            <w:r w:rsidR="003C5E8C">
              <w:rPr>
                <w:noProof/>
                <w:webHidden/>
              </w:rPr>
              <w:t>100</w:t>
            </w:r>
            <w:r w:rsidR="003C5E8C">
              <w:rPr>
                <w:noProof/>
                <w:webHidden/>
              </w:rPr>
              <w:fldChar w:fldCharType="end"/>
            </w:r>
          </w:hyperlink>
        </w:p>
        <w:p w14:paraId="48EF375C"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8" w:history="1">
            <w:r w:rsidR="003C5E8C" w:rsidRPr="007B1BC0">
              <w:rPr>
                <w:rStyle w:val="Hyperlink"/>
                <w:noProof/>
                <w:lang w:eastAsia="zh-CN"/>
              </w:rPr>
              <w:t>7.4.2</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1</w:t>
            </w:r>
            <w:r w:rsidR="003C5E8C">
              <w:rPr>
                <w:noProof/>
                <w:webHidden/>
              </w:rPr>
              <w:tab/>
            </w:r>
            <w:r w:rsidR="003C5E8C">
              <w:rPr>
                <w:noProof/>
                <w:webHidden/>
              </w:rPr>
              <w:fldChar w:fldCharType="begin"/>
            </w:r>
            <w:r w:rsidR="003C5E8C">
              <w:rPr>
                <w:noProof/>
                <w:webHidden/>
              </w:rPr>
              <w:instrText xml:space="preserve"> PAGEREF _Toc33697788 \h </w:instrText>
            </w:r>
            <w:r w:rsidR="003C5E8C">
              <w:rPr>
                <w:noProof/>
                <w:webHidden/>
              </w:rPr>
            </w:r>
            <w:r w:rsidR="003C5E8C">
              <w:rPr>
                <w:noProof/>
                <w:webHidden/>
              </w:rPr>
              <w:fldChar w:fldCharType="separate"/>
            </w:r>
            <w:r w:rsidR="003C5E8C">
              <w:rPr>
                <w:noProof/>
                <w:webHidden/>
              </w:rPr>
              <w:t>100</w:t>
            </w:r>
            <w:r w:rsidR="003C5E8C">
              <w:rPr>
                <w:noProof/>
                <w:webHidden/>
              </w:rPr>
              <w:fldChar w:fldCharType="end"/>
            </w:r>
          </w:hyperlink>
        </w:p>
        <w:p w14:paraId="1C2B969F"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89" w:history="1">
            <w:r w:rsidR="003C5E8C" w:rsidRPr="007B1BC0">
              <w:rPr>
                <w:rStyle w:val="Hyperlink"/>
                <w:noProof/>
                <w:lang w:eastAsia="zh-CN"/>
              </w:rPr>
              <w:t>7.4.3</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2</w:t>
            </w:r>
            <w:r w:rsidR="003C5E8C">
              <w:rPr>
                <w:noProof/>
                <w:webHidden/>
              </w:rPr>
              <w:tab/>
            </w:r>
            <w:r w:rsidR="003C5E8C">
              <w:rPr>
                <w:noProof/>
                <w:webHidden/>
              </w:rPr>
              <w:fldChar w:fldCharType="begin"/>
            </w:r>
            <w:r w:rsidR="003C5E8C">
              <w:rPr>
                <w:noProof/>
                <w:webHidden/>
              </w:rPr>
              <w:instrText xml:space="preserve"> PAGEREF _Toc33697789 \h </w:instrText>
            </w:r>
            <w:r w:rsidR="003C5E8C">
              <w:rPr>
                <w:noProof/>
                <w:webHidden/>
              </w:rPr>
            </w:r>
            <w:r w:rsidR="003C5E8C">
              <w:rPr>
                <w:noProof/>
                <w:webHidden/>
              </w:rPr>
              <w:fldChar w:fldCharType="separate"/>
            </w:r>
            <w:r w:rsidR="003C5E8C">
              <w:rPr>
                <w:noProof/>
                <w:webHidden/>
              </w:rPr>
              <w:t>102</w:t>
            </w:r>
            <w:r w:rsidR="003C5E8C">
              <w:rPr>
                <w:noProof/>
                <w:webHidden/>
              </w:rPr>
              <w:fldChar w:fldCharType="end"/>
            </w:r>
          </w:hyperlink>
        </w:p>
        <w:p w14:paraId="4F3E0F34"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90" w:history="1">
            <w:r w:rsidR="003C5E8C" w:rsidRPr="007B1BC0">
              <w:rPr>
                <w:rStyle w:val="Hyperlink"/>
                <w:noProof/>
                <w:lang w:eastAsia="zh-CN"/>
              </w:rPr>
              <w:t>7.4.4</w:t>
            </w:r>
            <w:r w:rsidR="003C5E8C">
              <w:rPr>
                <w:rFonts w:asciiTheme="minorHAnsi" w:eastAsiaTheme="minorEastAsia" w:hAnsiTheme="minorHAnsi" w:cstheme="minorBidi"/>
                <w:i w:val="0"/>
                <w:iCs w:val="0"/>
                <w:noProof/>
                <w:kern w:val="0"/>
                <w:sz w:val="22"/>
                <w:szCs w:val="22"/>
              </w:rPr>
              <w:tab/>
            </w:r>
            <w:r w:rsidR="003C5E8C" w:rsidRPr="007B1BC0">
              <w:rPr>
                <w:rStyle w:val="Hyperlink"/>
                <w:noProof/>
                <w:lang w:eastAsia="zh-CN"/>
              </w:rPr>
              <w:t xml:space="preserve">VoIP call diagnostics </w:t>
            </w:r>
            <w:r w:rsidR="003C5E8C" w:rsidRPr="007B1BC0">
              <w:rPr>
                <w:rStyle w:val="Hyperlink"/>
                <w:noProof/>
              </w:rPr>
              <w:t>part 3</w:t>
            </w:r>
            <w:r w:rsidR="003C5E8C">
              <w:rPr>
                <w:noProof/>
                <w:webHidden/>
              </w:rPr>
              <w:tab/>
            </w:r>
            <w:r w:rsidR="003C5E8C">
              <w:rPr>
                <w:noProof/>
                <w:webHidden/>
              </w:rPr>
              <w:fldChar w:fldCharType="begin"/>
            </w:r>
            <w:r w:rsidR="003C5E8C">
              <w:rPr>
                <w:noProof/>
                <w:webHidden/>
              </w:rPr>
              <w:instrText xml:space="preserve"> PAGEREF _Toc33697790 \h </w:instrText>
            </w:r>
            <w:r w:rsidR="003C5E8C">
              <w:rPr>
                <w:noProof/>
                <w:webHidden/>
              </w:rPr>
            </w:r>
            <w:r w:rsidR="003C5E8C">
              <w:rPr>
                <w:noProof/>
                <w:webHidden/>
              </w:rPr>
              <w:fldChar w:fldCharType="separate"/>
            </w:r>
            <w:r w:rsidR="003C5E8C">
              <w:rPr>
                <w:noProof/>
                <w:webHidden/>
              </w:rPr>
              <w:t>103</w:t>
            </w:r>
            <w:r w:rsidR="003C5E8C">
              <w:rPr>
                <w:noProof/>
                <w:webHidden/>
              </w:rPr>
              <w:fldChar w:fldCharType="end"/>
            </w:r>
          </w:hyperlink>
        </w:p>
        <w:p w14:paraId="1ADA15A2"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91" w:history="1">
            <w:r w:rsidR="003C5E8C" w:rsidRPr="007B1BC0">
              <w:rPr>
                <w:rStyle w:val="Hyperlink"/>
                <w:noProof/>
                <w:lang w:eastAsia="zh-CN"/>
              </w:rPr>
              <w:t>7.5</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lang w:eastAsia="zh-CN"/>
              </w:rPr>
              <w:t>Additional performance monitoring MEs</w:t>
            </w:r>
            <w:r w:rsidR="003C5E8C">
              <w:rPr>
                <w:noProof/>
                <w:webHidden/>
              </w:rPr>
              <w:tab/>
            </w:r>
            <w:r w:rsidR="003C5E8C">
              <w:rPr>
                <w:noProof/>
                <w:webHidden/>
              </w:rPr>
              <w:fldChar w:fldCharType="begin"/>
            </w:r>
            <w:r w:rsidR="003C5E8C">
              <w:rPr>
                <w:noProof/>
                <w:webHidden/>
              </w:rPr>
              <w:instrText xml:space="preserve"> PAGEREF _Toc33697791 \h </w:instrText>
            </w:r>
            <w:r w:rsidR="003C5E8C">
              <w:rPr>
                <w:noProof/>
                <w:webHidden/>
              </w:rPr>
            </w:r>
            <w:r w:rsidR="003C5E8C">
              <w:rPr>
                <w:noProof/>
                <w:webHidden/>
              </w:rPr>
              <w:fldChar w:fldCharType="separate"/>
            </w:r>
            <w:r w:rsidR="003C5E8C">
              <w:rPr>
                <w:noProof/>
                <w:webHidden/>
              </w:rPr>
              <w:t>104</w:t>
            </w:r>
            <w:r w:rsidR="003C5E8C">
              <w:rPr>
                <w:noProof/>
                <w:webHidden/>
              </w:rPr>
              <w:fldChar w:fldCharType="end"/>
            </w:r>
          </w:hyperlink>
        </w:p>
        <w:p w14:paraId="3B7CB63A"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92" w:history="1">
            <w:r w:rsidR="003C5E8C" w:rsidRPr="007B1BC0">
              <w:rPr>
                <w:rStyle w:val="Hyperlink"/>
                <w:noProof/>
              </w:rPr>
              <w:t>7.5.1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IP host performance monitoring history data part 2</w:t>
            </w:r>
            <w:r w:rsidR="003C5E8C">
              <w:rPr>
                <w:noProof/>
                <w:webHidden/>
              </w:rPr>
              <w:tab/>
            </w:r>
            <w:r w:rsidR="003C5E8C">
              <w:rPr>
                <w:noProof/>
                <w:webHidden/>
              </w:rPr>
              <w:fldChar w:fldCharType="begin"/>
            </w:r>
            <w:r w:rsidR="003C5E8C">
              <w:rPr>
                <w:noProof/>
                <w:webHidden/>
              </w:rPr>
              <w:instrText xml:space="preserve"> PAGEREF _Toc33697792 \h </w:instrText>
            </w:r>
            <w:r w:rsidR="003C5E8C">
              <w:rPr>
                <w:noProof/>
                <w:webHidden/>
              </w:rPr>
            </w:r>
            <w:r w:rsidR="003C5E8C">
              <w:rPr>
                <w:noProof/>
                <w:webHidden/>
              </w:rPr>
              <w:fldChar w:fldCharType="separate"/>
            </w:r>
            <w:r w:rsidR="003C5E8C">
              <w:rPr>
                <w:noProof/>
                <w:webHidden/>
              </w:rPr>
              <w:t>104</w:t>
            </w:r>
            <w:r w:rsidR="003C5E8C">
              <w:rPr>
                <w:noProof/>
                <w:webHidden/>
              </w:rPr>
              <w:fldChar w:fldCharType="end"/>
            </w:r>
          </w:hyperlink>
        </w:p>
        <w:p w14:paraId="3A67A8C3"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93" w:history="1">
            <w:r w:rsidR="003C5E8C" w:rsidRPr="007B1BC0">
              <w:rPr>
                <w:rStyle w:val="Hyperlink"/>
                <w:noProof/>
              </w:rPr>
              <w:t>7.5.2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ONU operational performance monitoring history data</w:t>
            </w:r>
            <w:r w:rsidR="003C5E8C">
              <w:rPr>
                <w:noProof/>
                <w:webHidden/>
              </w:rPr>
              <w:tab/>
            </w:r>
            <w:r w:rsidR="003C5E8C">
              <w:rPr>
                <w:noProof/>
                <w:webHidden/>
              </w:rPr>
              <w:fldChar w:fldCharType="begin"/>
            </w:r>
            <w:r w:rsidR="003C5E8C">
              <w:rPr>
                <w:noProof/>
                <w:webHidden/>
              </w:rPr>
              <w:instrText xml:space="preserve"> PAGEREF _Toc33697793 \h </w:instrText>
            </w:r>
            <w:r w:rsidR="003C5E8C">
              <w:rPr>
                <w:noProof/>
                <w:webHidden/>
              </w:rPr>
            </w:r>
            <w:r w:rsidR="003C5E8C">
              <w:rPr>
                <w:noProof/>
                <w:webHidden/>
              </w:rPr>
              <w:fldChar w:fldCharType="separate"/>
            </w:r>
            <w:r w:rsidR="003C5E8C">
              <w:rPr>
                <w:noProof/>
                <w:webHidden/>
              </w:rPr>
              <w:t>106</w:t>
            </w:r>
            <w:r w:rsidR="003C5E8C">
              <w:rPr>
                <w:noProof/>
                <w:webHidden/>
              </w:rPr>
              <w:fldChar w:fldCharType="end"/>
            </w:r>
          </w:hyperlink>
        </w:p>
        <w:p w14:paraId="35C20493" w14:textId="77777777" w:rsidR="003C5E8C" w:rsidRDefault="00AD1FE9">
          <w:pPr>
            <w:pStyle w:val="TOC1"/>
            <w:tabs>
              <w:tab w:val="left" w:pos="400"/>
            </w:tabs>
            <w:rPr>
              <w:rFonts w:asciiTheme="minorHAnsi" w:eastAsiaTheme="minorEastAsia" w:hAnsiTheme="minorHAnsi" w:cstheme="minorBidi"/>
              <w:b w:val="0"/>
              <w:iCs w:val="0"/>
              <w:caps w:val="0"/>
              <w:noProof/>
              <w:kern w:val="0"/>
              <w:sz w:val="22"/>
              <w:szCs w:val="22"/>
            </w:rPr>
          </w:pPr>
          <w:hyperlink w:anchor="_Toc33697794" w:history="1">
            <w:r w:rsidR="003C5E8C" w:rsidRPr="007B1BC0">
              <w:rPr>
                <w:rStyle w:val="Hyperlink"/>
                <w:noProof/>
              </w:rPr>
              <w:t>8.</w:t>
            </w:r>
            <w:r w:rsidR="003C5E8C">
              <w:rPr>
                <w:rFonts w:asciiTheme="minorHAnsi" w:eastAsiaTheme="minorEastAsia" w:hAnsiTheme="minorHAnsi" w:cstheme="minorBidi"/>
                <w:b w:val="0"/>
                <w:iCs w:val="0"/>
                <w:caps w:val="0"/>
                <w:noProof/>
                <w:kern w:val="0"/>
                <w:sz w:val="22"/>
                <w:szCs w:val="22"/>
              </w:rPr>
              <w:tab/>
            </w:r>
            <w:r w:rsidR="003C5E8C" w:rsidRPr="007B1BC0">
              <w:rPr>
                <w:rStyle w:val="Hyperlink"/>
                <w:noProof/>
              </w:rPr>
              <w:t>OMCI message extensions</w:t>
            </w:r>
            <w:r w:rsidR="003C5E8C">
              <w:rPr>
                <w:noProof/>
                <w:webHidden/>
              </w:rPr>
              <w:tab/>
            </w:r>
            <w:r w:rsidR="003C5E8C">
              <w:rPr>
                <w:noProof/>
                <w:webHidden/>
              </w:rPr>
              <w:fldChar w:fldCharType="begin"/>
            </w:r>
            <w:r w:rsidR="003C5E8C">
              <w:rPr>
                <w:noProof/>
                <w:webHidden/>
              </w:rPr>
              <w:instrText xml:space="preserve"> PAGEREF _Toc33697794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6F365D08" w14:textId="77777777" w:rsidR="003C5E8C" w:rsidRDefault="00AD1FE9">
          <w:pPr>
            <w:pStyle w:val="TOC2"/>
            <w:tabs>
              <w:tab w:val="left" w:pos="800"/>
            </w:tabs>
            <w:rPr>
              <w:rFonts w:asciiTheme="minorHAnsi" w:eastAsiaTheme="minorEastAsia" w:hAnsiTheme="minorHAnsi" w:cstheme="minorBidi"/>
              <w:iCs w:val="0"/>
              <w:smallCaps w:val="0"/>
              <w:noProof/>
              <w:kern w:val="0"/>
              <w:sz w:val="22"/>
              <w:szCs w:val="22"/>
            </w:rPr>
          </w:pPr>
          <w:hyperlink w:anchor="_Toc33697795" w:history="1">
            <w:r w:rsidR="003C5E8C" w:rsidRPr="007B1BC0">
              <w:rPr>
                <w:rStyle w:val="Hyperlink"/>
                <w:noProof/>
              </w:rPr>
              <w:t>8.1</w:t>
            </w:r>
            <w:r w:rsidR="003C5E8C">
              <w:rPr>
                <w:rFonts w:asciiTheme="minorHAnsi" w:eastAsiaTheme="minorEastAsia" w:hAnsiTheme="minorHAnsi" w:cstheme="minorBidi"/>
                <w:iCs w:val="0"/>
                <w:smallCaps w:val="0"/>
                <w:noProof/>
                <w:kern w:val="0"/>
                <w:sz w:val="22"/>
                <w:szCs w:val="22"/>
              </w:rPr>
              <w:tab/>
            </w:r>
            <w:r w:rsidR="003C5E8C" w:rsidRPr="007B1BC0">
              <w:rPr>
                <w:rStyle w:val="Hyperlink"/>
                <w:noProof/>
              </w:rPr>
              <w:t>VoIP diagnostic tests</w:t>
            </w:r>
            <w:r w:rsidR="003C5E8C">
              <w:rPr>
                <w:noProof/>
                <w:webHidden/>
              </w:rPr>
              <w:tab/>
            </w:r>
            <w:r w:rsidR="003C5E8C">
              <w:rPr>
                <w:noProof/>
                <w:webHidden/>
              </w:rPr>
              <w:fldChar w:fldCharType="begin"/>
            </w:r>
            <w:r w:rsidR="003C5E8C">
              <w:rPr>
                <w:noProof/>
                <w:webHidden/>
              </w:rPr>
              <w:instrText xml:space="preserve"> PAGEREF _Toc33697795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139BEFC0"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96" w:history="1">
            <w:r w:rsidR="003C5E8C" w:rsidRPr="007B1BC0">
              <w:rPr>
                <w:rStyle w:val="Hyperlink"/>
                <w:noProof/>
              </w:rPr>
              <w:t>8.1.1</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Hotline Connectivity Test</w:t>
            </w:r>
            <w:r w:rsidR="003C5E8C">
              <w:rPr>
                <w:noProof/>
                <w:webHidden/>
              </w:rPr>
              <w:tab/>
            </w:r>
            <w:r w:rsidR="003C5E8C">
              <w:rPr>
                <w:noProof/>
                <w:webHidden/>
              </w:rPr>
              <w:fldChar w:fldCharType="begin"/>
            </w:r>
            <w:r w:rsidR="003C5E8C">
              <w:rPr>
                <w:noProof/>
                <w:webHidden/>
              </w:rPr>
              <w:instrText xml:space="preserve"> PAGEREF _Toc33697796 \h </w:instrText>
            </w:r>
            <w:r w:rsidR="003C5E8C">
              <w:rPr>
                <w:noProof/>
                <w:webHidden/>
              </w:rPr>
            </w:r>
            <w:r w:rsidR="003C5E8C">
              <w:rPr>
                <w:noProof/>
                <w:webHidden/>
              </w:rPr>
              <w:fldChar w:fldCharType="separate"/>
            </w:r>
            <w:r w:rsidR="003C5E8C">
              <w:rPr>
                <w:noProof/>
                <w:webHidden/>
              </w:rPr>
              <w:t>109</w:t>
            </w:r>
            <w:r w:rsidR="003C5E8C">
              <w:rPr>
                <w:noProof/>
                <w:webHidden/>
              </w:rPr>
              <w:fldChar w:fldCharType="end"/>
            </w:r>
          </w:hyperlink>
        </w:p>
        <w:p w14:paraId="60494555" w14:textId="77777777" w:rsidR="003C5E8C" w:rsidRDefault="00AD1FE9">
          <w:pPr>
            <w:pStyle w:val="TOC3"/>
            <w:tabs>
              <w:tab w:val="left" w:pos="1400"/>
            </w:tabs>
            <w:rPr>
              <w:rFonts w:asciiTheme="minorHAnsi" w:eastAsiaTheme="minorEastAsia" w:hAnsiTheme="minorHAnsi" w:cstheme="minorBidi"/>
              <w:i w:val="0"/>
              <w:iCs w:val="0"/>
              <w:noProof/>
              <w:kern w:val="0"/>
              <w:sz w:val="22"/>
              <w:szCs w:val="22"/>
            </w:rPr>
          </w:pPr>
          <w:hyperlink w:anchor="_Toc33697797" w:history="1">
            <w:r w:rsidR="003C5E8C" w:rsidRPr="007B1BC0">
              <w:rPr>
                <w:rStyle w:val="Hyperlink"/>
                <w:noProof/>
              </w:rPr>
              <w:t>8.1.2</w:t>
            </w:r>
            <w:r w:rsidR="003C5E8C">
              <w:rPr>
                <w:rFonts w:asciiTheme="minorHAnsi" w:eastAsiaTheme="minorEastAsia" w:hAnsiTheme="minorHAnsi" w:cstheme="minorBidi"/>
                <w:i w:val="0"/>
                <w:iCs w:val="0"/>
                <w:noProof/>
                <w:kern w:val="0"/>
                <w:sz w:val="22"/>
                <w:szCs w:val="22"/>
              </w:rPr>
              <w:tab/>
            </w:r>
            <w:r w:rsidR="003C5E8C" w:rsidRPr="007B1BC0">
              <w:rPr>
                <w:rStyle w:val="Hyperlink"/>
                <w:noProof/>
              </w:rPr>
              <w:t>POTS on-demand self-tests</w:t>
            </w:r>
            <w:r w:rsidR="003C5E8C">
              <w:rPr>
                <w:noProof/>
                <w:webHidden/>
              </w:rPr>
              <w:tab/>
            </w:r>
            <w:r w:rsidR="003C5E8C">
              <w:rPr>
                <w:noProof/>
                <w:webHidden/>
              </w:rPr>
              <w:fldChar w:fldCharType="begin"/>
            </w:r>
            <w:r w:rsidR="003C5E8C">
              <w:rPr>
                <w:noProof/>
                <w:webHidden/>
              </w:rPr>
              <w:instrText xml:space="preserve"> PAGEREF _Toc33697797 \h </w:instrText>
            </w:r>
            <w:r w:rsidR="003C5E8C">
              <w:rPr>
                <w:noProof/>
                <w:webHidden/>
              </w:rPr>
            </w:r>
            <w:r w:rsidR="003C5E8C">
              <w:rPr>
                <w:noProof/>
                <w:webHidden/>
              </w:rPr>
              <w:fldChar w:fldCharType="separate"/>
            </w:r>
            <w:r w:rsidR="003C5E8C">
              <w:rPr>
                <w:noProof/>
                <w:webHidden/>
              </w:rPr>
              <w:t>110</w:t>
            </w:r>
            <w:r w:rsidR="003C5E8C">
              <w:rPr>
                <w:noProof/>
                <w:webHidden/>
              </w:rPr>
              <w:fldChar w:fldCharType="end"/>
            </w:r>
          </w:hyperlink>
        </w:p>
        <w:p w14:paraId="75F5AAA3" w14:textId="77777777" w:rsidR="003C5E8C" w:rsidRDefault="00AD1FE9">
          <w:pPr>
            <w:pStyle w:val="TOC1"/>
            <w:rPr>
              <w:rFonts w:asciiTheme="minorHAnsi" w:eastAsiaTheme="minorEastAsia" w:hAnsiTheme="minorHAnsi" w:cstheme="minorBidi"/>
              <w:b w:val="0"/>
              <w:iCs w:val="0"/>
              <w:caps w:val="0"/>
              <w:noProof/>
              <w:kern w:val="0"/>
              <w:sz w:val="22"/>
              <w:szCs w:val="22"/>
            </w:rPr>
          </w:pPr>
          <w:hyperlink w:anchor="_Toc33697798" w:history="1">
            <w:r w:rsidR="003C5E8C" w:rsidRPr="007B1BC0">
              <w:rPr>
                <w:rStyle w:val="Hyperlink"/>
                <w:noProof/>
              </w:rPr>
              <w:t>Annex A: Detailed Verizon OpenOMCI MIB description</w:t>
            </w:r>
            <w:r w:rsidR="003C5E8C">
              <w:rPr>
                <w:noProof/>
                <w:webHidden/>
              </w:rPr>
              <w:tab/>
            </w:r>
            <w:r w:rsidR="003C5E8C">
              <w:rPr>
                <w:noProof/>
                <w:webHidden/>
              </w:rPr>
              <w:fldChar w:fldCharType="begin"/>
            </w:r>
            <w:r w:rsidR="003C5E8C">
              <w:rPr>
                <w:noProof/>
                <w:webHidden/>
              </w:rPr>
              <w:instrText xml:space="preserve"> PAGEREF _Toc33697798 \h </w:instrText>
            </w:r>
            <w:r w:rsidR="003C5E8C">
              <w:rPr>
                <w:noProof/>
                <w:webHidden/>
              </w:rPr>
            </w:r>
            <w:r w:rsidR="003C5E8C">
              <w:rPr>
                <w:noProof/>
                <w:webHidden/>
              </w:rPr>
              <w:fldChar w:fldCharType="separate"/>
            </w:r>
            <w:r w:rsidR="003C5E8C">
              <w:rPr>
                <w:noProof/>
                <w:webHidden/>
              </w:rPr>
              <w:t>112</w:t>
            </w:r>
            <w:r w:rsidR="003C5E8C">
              <w:rPr>
                <w:noProof/>
                <w:webHidden/>
              </w:rPr>
              <w:fldChar w:fldCharType="end"/>
            </w:r>
          </w:hyperlink>
        </w:p>
        <w:p w14:paraId="6CA02A78" w14:textId="77777777" w:rsidR="003C5E8C" w:rsidRDefault="00AD1FE9">
          <w:pPr>
            <w:pStyle w:val="TOC1"/>
            <w:rPr>
              <w:rFonts w:asciiTheme="minorHAnsi" w:eastAsiaTheme="minorEastAsia" w:hAnsiTheme="minorHAnsi" w:cstheme="minorBidi"/>
              <w:b w:val="0"/>
              <w:iCs w:val="0"/>
              <w:caps w:val="0"/>
              <w:noProof/>
              <w:kern w:val="0"/>
              <w:sz w:val="22"/>
              <w:szCs w:val="22"/>
            </w:rPr>
          </w:pPr>
          <w:hyperlink w:anchor="_Toc33697799" w:history="1">
            <w:r w:rsidR="003C5E8C" w:rsidRPr="007B1BC0">
              <w:rPr>
                <w:rStyle w:val="Hyperlink"/>
                <w:noProof/>
              </w:rPr>
              <w:t>Annex B: Verizon OpenOMCI ME list</w:t>
            </w:r>
            <w:r w:rsidR="003C5E8C">
              <w:rPr>
                <w:noProof/>
                <w:webHidden/>
              </w:rPr>
              <w:tab/>
            </w:r>
            <w:r w:rsidR="003C5E8C">
              <w:rPr>
                <w:noProof/>
                <w:webHidden/>
              </w:rPr>
              <w:fldChar w:fldCharType="begin"/>
            </w:r>
            <w:r w:rsidR="003C5E8C">
              <w:rPr>
                <w:noProof/>
                <w:webHidden/>
              </w:rPr>
              <w:instrText xml:space="preserve"> PAGEREF _Toc33697799 \h </w:instrText>
            </w:r>
            <w:r w:rsidR="003C5E8C">
              <w:rPr>
                <w:noProof/>
                <w:webHidden/>
              </w:rPr>
            </w:r>
            <w:r w:rsidR="003C5E8C">
              <w:rPr>
                <w:noProof/>
                <w:webHidden/>
              </w:rPr>
              <w:fldChar w:fldCharType="separate"/>
            </w:r>
            <w:r w:rsidR="003C5E8C">
              <w:rPr>
                <w:noProof/>
                <w:webHidden/>
              </w:rPr>
              <w:t>113</w:t>
            </w:r>
            <w:r w:rsidR="003C5E8C">
              <w:rPr>
                <w:noProof/>
                <w:webHidden/>
              </w:rPr>
              <w:fldChar w:fldCharType="end"/>
            </w:r>
          </w:hyperlink>
        </w:p>
        <w:p w14:paraId="578A3627" w14:textId="77777777" w:rsidR="003C5E8C" w:rsidRDefault="00AD1FE9">
          <w:pPr>
            <w:pStyle w:val="TOC1"/>
            <w:rPr>
              <w:rFonts w:asciiTheme="minorHAnsi" w:eastAsiaTheme="minorEastAsia" w:hAnsiTheme="minorHAnsi" w:cstheme="minorBidi"/>
              <w:b w:val="0"/>
              <w:iCs w:val="0"/>
              <w:caps w:val="0"/>
              <w:noProof/>
              <w:kern w:val="0"/>
              <w:sz w:val="22"/>
              <w:szCs w:val="22"/>
            </w:rPr>
          </w:pPr>
          <w:hyperlink w:anchor="_Toc33697800" w:history="1">
            <w:r w:rsidR="003C5E8C" w:rsidRPr="007B1BC0">
              <w:rPr>
                <w:rStyle w:val="Hyperlink"/>
                <w:noProof/>
              </w:rPr>
              <w:t>Annex C: Flexible Configuration Status Portal</w:t>
            </w:r>
            <w:r w:rsidR="003C5E8C">
              <w:rPr>
                <w:noProof/>
                <w:webHidden/>
              </w:rPr>
              <w:tab/>
            </w:r>
            <w:r w:rsidR="003C5E8C">
              <w:rPr>
                <w:noProof/>
                <w:webHidden/>
              </w:rPr>
              <w:fldChar w:fldCharType="begin"/>
            </w:r>
            <w:r w:rsidR="003C5E8C">
              <w:rPr>
                <w:noProof/>
                <w:webHidden/>
              </w:rPr>
              <w:instrText xml:space="preserve"> PAGEREF _Toc33697800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6C4C5A0C" w14:textId="77777777" w:rsidR="003C5E8C" w:rsidRDefault="00AD1FE9">
          <w:pPr>
            <w:pStyle w:val="TOC2"/>
            <w:rPr>
              <w:rFonts w:asciiTheme="minorHAnsi" w:eastAsiaTheme="minorEastAsia" w:hAnsiTheme="minorHAnsi" w:cstheme="minorBidi"/>
              <w:iCs w:val="0"/>
              <w:smallCaps w:val="0"/>
              <w:noProof/>
              <w:kern w:val="0"/>
              <w:sz w:val="22"/>
              <w:szCs w:val="22"/>
            </w:rPr>
          </w:pPr>
          <w:hyperlink w:anchor="_Toc33697801" w:history="1">
            <w:r w:rsidR="003C5E8C" w:rsidRPr="007B1BC0">
              <w:rPr>
                <w:rStyle w:val="Hyperlink"/>
                <w:b/>
                <w:noProof/>
                <w:lang w:eastAsia="x-none"/>
              </w:rPr>
              <w:t>C.1 Overview</w:t>
            </w:r>
            <w:r w:rsidR="003C5E8C">
              <w:rPr>
                <w:noProof/>
                <w:webHidden/>
              </w:rPr>
              <w:tab/>
            </w:r>
            <w:r w:rsidR="003C5E8C">
              <w:rPr>
                <w:noProof/>
                <w:webHidden/>
              </w:rPr>
              <w:fldChar w:fldCharType="begin"/>
            </w:r>
            <w:r w:rsidR="003C5E8C">
              <w:rPr>
                <w:noProof/>
                <w:webHidden/>
              </w:rPr>
              <w:instrText xml:space="preserve"> PAGEREF _Toc33697801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48275D12" w14:textId="77777777" w:rsidR="003C5E8C" w:rsidRDefault="00AD1FE9">
          <w:pPr>
            <w:pStyle w:val="TOC3"/>
            <w:rPr>
              <w:rFonts w:asciiTheme="minorHAnsi" w:eastAsiaTheme="minorEastAsia" w:hAnsiTheme="minorHAnsi" w:cstheme="minorBidi"/>
              <w:i w:val="0"/>
              <w:iCs w:val="0"/>
              <w:noProof/>
              <w:kern w:val="0"/>
              <w:sz w:val="22"/>
              <w:szCs w:val="22"/>
            </w:rPr>
          </w:pPr>
          <w:hyperlink w:anchor="_Toc33697802" w:history="1">
            <w:r w:rsidR="003C5E8C" w:rsidRPr="007B1BC0">
              <w:rPr>
                <w:rStyle w:val="Hyperlink"/>
                <w:b/>
                <w:noProof/>
                <w:lang w:eastAsia="x-none"/>
              </w:rPr>
              <w:t>C.1.1 Comparison to G.988 status portals</w:t>
            </w:r>
            <w:r w:rsidR="003C5E8C">
              <w:rPr>
                <w:noProof/>
                <w:webHidden/>
              </w:rPr>
              <w:tab/>
            </w:r>
            <w:r w:rsidR="003C5E8C">
              <w:rPr>
                <w:noProof/>
                <w:webHidden/>
              </w:rPr>
              <w:fldChar w:fldCharType="begin"/>
            </w:r>
            <w:r w:rsidR="003C5E8C">
              <w:rPr>
                <w:noProof/>
                <w:webHidden/>
              </w:rPr>
              <w:instrText xml:space="preserve"> PAGEREF _Toc33697802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292A45CB" w14:textId="77777777" w:rsidR="003C5E8C" w:rsidRDefault="00AD1FE9">
          <w:pPr>
            <w:pStyle w:val="TOC3"/>
            <w:rPr>
              <w:rFonts w:asciiTheme="minorHAnsi" w:eastAsiaTheme="minorEastAsia" w:hAnsiTheme="minorHAnsi" w:cstheme="minorBidi"/>
              <w:i w:val="0"/>
              <w:iCs w:val="0"/>
              <w:noProof/>
              <w:kern w:val="0"/>
              <w:sz w:val="22"/>
              <w:szCs w:val="22"/>
            </w:rPr>
          </w:pPr>
          <w:hyperlink w:anchor="_Toc33697803" w:history="1">
            <w:r w:rsidR="003C5E8C" w:rsidRPr="007B1BC0">
              <w:rPr>
                <w:rStyle w:val="Hyperlink"/>
                <w:b/>
                <w:noProof/>
                <w:lang w:eastAsia="x-none"/>
              </w:rPr>
              <w:t>C.1.2 IP-based vs portal based services</w:t>
            </w:r>
            <w:r w:rsidR="003C5E8C">
              <w:rPr>
                <w:noProof/>
                <w:webHidden/>
              </w:rPr>
              <w:tab/>
            </w:r>
            <w:r w:rsidR="003C5E8C">
              <w:rPr>
                <w:noProof/>
                <w:webHidden/>
              </w:rPr>
              <w:fldChar w:fldCharType="begin"/>
            </w:r>
            <w:r w:rsidR="003C5E8C">
              <w:rPr>
                <w:noProof/>
                <w:webHidden/>
              </w:rPr>
              <w:instrText xml:space="preserve"> PAGEREF _Toc33697803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55C456CF" w14:textId="77777777" w:rsidR="003C5E8C" w:rsidRDefault="00AD1FE9">
          <w:pPr>
            <w:pStyle w:val="TOC3"/>
            <w:rPr>
              <w:rFonts w:asciiTheme="minorHAnsi" w:eastAsiaTheme="minorEastAsia" w:hAnsiTheme="minorHAnsi" w:cstheme="minorBidi"/>
              <w:i w:val="0"/>
              <w:iCs w:val="0"/>
              <w:noProof/>
              <w:kern w:val="0"/>
              <w:sz w:val="22"/>
              <w:szCs w:val="22"/>
            </w:rPr>
          </w:pPr>
          <w:hyperlink w:anchor="_Toc33697804" w:history="1">
            <w:r w:rsidR="003C5E8C" w:rsidRPr="007B1BC0">
              <w:rPr>
                <w:rStyle w:val="Hyperlink"/>
                <w:b/>
                <w:noProof/>
                <w:lang w:eastAsia="x-none"/>
              </w:rPr>
              <w:t>C.1.3 FCSP as a meta ME</w:t>
            </w:r>
            <w:r w:rsidR="003C5E8C">
              <w:rPr>
                <w:noProof/>
                <w:webHidden/>
              </w:rPr>
              <w:tab/>
            </w:r>
            <w:r w:rsidR="003C5E8C">
              <w:rPr>
                <w:noProof/>
                <w:webHidden/>
              </w:rPr>
              <w:fldChar w:fldCharType="begin"/>
            </w:r>
            <w:r w:rsidR="003C5E8C">
              <w:rPr>
                <w:noProof/>
                <w:webHidden/>
              </w:rPr>
              <w:instrText xml:space="preserve"> PAGEREF _Toc33697804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684329C6" w14:textId="77777777" w:rsidR="003C5E8C" w:rsidRDefault="00AD1FE9">
          <w:pPr>
            <w:pStyle w:val="TOC2"/>
            <w:rPr>
              <w:rFonts w:asciiTheme="minorHAnsi" w:eastAsiaTheme="minorEastAsia" w:hAnsiTheme="minorHAnsi" w:cstheme="minorBidi"/>
              <w:iCs w:val="0"/>
              <w:smallCaps w:val="0"/>
              <w:noProof/>
              <w:kern w:val="0"/>
              <w:sz w:val="22"/>
              <w:szCs w:val="22"/>
            </w:rPr>
          </w:pPr>
          <w:hyperlink w:anchor="_Toc33697805" w:history="1">
            <w:r w:rsidR="003C5E8C" w:rsidRPr="007B1BC0">
              <w:rPr>
                <w:rStyle w:val="Hyperlink"/>
                <w:b/>
                <w:noProof/>
                <w:lang w:eastAsia="x-none"/>
              </w:rPr>
              <w:t>C.2 Configuration and Status exchange</w:t>
            </w:r>
            <w:r w:rsidR="003C5E8C">
              <w:rPr>
                <w:noProof/>
                <w:webHidden/>
              </w:rPr>
              <w:tab/>
            </w:r>
            <w:r w:rsidR="003C5E8C">
              <w:rPr>
                <w:noProof/>
                <w:webHidden/>
              </w:rPr>
              <w:fldChar w:fldCharType="begin"/>
            </w:r>
            <w:r w:rsidR="003C5E8C">
              <w:rPr>
                <w:noProof/>
                <w:webHidden/>
              </w:rPr>
              <w:instrText xml:space="preserve"> PAGEREF _Toc33697805 \h </w:instrText>
            </w:r>
            <w:r w:rsidR="003C5E8C">
              <w:rPr>
                <w:noProof/>
                <w:webHidden/>
              </w:rPr>
            </w:r>
            <w:r w:rsidR="003C5E8C">
              <w:rPr>
                <w:noProof/>
                <w:webHidden/>
              </w:rPr>
              <w:fldChar w:fldCharType="separate"/>
            </w:r>
            <w:r w:rsidR="003C5E8C">
              <w:rPr>
                <w:noProof/>
                <w:webHidden/>
              </w:rPr>
              <w:t>120</w:t>
            </w:r>
            <w:r w:rsidR="003C5E8C">
              <w:rPr>
                <w:noProof/>
                <w:webHidden/>
              </w:rPr>
              <w:fldChar w:fldCharType="end"/>
            </w:r>
          </w:hyperlink>
        </w:p>
        <w:p w14:paraId="73A68451" w14:textId="77777777" w:rsidR="003C5E8C" w:rsidRDefault="00AD1FE9">
          <w:pPr>
            <w:pStyle w:val="TOC2"/>
            <w:rPr>
              <w:rFonts w:asciiTheme="minorHAnsi" w:eastAsiaTheme="minorEastAsia" w:hAnsiTheme="minorHAnsi" w:cstheme="minorBidi"/>
              <w:iCs w:val="0"/>
              <w:smallCaps w:val="0"/>
              <w:noProof/>
              <w:kern w:val="0"/>
              <w:sz w:val="22"/>
              <w:szCs w:val="22"/>
            </w:rPr>
          </w:pPr>
          <w:hyperlink w:anchor="_Toc33697806" w:history="1">
            <w:r w:rsidR="003C5E8C" w:rsidRPr="007B1BC0">
              <w:rPr>
                <w:rStyle w:val="Hyperlink"/>
                <w:b/>
                <w:noProof/>
                <w:lang w:eastAsia="x-none"/>
              </w:rPr>
              <w:t>C.3 Expected use of attributes based on the management protocol</w:t>
            </w:r>
            <w:r w:rsidR="003C5E8C">
              <w:rPr>
                <w:noProof/>
                <w:webHidden/>
              </w:rPr>
              <w:tab/>
            </w:r>
            <w:r w:rsidR="003C5E8C">
              <w:rPr>
                <w:noProof/>
                <w:webHidden/>
              </w:rPr>
              <w:fldChar w:fldCharType="begin"/>
            </w:r>
            <w:r w:rsidR="003C5E8C">
              <w:rPr>
                <w:noProof/>
                <w:webHidden/>
              </w:rPr>
              <w:instrText xml:space="preserve"> PAGEREF _Toc33697806 \h </w:instrText>
            </w:r>
            <w:r w:rsidR="003C5E8C">
              <w:rPr>
                <w:noProof/>
                <w:webHidden/>
              </w:rPr>
            </w:r>
            <w:r w:rsidR="003C5E8C">
              <w:rPr>
                <w:noProof/>
                <w:webHidden/>
              </w:rPr>
              <w:fldChar w:fldCharType="separate"/>
            </w:r>
            <w:r w:rsidR="003C5E8C">
              <w:rPr>
                <w:noProof/>
                <w:webHidden/>
              </w:rPr>
              <w:t>122</w:t>
            </w:r>
            <w:r w:rsidR="003C5E8C">
              <w:rPr>
                <w:noProof/>
                <w:webHidden/>
              </w:rPr>
              <w:fldChar w:fldCharType="end"/>
            </w:r>
          </w:hyperlink>
        </w:p>
        <w:p w14:paraId="5BBBF22A" w14:textId="651B26B0" w:rsidR="007F2D6C" w:rsidRDefault="007F2D6C">
          <w:r>
            <w:rPr>
              <w:b/>
              <w:bCs/>
              <w:noProof/>
            </w:rPr>
            <w:fldChar w:fldCharType="end"/>
          </w:r>
        </w:p>
      </w:sdtContent>
    </w:sdt>
    <w:p w14:paraId="01DF3621" w14:textId="7813F840" w:rsidR="006D2124" w:rsidRDefault="006D2124" w:rsidP="006D2124">
      <w:pPr>
        <w:tabs>
          <w:tab w:val="left" w:pos="720"/>
        </w:tabs>
        <w:ind w:left="720"/>
      </w:pPr>
    </w:p>
    <w:p w14:paraId="0968CD0C" w14:textId="4FF1C045" w:rsidR="00062987" w:rsidRDefault="00FB1CF5" w:rsidP="00F36F6C">
      <w:pPr>
        <w:pStyle w:val="Heading1"/>
        <w:rPr>
          <w:lang w:val="en-US"/>
        </w:rPr>
      </w:pPr>
      <w:bookmarkStart w:id="0" w:name="_Toc33697702"/>
      <w:bookmarkStart w:id="1" w:name="_Toc429749471"/>
      <w:r>
        <w:rPr>
          <w:lang w:val="en-US"/>
        </w:rPr>
        <w:lastRenderedPageBreak/>
        <w:t>Introduction</w:t>
      </w:r>
      <w:bookmarkEnd w:id="0"/>
      <w:r w:rsidR="009E0C95">
        <w:rPr>
          <w:lang w:val="en-US"/>
        </w:rPr>
        <w:t xml:space="preserve"> </w:t>
      </w:r>
      <w:bookmarkEnd w:id="1"/>
    </w:p>
    <w:p w14:paraId="45641F4E" w14:textId="3D15C89E" w:rsidR="009E0C95" w:rsidRPr="00882F5F" w:rsidRDefault="00E83A88" w:rsidP="009E0C95">
      <w:pPr>
        <w:pStyle w:val="Body"/>
        <w:rPr>
          <w:sz w:val="24"/>
          <w:szCs w:val="24"/>
        </w:rPr>
      </w:pPr>
      <w:r>
        <w:rPr>
          <w:sz w:val="24"/>
          <w:szCs w:val="24"/>
        </w:rPr>
        <w:t xml:space="preserve">This section covers the scope, purpose, and overall organization of </w:t>
      </w:r>
      <w:r w:rsidR="0071664B">
        <w:rPr>
          <w:sz w:val="24"/>
          <w:szCs w:val="24"/>
        </w:rPr>
        <w:t xml:space="preserve">this </w:t>
      </w:r>
      <w:r w:rsidRPr="00882F5F">
        <w:rPr>
          <w:sz w:val="24"/>
          <w:szCs w:val="24"/>
        </w:rPr>
        <w:t>document.</w:t>
      </w:r>
    </w:p>
    <w:p w14:paraId="2D11CB27" w14:textId="0594DA35" w:rsidR="009E0C95" w:rsidRDefault="009E0C95" w:rsidP="009E0C95">
      <w:pPr>
        <w:pStyle w:val="Heading2"/>
      </w:pPr>
      <w:bookmarkStart w:id="2" w:name="_Toc33697703"/>
      <w:r>
        <w:t>Scope</w:t>
      </w:r>
      <w:bookmarkEnd w:id="2"/>
    </w:p>
    <w:p w14:paraId="2C561FC3" w14:textId="11A99984" w:rsidR="006D76FA" w:rsidRDefault="006D76FA" w:rsidP="006D76FA">
      <w:pPr>
        <w:pStyle w:val="Body"/>
        <w:rPr>
          <w:sz w:val="24"/>
          <w:szCs w:val="24"/>
          <w:lang w:eastAsia="x-none"/>
        </w:rPr>
      </w:pPr>
      <w:r w:rsidRPr="00B16A8F">
        <w:rPr>
          <w:sz w:val="24"/>
          <w:szCs w:val="24"/>
          <w:lang w:eastAsia="x-none"/>
        </w:rPr>
        <w:t>T</w:t>
      </w:r>
      <w:r>
        <w:rPr>
          <w:sz w:val="24"/>
          <w:szCs w:val="24"/>
          <w:lang w:eastAsia="x-none"/>
        </w:rPr>
        <w:t>he Verizon OpenOMCI specification is an integral part of the Verizon ONT specification dealing specifically with the ONU Management and Control Interface (OMCI) aspects of the interaction between an OLT and a</w:t>
      </w:r>
      <w:r w:rsidR="00D739D4">
        <w:rPr>
          <w:sz w:val="24"/>
          <w:szCs w:val="24"/>
          <w:lang w:eastAsia="x-none"/>
        </w:rPr>
        <w:t>n</w:t>
      </w:r>
      <w:r>
        <w:rPr>
          <w:sz w:val="24"/>
          <w:szCs w:val="24"/>
          <w:lang w:eastAsia="x-none"/>
        </w:rPr>
        <w:t xml:space="preserve"> ONT</w:t>
      </w:r>
      <w:r w:rsidR="00D739D4">
        <w:rPr>
          <w:sz w:val="24"/>
          <w:szCs w:val="24"/>
          <w:lang w:eastAsia="x-none"/>
        </w:rPr>
        <w:t xml:space="preserve"> in the Verizon network</w:t>
      </w:r>
      <w:r>
        <w:rPr>
          <w:sz w:val="24"/>
          <w:szCs w:val="24"/>
          <w:lang w:eastAsia="x-none"/>
        </w:rPr>
        <w:t>. It addresses the OMCC channel establishment and the ONT’s OMCI MIB management and provisioning for support of Verizon-specific services.</w:t>
      </w:r>
    </w:p>
    <w:p w14:paraId="3726F637" w14:textId="60D2CA59" w:rsidR="002372B7" w:rsidRPr="00D739D4" w:rsidRDefault="00D739D4" w:rsidP="002372B7">
      <w:pPr>
        <w:pStyle w:val="Body"/>
        <w:rPr>
          <w:sz w:val="24"/>
          <w:szCs w:val="24"/>
        </w:rPr>
      </w:pPr>
      <w:r w:rsidRPr="00D739D4">
        <w:rPr>
          <w:sz w:val="24"/>
          <w:szCs w:val="24"/>
        </w:rPr>
        <w:t>The Verizon Open</w:t>
      </w:r>
      <w:r w:rsidR="002372B7" w:rsidRPr="00D739D4">
        <w:rPr>
          <w:sz w:val="24"/>
          <w:szCs w:val="24"/>
        </w:rPr>
        <w:t xml:space="preserve">OMCI specification is intended to define the </w:t>
      </w:r>
      <w:r w:rsidR="00DF30B7" w:rsidRPr="00D739D4">
        <w:rPr>
          <w:sz w:val="24"/>
          <w:szCs w:val="24"/>
        </w:rPr>
        <w:t>managed entities (</w:t>
      </w:r>
      <w:r w:rsidR="002372B7" w:rsidRPr="00D739D4">
        <w:rPr>
          <w:sz w:val="24"/>
          <w:szCs w:val="24"/>
        </w:rPr>
        <w:t>MEs</w:t>
      </w:r>
      <w:r w:rsidR="00DF30B7" w:rsidRPr="00D739D4">
        <w:rPr>
          <w:sz w:val="24"/>
          <w:szCs w:val="24"/>
        </w:rPr>
        <w:t>)</w:t>
      </w:r>
      <w:r w:rsidR="002372B7" w:rsidRPr="00D739D4">
        <w:rPr>
          <w:sz w:val="24"/>
          <w:szCs w:val="24"/>
        </w:rPr>
        <w:t xml:space="preserve">, </w:t>
      </w:r>
      <w:r w:rsidR="00DF30B7" w:rsidRPr="00D739D4">
        <w:rPr>
          <w:sz w:val="24"/>
          <w:szCs w:val="24"/>
        </w:rPr>
        <w:t xml:space="preserve">the ME properties (i.e., attributes, attribute values, actions, notifications) </w:t>
      </w:r>
      <w:r w:rsidR="002372B7" w:rsidRPr="00D739D4">
        <w:rPr>
          <w:sz w:val="24"/>
          <w:szCs w:val="24"/>
        </w:rPr>
        <w:t>and</w:t>
      </w:r>
      <w:r w:rsidR="00E728C6" w:rsidRPr="00D739D4">
        <w:rPr>
          <w:sz w:val="24"/>
          <w:szCs w:val="24"/>
        </w:rPr>
        <w:t>, where necessary, ME relationship diagrams and message sequences</w:t>
      </w:r>
      <w:r w:rsidR="002372B7" w:rsidRPr="00D739D4">
        <w:rPr>
          <w:sz w:val="24"/>
          <w:szCs w:val="24"/>
        </w:rPr>
        <w:t xml:space="preserve"> </w:t>
      </w:r>
      <w:r w:rsidR="00DF30B7" w:rsidRPr="00D739D4">
        <w:rPr>
          <w:sz w:val="24"/>
          <w:szCs w:val="24"/>
        </w:rPr>
        <w:t>related to</w:t>
      </w:r>
      <w:r w:rsidR="002372B7" w:rsidRPr="00D739D4">
        <w:rPr>
          <w:sz w:val="24"/>
          <w:szCs w:val="24"/>
        </w:rPr>
        <w:t xml:space="preserve"> NG-PON2 OMCI to ensure OMCI interoperability between different vendor’s ONTs and OLTs.</w:t>
      </w:r>
    </w:p>
    <w:p w14:paraId="20F7A14B" w14:textId="343A0A3F" w:rsidR="002372B7" w:rsidRPr="002372B7" w:rsidRDefault="00F56D3A" w:rsidP="002372B7">
      <w:pPr>
        <w:pStyle w:val="Body"/>
        <w:rPr>
          <w:color w:val="548DD4" w:themeColor="text2" w:themeTint="99"/>
          <w:sz w:val="24"/>
          <w:szCs w:val="24"/>
          <w:lang w:eastAsia="x-none"/>
        </w:rPr>
      </w:pPr>
      <w:r w:rsidRPr="00715EB0">
        <w:rPr>
          <w:sz w:val="24"/>
          <w:szCs w:val="24"/>
        </w:rPr>
        <w:t xml:space="preserve">While technically a part of the </w:t>
      </w:r>
      <w:r w:rsidRPr="00715EB0">
        <w:rPr>
          <w:sz w:val="24"/>
          <w:szCs w:val="24"/>
          <w:lang w:eastAsia="x-none"/>
        </w:rPr>
        <w:t xml:space="preserve">Verizon ONT specification, </w:t>
      </w:r>
      <w:r w:rsidR="002372B7" w:rsidRPr="00715EB0">
        <w:rPr>
          <w:sz w:val="24"/>
          <w:szCs w:val="24"/>
        </w:rPr>
        <w:t xml:space="preserve">Verizon OpenOMCI </w:t>
      </w:r>
      <w:r w:rsidRPr="00715EB0">
        <w:rPr>
          <w:sz w:val="24"/>
          <w:szCs w:val="24"/>
        </w:rPr>
        <w:t>impo</w:t>
      </w:r>
      <w:r w:rsidR="00715EB0" w:rsidRPr="00715EB0">
        <w:rPr>
          <w:sz w:val="24"/>
          <w:szCs w:val="24"/>
        </w:rPr>
        <w:t xml:space="preserve">ses requirements and constraints on both ONT and OLT implementations. </w:t>
      </w:r>
    </w:p>
    <w:p w14:paraId="0301F9AF" w14:textId="65AA5759" w:rsidR="0071664B" w:rsidRPr="00882F5F" w:rsidRDefault="00D739D4" w:rsidP="0071664B">
      <w:pPr>
        <w:rPr>
          <w:rFonts w:ascii="Book Antiqua" w:hAnsi="Book Antiqua"/>
          <w:sz w:val="24"/>
          <w:szCs w:val="24"/>
        </w:rPr>
      </w:pPr>
      <w:r w:rsidRPr="0071664B">
        <w:rPr>
          <w:rFonts w:ascii="Book Antiqua" w:hAnsi="Book Antiqua"/>
          <w:sz w:val="24"/>
          <w:szCs w:val="24"/>
        </w:rPr>
        <w:t xml:space="preserve">Verizon </w:t>
      </w:r>
      <w:r w:rsidR="00DF30B7" w:rsidRPr="0071664B">
        <w:rPr>
          <w:rFonts w:ascii="Book Antiqua" w:hAnsi="Book Antiqua"/>
          <w:sz w:val="24"/>
          <w:szCs w:val="24"/>
        </w:rPr>
        <w:t>OpenOMCI</w:t>
      </w:r>
      <w:r w:rsidR="00DF30B7" w:rsidRPr="0071664B" w:rsidDel="00DF30B7">
        <w:rPr>
          <w:rFonts w:ascii="Book Antiqua" w:hAnsi="Book Antiqua"/>
          <w:sz w:val="24"/>
          <w:szCs w:val="24"/>
          <w:lang w:eastAsia="x-none"/>
        </w:rPr>
        <w:t xml:space="preserve"> </w:t>
      </w:r>
      <w:r w:rsidR="00715EB0" w:rsidRPr="0071664B">
        <w:rPr>
          <w:rFonts w:ascii="Book Antiqua" w:hAnsi="Book Antiqua"/>
          <w:sz w:val="24"/>
          <w:szCs w:val="24"/>
          <w:lang w:eastAsia="x-none"/>
        </w:rPr>
        <w:t>specifi</w:t>
      </w:r>
      <w:r w:rsidRPr="0071664B">
        <w:rPr>
          <w:rFonts w:ascii="Book Antiqua" w:hAnsi="Book Antiqua"/>
          <w:sz w:val="24"/>
          <w:szCs w:val="24"/>
          <w:lang w:eastAsia="x-none"/>
        </w:rPr>
        <w:t xml:space="preserve">cation </w:t>
      </w:r>
      <w:r w:rsidR="006D76FA" w:rsidRPr="0071664B">
        <w:rPr>
          <w:rFonts w:ascii="Book Antiqua" w:hAnsi="Book Antiqua"/>
          <w:sz w:val="24"/>
          <w:szCs w:val="24"/>
          <w:lang w:eastAsia="x-none"/>
        </w:rPr>
        <w:t>is based on the current version of the ITU-T Recommendation G.988, that is, the base version (</w:t>
      </w:r>
      <w:r w:rsidR="002B69F5">
        <w:rPr>
          <w:rFonts w:ascii="Book Antiqua" w:hAnsi="Book Antiqua"/>
          <w:sz w:val="24"/>
          <w:szCs w:val="24"/>
          <w:lang w:eastAsia="x-none"/>
        </w:rPr>
        <w:t>11/2017</w:t>
      </w:r>
      <w:r w:rsidR="006D76FA" w:rsidRPr="0071664B">
        <w:rPr>
          <w:rFonts w:ascii="Book Antiqua" w:hAnsi="Book Antiqua"/>
          <w:sz w:val="24"/>
          <w:szCs w:val="24"/>
          <w:lang w:eastAsia="x-none"/>
        </w:rPr>
        <w:t>) with Amendment</w:t>
      </w:r>
      <w:r w:rsidR="00DF30B7" w:rsidRPr="0071664B">
        <w:rPr>
          <w:rFonts w:ascii="Book Antiqua" w:hAnsi="Book Antiqua"/>
          <w:sz w:val="24"/>
          <w:szCs w:val="24"/>
          <w:lang w:eastAsia="x-none"/>
        </w:rPr>
        <w:t>s</w:t>
      </w:r>
      <w:r w:rsidR="006D76FA" w:rsidRPr="0071664B">
        <w:rPr>
          <w:rFonts w:ascii="Book Antiqua" w:hAnsi="Book Antiqua"/>
          <w:sz w:val="24"/>
          <w:szCs w:val="24"/>
          <w:lang w:eastAsia="x-none"/>
        </w:rPr>
        <w:t xml:space="preserve"> 1 (</w:t>
      </w:r>
      <w:r w:rsidR="002B69F5">
        <w:rPr>
          <w:rFonts w:ascii="Book Antiqua" w:hAnsi="Book Antiqua"/>
          <w:sz w:val="24"/>
          <w:szCs w:val="24"/>
          <w:lang w:eastAsia="x-none"/>
        </w:rPr>
        <w:t>11/2018</w:t>
      </w:r>
      <w:r w:rsidR="006D76FA" w:rsidRPr="0071664B">
        <w:rPr>
          <w:rFonts w:ascii="Book Antiqua" w:hAnsi="Book Antiqua"/>
          <w:sz w:val="24"/>
          <w:szCs w:val="24"/>
          <w:lang w:eastAsia="x-none"/>
        </w:rPr>
        <w:t>)</w:t>
      </w:r>
      <w:r w:rsidR="00DF30B7" w:rsidRPr="0071664B">
        <w:rPr>
          <w:rFonts w:ascii="Book Antiqua" w:hAnsi="Book Antiqua"/>
          <w:sz w:val="24"/>
          <w:szCs w:val="24"/>
          <w:lang w:eastAsia="x-none"/>
        </w:rPr>
        <w:t xml:space="preserve"> and 2 (</w:t>
      </w:r>
      <w:r w:rsidR="0078204C">
        <w:rPr>
          <w:rFonts w:ascii="Book Antiqua" w:hAnsi="Book Antiqua"/>
          <w:sz w:val="24"/>
          <w:szCs w:val="24"/>
          <w:lang w:eastAsia="x-none"/>
        </w:rPr>
        <w:t>08/2019</w:t>
      </w:r>
      <w:r w:rsidR="00DF30B7" w:rsidRPr="0071664B">
        <w:rPr>
          <w:rFonts w:ascii="Book Antiqua" w:hAnsi="Book Antiqua"/>
          <w:sz w:val="24"/>
          <w:szCs w:val="24"/>
          <w:lang w:eastAsia="x-none"/>
        </w:rPr>
        <w:t>)</w:t>
      </w:r>
      <w:r w:rsidR="006D76FA" w:rsidRPr="0071664B">
        <w:rPr>
          <w:rFonts w:ascii="Book Antiqua" w:hAnsi="Book Antiqua"/>
          <w:sz w:val="24"/>
          <w:szCs w:val="24"/>
          <w:lang w:eastAsia="x-none"/>
        </w:rPr>
        <w:t xml:space="preserve">, including the best practice Appendices </w:t>
      </w:r>
      <w:r w:rsidR="00DF30B7" w:rsidRPr="0071664B">
        <w:rPr>
          <w:rFonts w:ascii="Book Antiqua" w:hAnsi="Book Antiqua"/>
          <w:sz w:val="24"/>
          <w:szCs w:val="24"/>
          <w:lang w:eastAsia="x-none"/>
        </w:rPr>
        <w:t xml:space="preserve">thereof, </w:t>
      </w:r>
      <w:r w:rsidR="006D76FA" w:rsidRPr="0071664B">
        <w:rPr>
          <w:rFonts w:ascii="Book Antiqua" w:hAnsi="Book Antiqua"/>
          <w:sz w:val="24"/>
          <w:szCs w:val="24"/>
          <w:lang w:eastAsia="x-none"/>
        </w:rPr>
        <w:t>otherwise known as the OMCI Implementers’ Guide.</w:t>
      </w:r>
      <w:r w:rsidR="00DF30B7" w:rsidRPr="0071664B">
        <w:rPr>
          <w:rFonts w:ascii="Book Antiqua" w:hAnsi="Book Antiqua"/>
          <w:sz w:val="24"/>
          <w:szCs w:val="24"/>
          <w:lang w:eastAsia="x-none"/>
        </w:rPr>
        <w:t xml:space="preserve"> </w:t>
      </w:r>
      <w:r w:rsidR="004C0E27" w:rsidRPr="0071664B">
        <w:rPr>
          <w:rFonts w:ascii="Book Antiqua" w:hAnsi="Book Antiqua"/>
          <w:sz w:val="24"/>
          <w:szCs w:val="24"/>
          <w:lang w:eastAsia="x-none"/>
        </w:rPr>
        <w:t>Governed by the objective of achieving interoperability while meeting the Verizon N</w:t>
      </w:r>
      <w:r w:rsidRPr="0071664B">
        <w:rPr>
          <w:rFonts w:ascii="Book Antiqua" w:hAnsi="Book Antiqua"/>
          <w:sz w:val="24"/>
          <w:szCs w:val="24"/>
          <w:lang w:eastAsia="x-none"/>
        </w:rPr>
        <w:t>G</w:t>
      </w:r>
      <w:r w:rsidR="004C0E27" w:rsidRPr="0071664B">
        <w:rPr>
          <w:rFonts w:ascii="Book Antiqua" w:hAnsi="Book Antiqua"/>
          <w:sz w:val="24"/>
          <w:szCs w:val="24"/>
          <w:lang w:eastAsia="x-none"/>
        </w:rPr>
        <w:t xml:space="preserve">-PON2 system requirements, </w:t>
      </w:r>
      <w:r w:rsidR="00715EB0" w:rsidRPr="0071664B">
        <w:rPr>
          <w:rFonts w:ascii="Book Antiqua" w:hAnsi="Book Antiqua"/>
          <w:sz w:val="24"/>
          <w:szCs w:val="24"/>
        </w:rPr>
        <w:t xml:space="preserve">Verizon </w:t>
      </w:r>
      <w:r w:rsidR="00DF30B7" w:rsidRPr="0071664B">
        <w:rPr>
          <w:rFonts w:ascii="Book Antiqua" w:hAnsi="Book Antiqua"/>
          <w:sz w:val="24"/>
          <w:szCs w:val="24"/>
        </w:rPr>
        <w:t xml:space="preserve">OpenOMCI </w:t>
      </w:r>
      <w:r w:rsidR="004C0E27" w:rsidRPr="0071664B">
        <w:rPr>
          <w:rFonts w:ascii="Book Antiqua" w:hAnsi="Book Antiqua"/>
          <w:sz w:val="24"/>
          <w:szCs w:val="24"/>
        </w:rPr>
        <w:t xml:space="preserve">extends the existing </w:t>
      </w:r>
      <w:r w:rsidR="0071664B" w:rsidRPr="0071664B">
        <w:rPr>
          <w:rFonts w:ascii="Book Antiqua" w:hAnsi="Book Antiqua"/>
          <w:sz w:val="24"/>
          <w:szCs w:val="24"/>
        </w:rPr>
        <w:t xml:space="preserve">G.988 </w:t>
      </w:r>
      <w:r w:rsidR="004C0E27" w:rsidRPr="0071664B">
        <w:rPr>
          <w:rFonts w:ascii="Book Antiqua" w:hAnsi="Book Antiqua"/>
          <w:sz w:val="24"/>
          <w:szCs w:val="24"/>
        </w:rPr>
        <w:t xml:space="preserve">MEs </w:t>
      </w:r>
      <w:r w:rsidR="0071664B" w:rsidRPr="0071664B">
        <w:rPr>
          <w:rFonts w:ascii="Book Antiqua" w:hAnsi="Book Antiqua"/>
          <w:sz w:val="24"/>
          <w:szCs w:val="24"/>
        </w:rPr>
        <w:t xml:space="preserve">with the new MEs that: </w:t>
      </w:r>
    </w:p>
    <w:p w14:paraId="7DD45E00" w14:textId="77777777" w:rsidR="0071664B" w:rsidRPr="00882F5F" w:rsidRDefault="0071664B" w:rsidP="00635AB1">
      <w:pPr>
        <w:pStyle w:val="ListParagraph"/>
        <w:numPr>
          <w:ilvl w:val="0"/>
          <w:numId w:val="22"/>
        </w:numPr>
        <w:rPr>
          <w:rFonts w:ascii="Book Antiqua" w:hAnsi="Book Antiqua"/>
          <w:sz w:val="24"/>
        </w:rPr>
      </w:pPr>
      <w:r w:rsidRPr="00882F5F">
        <w:rPr>
          <w:rFonts w:ascii="Book Antiqua" w:hAnsi="Book Antiqua"/>
          <w:sz w:val="24"/>
        </w:rPr>
        <w:t>allow to model a multi-wavelength PON ONU in general;</w:t>
      </w:r>
    </w:p>
    <w:p w14:paraId="57272561" w14:textId="77777777" w:rsidR="0071664B" w:rsidRPr="00882F5F" w:rsidRDefault="0071664B" w:rsidP="00635AB1">
      <w:pPr>
        <w:pStyle w:val="ListParagraph"/>
        <w:numPr>
          <w:ilvl w:val="0"/>
          <w:numId w:val="22"/>
        </w:numPr>
        <w:rPr>
          <w:rFonts w:ascii="Book Antiqua" w:hAnsi="Book Antiqua"/>
          <w:sz w:val="24"/>
        </w:rPr>
      </w:pPr>
      <w:r w:rsidRPr="00882F5F">
        <w:rPr>
          <w:rFonts w:ascii="Book Antiqua" w:hAnsi="Book Antiqua"/>
          <w:sz w:val="24"/>
        </w:rPr>
        <w:t>support the G.989.3-specified OMCI-based functions (CPI management, wavelength management and protection, enhanced performance monitoring),</w:t>
      </w:r>
    </w:p>
    <w:p w14:paraId="13D1E311" w14:textId="77777777" w:rsidR="0071664B" w:rsidRPr="00882F5F" w:rsidRDefault="0071664B" w:rsidP="00635AB1">
      <w:pPr>
        <w:pStyle w:val="ListParagraph"/>
        <w:numPr>
          <w:ilvl w:val="0"/>
          <w:numId w:val="22"/>
        </w:numPr>
        <w:rPr>
          <w:rFonts w:ascii="Book Antiqua" w:hAnsi="Book Antiqua"/>
          <w:sz w:val="24"/>
        </w:rPr>
      </w:pPr>
      <w:r w:rsidRPr="00882F5F">
        <w:rPr>
          <w:rFonts w:ascii="Book Antiqua" w:hAnsi="Book Antiqua"/>
          <w:sz w:val="24"/>
        </w:rPr>
        <w:t>close several requirement gaps associated with SIP-based VoIP and multicast operation support.</w:t>
      </w:r>
    </w:p>
    <w:p w14:paraId="7600BB12" w14:textId="77777777" w:rsidR="0071664B" w:rsidRPr="00882F5F" w:rsidRDefault="0071664B" w:rsidP="0071664B">
      <w:pPr>
        <w:pStyle w:val="Body"/>
        <w:rPr>
          <w:sz w:val="24"/>
          <w:szCs w:val="24"/>
        </w:rPr>
      </w:pPr>
      <w:r w:rsidRPr="00882F5F">
        <w:rPr>
          <w:sz w:val="24"/>
          <w:szCs w:val="24"/>
        </w:rPr>
        <w:t xml:space="preserve">For the NGPON2 equipment deployed in the Verizon network, the compliance with Verizon OpenOMCI specification is required. </w:t>
      </w:r>
    </w:p>
    <w:p w14:paraId="3D94BD92" w14:textId="77777777" w:rsidR="0071664B" w:rsidRPr="00882F5F" w:rsidRDefault="0071664B" w:rsidP="00DF30B7">
      <w:pPr>
        <w:pStyle w:val="Body"/>
        <w:rPr>
          <w:sz w:val="24"/>
          <w:szCs w:val="24"/>
        </w:rPr>
      </w:pPr>
    </w:p>
    <w:p w14:paraId="6D3BC4D2" w14:textId="3FBD0533" w:rsidR="00DF30B7" w:rsidRPr="00882F5F" w:rsidRDefault="00DF30B7" w:rsidP="00DF30B7">
      <w:pPr>
        <w:pStyle w:val="Body"/>
        <w:rPr>
          <w:sz w:val="24"/>
          <w:szCs w:val="24"/>
        </w:rPr>
      </w:pPr>
    </w:p>
    <w:p w14:paraId="7EDBF000" w14:textId="05771F02" w:rsidR="009E0C95" w:rsidRDefault="00C0441A" w:rsidP="009E0C95">
      <w:pPr>
        <w:pStyle w:val="Body"/>
        <w:rPr>
          <w:sz w:val="24"/>
          <w:szCs w:val="24"/>
        </w:rPr>
      </w:pPr>
      <w:r w:rsidRPr="00882F5F">
        <w:rPr>
          <w:sz w:val="24"/>
          <w:szCs w:val="24"/>
        </w:rPr>
        <w:t>While this document does address the configuration and st</w:t>
      </w:r>
      <w:r>
        <w:rPr>
          <w:sz w:val="24"/>
          <w:szCs w:val="24"/>
        </w:rPr>
        <w:t>atus monitoring of the PON devices with dual management domains, the details of a non-OMCI management path in such devices are out of scope.</w:t>
      </w:r>
    </w:p>
    <w:p w14:paraId="56933479" w14:textId="705CD3D2" w:rsidR="009E0C95" w:rsidRDefault="009E0C95" w:rsidP="009E0C95">
      <w:pPr>
        <w:pStyle w:val="Heading2"/>
      </w:pPr>
      <w:bookmarkStart w:id="3" w:name="_Toc33697704"/>
      <w:r>
        <w:lastRenderedPageBreak/>
        <w:t>Purpose</w:t>
      </w:r>
      <w:bookmarkEnd w:id="3"/>
    </w:p>
    <w:p w14:paraId="2AEBA23A" w14:textId="333E846B" w:rsidR="00715EB0" w:rsidRDefault="004C0E27" w:rsidP="009E0C95">
      <w:pPr>
        <w:pStyle w:val="Body"/>
        <w:rPr>
          <w:sz w:val="24"/>
          <w:szCs w:val="24"/>
        </w:rPr>
      </w:pPr>
      <w:r>
        <w:rPr>
          <w:sz w:val="24"/>
          <w:szCs w:val="24"/>
        </w:rPr>
        <w:t xml:space="preserve">The </w:t>
      </w:r>
      <w:r w:rsidR="00530420">
        <w:rPr>
          <w:sz w:val="24"/>
          <w:szCs w:val="24"/>
        </w:rPr>
        <w:t xml:space="preserve">Verizon OpenOMCI specification </w:t>
      </w:r>
      <w:r w:rsidR="00715EB0">
        <w:rPr>
          <w:sz w:val="24"/>
          <w:szCs w:val="24"/>
        </w:rPr>
        <w:t>a</w:t>
      </w:r>
      <w:r w:rsidR="00530420">
        <w:rPr>
          <w:sz w:val="24"/>
          <w:szCs w:val="24"/>
        </w:rPr>
        <w:t>long with Verizon ONT network element requirements specification are intended for open publication,</w:t>
      </w:r>
      <w:r w:rsidR="00715EB0">
        <w:rPr>
          <w:sz w:val="24"/>
          <w:szCs w:val="24"/>
        </w:rPr>
        <w:t xml:space="preserve"> thus allowing multiple third party ONT vendors to develop compliant and interoperable products that can be deployed in Verizon network which would lead to reducing the cost and operational expenses</w:t>
      </w:r>
      <w:r w:rsidR="00BD7F69">
        <w:rPr>
          <w:sz w:val="24"/>
          <w:szCs w:val="24"/>
        </w:rPr>
        <w:t xml:space="preserve"> for Verizon</w:t>
      </w:r>
      <w:r w:rsidR="00715EB0">
        <w:rPr>
          <w:sz w:val="24"/>
          <w:szCs w:val="24"/>
        </w:rPr>
        <w:t xml:space="preserve">. </w:t>
      </w:r>
    </w:p>
    <w:p w14:paraId="4ABA1C10" w14:textId="77777777" w:rsidR="004C0E27" w:rsidRDefault="004C0E27" w:rsidP="009E0C95">
      <w:pPr>
        <w:pStyle w:val="Body"/>
        <w:rPr>
          <w:sz w:val="24"/>
          <w:szCs w:val="24"/>
        </w:rPr>
      </w:pPr>
    </w:p>
    <w:p w14:paraId="6B8FA82C" w14:textId="401F2959" w:rsidR="009E0C95" w:rsidRDefault="009E0C95" w:rsidP="009E0C95">
      <w:pPr>
        <w:pStyle w:val="Heading2"/>
      </w:pPr>
      <w:bookmarkStart w:id="4" w:name="_Toc33697705"/>
      <w:r>
        <w:t>Document organization</w:t>
      </w:r>
      <w:bookmarkEnd w:id="4"/>
    </w:p>
    <w:p w14:paraId="2FF8781F" w14:textId="05C2C739" w:rsidR="004C0E27" w:rsidRDefault="00C0441A" w:rsidP="004C0E27">
      <w:pPr>
        <w:pStyle w:val="Body"/>
        <w:rPr>
          <w:sz w:val="24"/>
          <w:szCs w:val="24"/>
          <w:lang w:eastAsia="x-none"/>
        </w:rPr>
      </w:pPr>
      <w:r>
        <w:rPr>
          <w:sz w:val="24"/>
          <w:szCs w:val="24"/>
          <w:lang w:eastAsia="x-none"/>
        </w:rPr>
        <w:t>Th</w:t>
      </w:r>
      <w:r w:rsidR="000C1F93">
        <w:rPr>
          <w:sz w:val="24"/>
          <w:szCs w:val="24"/>
          <w:lang w:eastAsia="x-none"/>
        </w:rPr>
        <w:t>is</w:t>
      </w:r>
      <w:r>
        <w:rPr>
          <w:sz w:val="24"/>
          <w:szCs w:val="24"/>
          <w:lang w:eastAsia="x-none"/>
        </w:rPr>
        <w:t xml:space="preserve"> document is structured as follows.</w:t>
      </w:r>
    </w:p>
    <w:p w14:paraId="52F52644" w14:textId="2CF8033E" w:rsidR="00C0441A" w:rsidRDefault="00C0441A" w:rsidP="004C0E27">
      <w:pPr>
        <w:pStyle w:val="Body"/>
        <w:rPr>
          <w:sz w:val="24"/>
          <w:szCs w:val="24"/>
          <w:lang w:eastAsia="x-none"/>
        </w:rPr>
      </w:pPr>
      <w:r>
        <w:rPr>
          <w:sz w:val="24"/>
          <w:szCs w:val="24"/>
          <w:lang w:eastAsia="x-none"/>
        </w:rPr>
        <w:t>Section 2 discusses the general principles and “big rules” of OpenOMCI inter</w:t>
      </w:r>
      <w:r>
        <w:rPr>
          <w:sz w:val="24"/>
          <w:szCs w:val="24"/>
          <w:lang w:eastAsia="x-none"/>
        </w:rPr>
        <w:softHyphen/>
        <w:t>operability.</w:t>
      </w:r>
    </w:p>
    <w:p w14:paraId="7F72BB69" w14:textId="39825DA4" w:rsidR="00C0441A" w:rsidRDefault="00C0441A" w:rsidP="004C0E27">
      <w:pPr>
        <w:pStyle w:val="Body"/>
        <w:rPr>
          <w:sz w:val="24"/>
          <w:szCs w:val="24"/>
          <w:lang w:eastAsia="x-none"/>
        </w:rPr>
      </w:pPr>
      <w:r>
        <w:rPr>
          <w:sz w:val="24"/>
          <w:szCs w:val="24"/>
          <w:lang w:eastAsia="x-none"/>
        </w:rPr>
        <w:t>Section 3 is concerned with the aspects of general ONT architecture, ONT activation and OMCC channel setup in the context of the TC layer parameters, and overall traffic management structure.</w:t>
      </w:r>
    </w:p>
    <w:p w14:paraId="7E4215EF" w14:textId="2EE1ADA5" w:rsidR="00C0441A" w:rsidRDefault="00C0441A" w:rsidP="004C0E27">
      <w:pPr>
        <w:pStyle w:val="Body"/>
        <w:rPr>
          <w:sz w:val="24"/>
          <w:szCs w:val="24"/>
          <w:lang w:eastAsia="x-none"/>
        </w:rPr>
      </w:pPr>
      <w:r>
        <w:rPr>
          <w:sz w:val="24"/>
          <w:szCs w:val="24"/>
          <w:lang w:eastAsia="x-none"/>
        </w:rPr>
        <w:t>Section 4 addresses the OMCI provisioning of individual service types.</w:t>
      </w:r>
    </w:p>
    <w:p w14:paraId="22CF6118" w14:textId="52E5E240" w:rsidR="00C0441A" w:rsidRDefault="00C0441A" w:rsidP="004C0E27">
      <w:pPr>
        <w:pStyle w:val="Body"/>
        <w:rPr>
          <w:sz w:val="24"/>
          <w:szCs w:val="24"/>
          <w:lang w:eastAsia="x-none"/>
        </w:rPr>
      </w:pPr>
      <w:r>
        <w:rPr>
          <w:sz w:val="24"/>
          <w:szCs w:val="24"/>
          <w:lang w:eastAsia="x-none"/>
        </w:rPr>
        <w:t xml:space="preserve">Section 5 discusses the guiding principles of G.988 adaptation to OpenOMCI and </w:t>
      </w:r>
      <w:r w:rsidR="00002A0E" w:rsidRPr="00E350E0">
        <w:rPr>
          <w:sz w:val="24"/>
          <w:szCs w:val="24"/>
          <w:lang w:eastAsia="x-none"/>
        </w:rPr>
        <w:t>provides necessary clarifications, disambiguation, and additional value constraints.</w:t>
      </w:r>
    </w:p>
    <w:p w14:paraId="73B43B74" w14:textId="31CBF4BF" w:rsidR="00002A0E" w:rsidRDefault="00C0441A" w:rsidP="004C0E27">
      <w:pPr>
        <w:pStyle w:val="Body"/>
        <w:rPr>
          <w:sz w:val="24"/>
          <w:szCs w:val="24"/>
          <w:lang w:eastAsia="x-none"/>
        </w:rPr>
      </w:pPr>
      <w:r>
        <w:rPr>
          <w:sz w:val="24"/>
          <w:szCs w:val="24"/>
          <w:lang w:eastAsia="x-none"/>
        </w:rPr>
        <w:t xml:space="preserve">Section 6 </w:t>
      </w:r>
      <w:r w:rsidR="00330DB6">
        <w:rPr>
          <w:sz w:val="24"/>
          <w:szCs w:val="24"/>
          <w:lang w:eastAsia="x-none"/>
        </w:rPr>
        <w:t xml:space="preserve"> </w:t>
      </w:r>
      <w:r w:rsidR="00330DB6" w:rsidRPr="00E350E0">
        <w:rPr>
          <w:sz w:val="24"/>
          <w:szCs w:val="24"/>
          <w:lang w:eastAsia="x-none"/>
        </w:rPr>
        <w:t>lists the modifications to the existing G.988 MEs.</w:t>
      </w:r>
    </w:p>
    <w:p w14:paraId="5CFB4392" w14:textId="57B0FF45" w:rsidR="00002A0E" w:rsidRDefault="00C0441A" w:rsidP="004C0E27">
      <w:pPr>
        <w:pStyle w:val="Body"/>
        <w:rPr>
          <w:sz w:val="24"/>
          <w:szCs w:val="24"/>
          <w:lang w:eastAsia="x-none"/>
        </w:rPr>
      </w:pPr>
      <w:r>
        <w:rPr>
          <w:sz w:val="24"/>
          <w:szCs w:val="24"/>
          <w:lang w:eastAsia="x-none"/>
        </w:rPr>
        <w:t xml:space="preserve">Section 7 </w:t>
      </w:r>
      <w:r w:rsidR="00330DB6">
        <w:rPr>
          <w:sz w:val="24"/>
          <w:szCs w:val="24"/>
          <w:lang w:eastAsia="x-none"/>
        </w:rPr>
        <w:t xml:space="preserve">contains the specification of the </w:t>
      </w:r>
      <w:r w:rsidR="00330DB6" w:rsidRPr="00E350E0">
        <w:rPr>
          <w:sz w:val="24"/>
          <w:szCs w:val="24"/>
          <w:lang w:eastAsia="x-none"/>
        </w:rPr>
        <w:t>new MEs introduced by the OpenOMCI specification.</w:t>
      </w:r>
    </w:p>
    <w:p w14:paraId="17630AAD" w14:textId="638B30BF" w:rsidR="00C0441A" w:rsidRDefault="00C0441A" w:rsidP="004C0E27">
      <w:pPr>
        <w:pStyle w:val="Body"/>
        <w:rPr>
          <w:sz w:val="24"/>
          <w:szCs w:val="24"/>
          <w:lang w:eastAsia="x-none"/>
        </w:rPr>
      </w:pPr>
    </w:p>
    <w:p w14:paraId="3389C99B" w14:textId="77777777" w:rsidR="0041446F" w:rsidRPr="00E350E0" w:rsidRDefault="0041446F" w:rsidP="0041446F">
      <w:pPr>
        <w:pStyle w:val="Body"/>
        <w:rPr>
          <w:sz w:val="24"/>
          <w:szCs w:val="24"/>
          <w:lang w:eastAsia="x-none"/>
        </w:rPr>
      </w:pPr>
      <w:r w:rsidRPr="00E350E0">
        <w:rPr>
          <w:sz w:val="24"/>
          <w:szCs w:val="24"/>
          <w:lang w:eastAsia="x-none"/>
        </w:rPr>
        <w:t>Section 8 contains a list of all MEs, including those already standardized, modified, and newly proposed, categorizing their applicability to the Verizon OpenOMCI specification.</w:t>
      </w:r>
    </w:p>
    <w:p w14:paraId="4ABA915E" w14:textId="77777777" w:rsidR="0041446F" w:rsidRPr="00882F5F" w:rsidRDefault="0041446F" w:rsidP="004C0E27">
      <w:pPr>
        <w:pStyle w:val="Body"/>
        <w:rPr>
          <w:sz w:val="24"/>
          <w:szCs w:val="24"/>
          <w:lang w:eastAsia="x-none"/>
        </w:rPr>
      </w:pPr>
    </w:p>
    <w:p w14:paraId="2E89577B" w14:textId="3C3DDC00" w:rsidR="00C0441A" w:rsidRPr="00882F5F" w:rsidRDefault="00C0441A" w:rsidP="004C0E27">
      <w:pPr>
        <w:pStyle w:val="Body"/>
        <w:rPr>
          <w:sz w:val="24"/>
          <w:szCs w:val="24"/>
          <w:lang w:eastAsia="x-none"/>
        </w:rPr>
      </w:pPr>
      <w:r w:rsidRPr="00882F5F">
        <w:rPr>
          <w:sz w:val="24"/>
          <w:szCs w:val="24"/>
          <w:lang w:eastAsia="x-none"/>
        </w:rPr>
        <w:t xml:space="preserve">The detailed Verizon OpenOMCI MIB description spreadsheet is embedded in  </w:t>
      </w:r>
      <w:r w:rsidR="004C050F">
        <w:rPr>
          <w:sz w:val="24"/>
          <w:szCs w:val="24"/>
          <w:lang w:eastAsia="x-none"/>
        </w:rPr>
        <w:t xml:space="preserve">Annex </w:t>
      </w:r>
      <w:r w:rsidRPr="00882F5F">
        <w:rPr>
          <w:sz w:val="24"/>
          <w:szCs w:val="24"/>
          <w:lang w:eastAsia="x-none"/>
        </w:rPr>
        <w:t>A</w:t>
      </w:r>
      <w:r w:rsidR="0041446F" w:rsidRPr="00882F5F">
        <w:rPr>
          <w:sz w:val="24"/>
          <w:szCs w:val="24"/>
          <w:lang w:eastAsia="x-none"/>
        </w:rPr>
        <w:t>.</w:t>
      </w:r>
    </w:p>
    <w:p w14:paraId="1E33FC9A" w14:textId="77777777" w:rsidR="00C0441A" w:rsidRPr="00882F5F" w:rsidRDefault="00C0441A" w:rsidP="004C0E27">
      <w:pPr>
        <w:pStyle w:val="Body"/>
        <w:rPr>
          <w:sz w:val="24"/>
          <w:szCs w:val="24"/>
          <w:lang w:eastAsia="x-none"/>
        </w:rPr>
      </w:pPr>
    </w:p>
    <w:p w14:paraId="41A4B33D" w14:textId="77777777" w:rsidR="00E17C48" w:rsidRPr="00882F5F" w:rsidRDefault="00E17C48" w:rsidP="004C0E27">
      <w:pPr>
        <w:pStyle w:val="Body"/>
        <w:rPr>
          <w:sz w:val="24"/>
          <w:szCs w:val="24"/>
          <w:lang w:eastAsia="x-none"/>
        </w:rPr>
      </w:pPr>
    </w:p>
    <w:p w14:paraId="104F6066" w14:textId="77777777" w:rsidR="003B737F" w:rsidRDefault="003B737F" w:rsidP="003B737F">
      <w:pPr>
        <w:pStyle w:val="Heading1"/>
        <w:ind w:hanging="900"/>
      </w:pPr>
      <w:bookmarkStart w:id="5" w:name="_Toc33697706"/>
      <w:r>
        <w:lastRenderedPageBreak/>
        <w:t>General principles of OMCI interoperability</w:t>
      </w:r>
      <w:bookmarkEnd w:id="5"/>
    </w:p>
    <w:p w14:paraId="5031D5A3" w14:textId="77777777" w:rsidR="003B737F" w:rsidRPr="0041446F" w:rsidRDefault="003B737F" w:rsidP="003B737F">
      <w:pPr>
        <w:pStyle w:val="Heading2"/>
        <w:ind w:left="720" w:hanging="720"/>
      </w:pPr>
      <w:bookmarkStart w:id="6" w:name="_Toc33697707"/>
      <w:r w:rsidRPr="0041446F">
        <w:t>Development of Verizon OpenOMCI specification</w:t>
      </w:r>
      <w:bookmarkEnd w:id="6"/>
    </w:p>
    <w:p w14:paraId="22DDAAFA" w14:textId="5E6A49FF" w:rsidR="003B737F" w:rsidRPr="0041446F" w:rsidRDefault="003B737F" w:rsidP="003B737F">
      <w:pPr>
        <w:jc w:val="both"/>
        <w:rPr>
          <w:rFonts w:ascii="Book Antiqua" w:hAnsi="Book Antiqua"/>
          <w:sz w:val="24"/>
          <w:szCs w:val="24"/>
        </w:rPr>
      </w:pPr>
      <w:r w:rsidRPr="0041446F">
        <w:rPr>
          <w:rFonts w:ascii="Book Antiqua" w:hAnsi="Book Antiqua"/>
          <w:sz w:val="24"/>
          <w:szCs w:val="24"/>
        </w:rPr>
        <w:t xml:space="preserve">The Verizon OpenOMCI specification </w:t>
      </w:r>
      <w:r w:rsidR="00466839">
        <w:rPr>
          <w:rFonts w:ascii="Book Antiqua" w:hAnsi="Book Antiqua"/>
          <w:sz w:val="24"/>
          <w:szCs w:val="24"/>
        </w:rPr>
        <w:t>has been</w:t>
      </w:r>
      <w:r w:rsidR="00466839" w:rsidRPr="0041446F">
        <w:rPr>
          <w:rFonts w:ascii="Book Antiqua" w:hAnsi="Book Antiqua"/>
          <w:sz w:val="24"/>
          <w:szCs w:val="24"/>
        </w:rPr>
        <w:t xml:space="preserve"> </w:t>
      </w:r>
      <w:r w:rsidRPr="0041446F">
        <w:rPr>
          <w:rFonts w:ascii="Book Antiqua" w:hAnsi="Book Antiqua"/>
          <w:sz w:val="24"/>
          <w:szCs w:val="24"/>
        </w:rPr>
        <w:t>developed by Verizon</w:t>
      </w:r>
      <w:r w:rsidR="0041446F">
        <w:rPr>
          <w:rFonts w:ascii="Book Antiqua" w:hAnsi="Book Antiqua"/>
          <w:sz w:val="24"/>
          <w:szCs w:val="24"/>
        </w:rPr>
        <w:t xml:space="preserve"> in cooperation with an ad hoc group of participating vendors</w:t>
      </w:r>
      <w:r w:rsidR="0041446F" w:rsidRPr="0041446F">
        <w:rPr>
          <w:rFonts w:ascii="Book Antiqua" w:hAnsi="Book Antiqua"/>
          <w:sz w:val="24"/>
          <w:szCs w:val="24"/>
        </w:rPr>
        <w:t xml:space="preserve"> </w:t>
      </w:r>
      <w:r w:rsidRPr="0041446F">
        <w:rPr>
          <w:rFonts w:ascii="Book Antiqua" w:hAnsi="Book Antiqua"/>
          <w:sz w:val="24"/>
          <w:szCs w:val="24"/>
        </w:rPr>
        <w:t>with the immediate goal to address the interoperability needs of the NG-PON2 deployment and PON interoperability in general. The Verizon OpenOMCI specification is intellectual property of Verizon.</w:t>
      </w:r>
    </w:p>
    <w:p w14:paraId="501BF79A" w14:textId="77777777" w:rsidR="003B737F" w:rsidRPr="0041446F" w:rsidRDefault="003B737F" w:rsidP="003B737F">
      <w:pPr>
        <w:jc w:val="both"/>
        <w:rPr>
          <w:rFonts w:ascii="Book Antiqua" w:hAnsi="Book Antiqua"/>
          <w:sz w:val="24"/>
          <w:szCs w:val="24"/>
        </w:rPr>
      </w:pPr>
      <w:r w:rsidRPr="0041446F">
        <w:rPr>
          <w:rFonts w:ascii="Book Antiqua" w:hAnsi="Book Antiqua"/>
          <w:sz w:val="24"/>
          <w:szCs w:val="24"/>
        </w:rPr>
        <w:t xml:space="preserve">The stable version of the Verizon OpenOMCI specification is publicly available on Verizon website and can be copied and distributed by interested parties provided the source is unambiguously attributed and no modification is made to the text.  </w:t>
      </w:r>
    </w:p>
    <w:p w14:paraId="5BF6ABC8" w14:textId="77777777" w:rsidR="003B737F" w:rsidRPr="0041446F" w:rsidRDefault="003B737F" w:rsidP="003B737F">
      <w:pPr>
        <w:pStyle w:val="Heading2"/>
        <w:ind w:left="720" w:hanging="720"/>
      </w:pPr>
      <w:bookmarkStart w:id="7" w:name="_Toc33697708"/>
      <w:r w:rsidRPr="0041446F">
        <w:t>Relationship with G.988</w:t>
      </w:r>
      <w:bookmarkEnd w:id="7"/>
    </w:p>
    <w:p w14:paraId="2128F385" w14:textId="5F7FD78D" w:rsidR="003B737F" w:rsidRPr="00882F5F" w:rsidRDefault="003B737F" w:rsidP="003B737F">
      <w:pPr>
        <w:pStyle w:val="Body"/>
        <w:jc w:val="both"/>
        <w:rPr>
          <w:sz w:val="24"/>
          <w:szCs w:val="24"/>
        </w:rPr>
      </w:pPr>
      <w:r w:rsidRPr="00D80424">
        <w:rPr>
          <w:sz w:val="24"/>
          <w:szCs w:val="24"/>
        </w:rPr>
        <w:t xml:space="preserve">The Verizon OpenOMCI specification is based on ITU-T Recommendation G.988 </w:t>
      </w:r>
      <w:r w:rsidRPr="00882F5F">
        <w:rPr>
          <w:sz w:val="24"/>
          <w:szCs w:val="24"/>
        </w:rPr>
        <w:t xml:space="preserve">along with all pertinent amendments, as indicated in the </w:t>
      </w:r>
      <w:r w:rsidR="00466839" w:rsidRPr="00882F5F">
        <w:rPr>
          <w:sz w:val="24"/>
          <w:szCs w:val="24"/>
        </w:rPr>
        <w:t xml:space="preserve">Introduction to </w:t>
      </w:r>
      <w:r w:rsidRPr="00882F5F">
        <w:rPr>
          <w:sz w:val="24"/>
          <w:szCs w:val="24"/>
        </w:rPr>
        <w:t xml:space="preserve">this document. With respect to the standard MEs, attributes, actions, and notifications, the Verizon OpenOMCI specification </w:t>
      </w:r>
      <w:r w:rsidR="00466839" w:rsidRPr="00882F5F">
        <w:rPr>
          <w:sz w:val="24"/>
          <w:szCs w:val="24"/>
        </w:rPr>
        <w:t xml:space="preserve">may provide </w:t>
      </w:r>
      <w:r w:rsidRPr="00882F5F">
        <w:rPr>
          <w:sz w:val="24"/>
          <w:szCs w:val="24"/>
        </w:rPr>
        <w:t>clarification and disambiguation</w:t>
      </w:r>
      <w:r w:rsidR="00466839" w:rsidRPr="00882F5F">
        <w:rPr>
          <w:sz w:val="24"/>
          <w:szCs w:val="24"/>
        </w:rPr>
        <w:t>.</w:t>
      </w:r>
      <w:r w:rsidRPr="00882F5F">
        <w:rPr>
          <w:sz w:val="24"/>
          <w:szCs w:val="24"/>
        </w:rPr>
        <w:t xml:space="preserve"> </w:t>
      </w:r>
    </w:p>
    <w:p w14:paraId="3B130351" w14:textId="3FB7F50A" w:rsidR="003B737F" w:rsidRPr="00D80424" w:rsidRDefault="003B737F" w:rsidP="003B737F">
      <w:pPr>
        <w:pStyle w:val="Body"/>
        <w:jc w:val="both"/>
        <w:rPr>
          <w:sz w:val="24"/>
          <w:szCs w:val="24"/>
        </w:rPr>
      </w:pPr>
      <w:r w:rsidRPr="00D80424">
        <w:rPr>
          <w:sz w:val="24"/>
          <w:szCs w:val="24"/>
        </w:rPr>
        <w:t xml:space="preserve">For all specified MEs, the </w:t>
      </w:r>
      <w:r>
        <w:rPr>
          <w:sz w:val="24"/>
          <w:szCs w:val="24"/>
        </w:rPr>
        <w:t xml:space="preserve">specification defines </w:t>
      </w:r>
      <w:r w:rsidRPr="00D80424">
        <w:rPr>
          <w:sz w:val="24"/>
          <w:szCs w:val="24"/>
        </w:rPr>
        <w:t>the creation method (automatic creation by the ONT, or controlled creation by the OLT instruction) specified in G.988.</w:t>
      </w:r>
    </w:p>
    <w:p w14:paraId="637317A2" w14:textId="77777777" w:rsidR="003B737F" w:rsidRPr="00D80424" w:rsidRDefault="003B737F" w:rsidP="003B737F">
      <w:pPr>
        <w:pStyle w:val="Body"/>
        <w:jc w:val="both"/>
        <w:rPr>
          <w:sz w:val="24"/>
          <w:szCs w:val="24"/>
        </w:rPr>
      </w:pPr>
      <w:r w:rsidRPr="00D80424">
        <w:rPr>
          <w:sz w:val="24"/>
          <w:szCs w:val="24"/>
        </w:rPr>
        <w:t>For all specified attributes, actions, and notifications the ONT and OLT support the semantics details as specified in G.988</w:t>
      </w:r>
      <w:r>
        <w:rPr>
          <w:sz w:val="24"/>
          <w:szCs w:val="24"/>
        </w:rPr>
        <w:t>, unless otherwise noted in the Verizon OpenOMCI specification.</w:t>
      </w:r>
    </w:p>
    <w:p w14:paraId="515EA08E" w14:textId="0F4049EA" w:rsidR="003B737F" w:rsidRPr="00D80424" w:rsidRDefault="003B737F" w:rsidP="003B737F">
      <w:pPr>
        <w:pStyle w:val="Body"/>
        <w:jc w:val="both"/>
        <w:rPr>
          <w:sz w:val="24"/>
          <w:szCs w:val="24"/>
        </w:rPr>
      </w:pPr>
      <w:r w:rsidRPr="00D80424">
        <w:rPr>
          <w:sz w:val="24"/>
          <w:szCs w:val="24"/>
        </w:rPr>
        <w:t xml:space="preserve">The </w:t>
      </w:r>
      <w:r>
        <w:rPr>
          <w:sz w:val="24"/>
          <w:szCs w:val="24"/>
        </w:rPr>
        <w:t>specification defines</w:t>
      </w:r>
      <w:r w:rsidRPr="00D80424">
        <w:rPr>
          <w:sz w:val="24"/>
          <w:szCs w:val="24"/>
        </w:rPr>
        <w:t xml:space="preserve"> support all OMCI message types according to G.988.</w:t>
      </w:r>
    </w:p>
    <w:p w14:paraId="36424758" w14:textId="4887ACB1" w:rsidR="003B737F" w:rsidRPr="00D80424" w:rsidRDefault="003B737F" w:rsidP="003B737F">
      <w:pPr>
        <w:pStyle w:val="Body"/>
        <w:jc w:val="both"/>
        <w:rPr>
          <w:sz w:val="24"/>
          <w:szCs w:val="24"/>
        </w:rPr>
      </w:pPr>
      <w:r w:rsidRPr="00D80424">
        <w:rPr>
          <w:sz w:val="24"/>
          <w:szCs w:val="24"/>
        </w:rPr>
        <w:t xml:space="preserve">The </w:t>
      </w:r>
      <w:r>
        <w:rPr>
          <w:sz w:val="24"/>
          <w:szCs w:val="24"/>
        </w:rPr>
        <w:t xml:space="preserve">specification </w:t>
      </w:r>
      <w:r w:rsidRPr="00D80424">
        <w:rPr>
          <w:sz w:val="24"/>
          <w:szCs w:val="24"/>
        </w:rPr>
        <w:t>support</w:t>
      </w:r>
      <w:r w:rsidR="00F817AD">
        <w:rPr>
          <w:sz w:val="24"/>
          <w:szCs w:val="24"/>
        </w:rPr>
        <w:t>s</w:t>
      </w:r>
      <w:r w:rsidRPr="00D80424">
        <w:rPr>
          <w:sz w:val="24"/>
          <w:szCs w:val="24"/>
        </w:rPr>
        <w:t xml:space="preserve"> both the baseline OMCI message format and the extended OMCI message format.</w:t>
      </w:r>
    </w:p>
    <w:p w14:paraId="325BEC41" w14:textId="6F9EE238" w:rsidR="00186534" w:rsidRDefault="003B737F" w:rsidP="00186534">
      <w:pPr>
        <w:pStyle w:val="Body"/>
        <w:jc w:val="both"/>
        <w:rPr>
          <w:sz w:val="24"/>
          <w:szCs w:val="24"/>
          <w:lang w:eastAsia="x-none"/>
        </w:rPr>
      </w:pPr>
      <w:r w:rsidRPr="00D80424">
        <w:rPr>
          <w:sz w:val="24"/>
          <w:szCs w:val="24"/>
          <w:lang w:eastAsia="x-none"/>
        </w:rPr>
        <w:t xml:space="preserve">While </w:t>
      </w:r>
      <w:r w:rsidRPr="00D80424">
        <w:rPr>
          <w:sz w:val="24"/>
          <w:szCs w:val="24"/>
        </w:rPr>
        <w:t xml:space="preserve">Verizon OpenOMCI specification </w:t>
      </w:r>
      <w:r w:rsidRPr="00D80424">
        <w:rPr>
          <w:sz w:val="24"/>
          <w:szCs w:val="24"/>
          <w:lang w:eastAsia="x-none"/>
        </w:rPr>
        <w:t xml:space="preserve">allows the use of the OMCI managed entities (MEs) in the vendor-specific ME class space </w:t>
      </w:r>
      <w:r w:rsidR="00466839" w:rsidRPr="00466839">
        <w:rPr>
          <w:sz w:val="24"/>
          <w:szCs w:val="24"/>
          <w:lang w:eastAsia="x-none"/>
        </w:rPr>
        <w:t xml:space="preserve">as long as the structure and functionality of such ME is disclosed, </w:t>
      </w:r>
      <w:r w:rsidRPr="00D80424">
        <w:rPr>
          <w:sz w:val="24"/>
          <w:szCs w:val="24"/>
          <w:lang w:eastAsia="x-none"/>
        </w:rPr>
        <w:t xml:space="preserve">the use of the vendor-proprietary MEs </w:t>
      </w:r>
      <w:r w:rsidR="00FB5D03">
        <w:rPr>
          <w:sz w:val="24"/>
          <w:szCs w:val="24"/>
          <w:lang w:eastAsia="x-none"/>
        </w:rPr>
        <w:t xml:space="preserve">is prohibited </w:t>
      </w:r>
      <w:r w:rsidRPr="00D80424">
        <w:rPr>
          <w:sz w:val="24"/>
          <w:szCs w:val="24"/>
          <w:lang w:eastAsia="x-none"/>
        </w:rPr>
        <w:t xml:space="preserve">as such MEs preclude OLT/ONT interoperability. </w:t>
      </w:r>
    </w:p>
    <w:p w14:paraId="533511D1" w14:textId="61902EBD" w:rsidR="003B737F" w:rsidRPr="00F733D7" w:rsidRDefault="003B737F" w:rsidP="00186534">
      <w:pPr>
        <w:pStyle w:val="Body"/>
        <w:jc w:val="both"/>
        <w:rPr>
          <w:color w:val="365F91" w:themeColor="accent1" w:themeShade="BF"/>
          <w:sz w:val="24"/>
          <w:szCs w:val="24"/>
          <w:lang w:eastAsia="x-none"/>
        </w:rPr>
      </w:pPr>
    </w:p>
    <w:p w14:paraId="35F96AC0" w14:textId="77777777" w:rsidR="003B737F" w:rsidRPr="00186534" w:rsidRDefault="003B737F" w:rsidP="003B737F">
      <w:pPr>
        <w:jc w:val="both"/>
        <w:rPr>
          <w:rFonts w:ascii="Book Antiqua" w:hAnsi="Book Antiqua"/>
          <w:sz w:val="24"/>
          <w:szCs w:val="24"/>
        </w:rPr>
      </w:pPr>
    </w:p>
    <w:p w14:paraId="3C8109D6" w14:textId="77777777" w:rsidR="003B737F" w:rsidRPr="00186534" w:rsidRDefault="003B737F" w:rsidP="003B737F">
      <w:pPr>
        <w:pStyle w:val="Heading2"/>
        <w:ind w:left="720" w:hanging="720"/>
      </w:pPr>
      <w:bookmarkStart w:id="8" w:name="_Toc33697709"/>
      <w:r w:rsidRPr="00186534">
        <w:t>Future-proofing of Verizon OpenOMCI specification</w:t>
      </w:r>
      <w:bookmarkEnd w:id="8"/>
    </w:p>
    <w:p w14:paraId="3D633886" w14:textId="77777777" w:rsidR="003B737F" w:rsidRDefault="003B737F" w:rsidP="003B737F">
      <w:pPr>
        <w:pStyle w:val="Body"/>
        <w:jc w:val="both"/>
        <w:rPr>
          <w:sz w:val="24"/>
          <w:szCs w:val="24"/>
        </w:rPr>
      </w:pPr>
      <w:r w:rsidRPr="00186534">
        <w:rPr>
          <w:sz w:val="24"/>
          <w:szCs w:val="24"/>
        </w:rPr>
        <w:t xml:space="preserve">Verizon OpenOMCI specification is intended to be future proof. This includes the </w:t>
      </w:r>
      <w:r>
        <w:rPr>
          <w:sz w:val="24"/>
          <w:szCs w:val="24"/>
        </w:rPr>
        <w:t>following principles.</w:t>
      </w:r>
    </w:p>
    <w:p w14:paraId="227C4818" w14:textId="77777777" w:rsidR="003B737F" w:rsidRPr="00A955A4" w:rsidRDefault="003B737F" w:rsidP="00635AB1">
      <w:pPr>
        <w:pStyle w:val="Body"/>
        <w:numPr>
          <w:ilvl w:val="0"/>
          <w:numId w:val="18"/>
        </w:numPr>
        <w:jc w:val="both"/>
        <w:rPr>
          <w:lang w:eastAsia="x-none"/>
        </w:rPr>
      </w:pPr>
      <w:r>
        <w:rPr>
          <w:sz w:val="24"/>
          <w:szCs w:val="24"/>
        </w:rPr>
        <w:lastRenderedPageBreak/>
        <w:t>An update to the Verizon OMCI Specification shall not require an update to already deployed ONTs and OLTs supporting the existing services.</w:t>
      </w:r>
    </w:p>
    <w:p w14:paraId="14E68B46" w14:textId="77777777" w:rsidR="003B737F" w:rsidRPr="00A955A4" w:rsidRDefault="003B737F" w:rsidP="00635AB1">
      <w:pPr>
        <w:pStyle w:val="Body"/>
        <w:numPr>
          <w:ilvl w:val="0"/>
          <w:numId w:val="18"/>
        </w:numPr>
        <w:jc w:val="both"/>
        <w:rPr>
          <w:lang w:eastAsia="x-none"/>
        </w:rPr>
      </w:pPr>
      <w:r>
        <w:rPr>
          <w:sz w:val="24"/>
          <w:szCs w:val="24"/>
        </w:rPr>
        <w:t>The specification shall be able to absorb new services and features without forcing an upgrade to already deployed ONTs.</w:t>
      </w:r>
    </w:p>
    <w:p w14:paraId="6B79CC00" w14:textId="77777777" w:rsidR="003B737F" w:rsidRDefault="003B737F" w:rsidP="00635AB1">
      <w:pPr>
        <w:pStyle w:val="Body"/>
        <w:numPr>
          <w:ilvl w:val="0"/>
          <w:numId w:val="18"/>
        </w:numPr>
        <w:jc w:val="both"/>
        <w:rPr>
          <w:sz w:val="24"/>
          <w:szCs w:val="24"/>
          <w:lang w:eastAsia="x-none"/>
        </w:rPr>
      </w:pPr>
      <w:r w:rsidRPr="00A955A4">
        <w:rPr>
          <w:sz w:val="24"/>
          <w:szCs w:val="24"/>
          <w:lang w:eastAsia="x-none"/>
        </w:rPr>
        <w:t>A</w:t>
      </w:r>
      <w:r>
        <w:rPr>
          <w:sz w:val="24"/>
          <w:szCs w:val="24"/>
          <w:lang w:eastAsia="x-none"/>
        </w:rPr>
        <w:t xml:space="preserve">ny upgrade to the </w:t>
      </w:r>
      <w:r w:rsidRPr="00A955A4">
        <w:rPr>
          <w:sz w:val="24"/>
          <w:szCs w:val="24"/>
          <w:lang w:eastAsia="x-none"/>
        </w:rPr>
        <w:t>OLT</w:t>
      </w:r>
      <w:r>
        <w:rPr>
          <w:sz w:val="24"/>
          <w:szCs w:val="24"/>
          <w:lang w:eastAsia="x-none"/>
        </w:rPr>
        <w:t xml:space="preserve"> OMCI implementation to provide support for future versions of Verizon OpenOMCI Specification shall be backward-compatible with the deployed ONT base.</w:t>
      </w:r>
    </w:p>
    <w:p w14:paraId="3A941875" w14:textId="77777777" w:rsidR="003B737F" w:rsidRDefault="003B737F" w:rsidP="00635AB1">
      <w:pPr>
        <w:pStyle w:val="Body"/>
        <w:numPr>
          <w:ilvl w:val="0"/>
          <w:numId w:val="18"/>
        </w:numPr>
        <w:jc w:val="both"/>
        <w:rPr>
          <w:sz w:val="24"/>
          <w:szCs w:val="24"/>
          <w:lang w:eastAsia="x-none"/>
        </w:rPr>
      </w:pPr>
      <w:r>
        <w:rPr>
          <w:sz w:val="24"/>
          <w:szCs w:val="24"/>
          <w:lang w:eastAsia="x-none"/>
        </w:rPr>
        <w:t>An OLT shall support ONTs on the same PON that have implemented different versions of the Verizon OpenOMCI specification.</w:t>
      </w:r>
    </w:p>
    <w:p w14:paraId="5E7B0F1A" w14:textId="77777777" w:rsidR="003B737F" w:rsidRPr="00EC6781" w:rsidRDefault="003B737F" w:rsidP="003B737F">
      <w:pPr>
        <w:pStyle w:val="Body"/>
        <w:ind w:left="720"/>
        <w:rPr>
          <w:sz w:val="24"/>
          <w:szCs w:val="24"/>
          <w:lang w:eastAsia="x-none"/>
        </w:rPr>
      </w:pPr>
    </w:p>
    <w:p w14:paraId="31FF470A" w14:textId="77777777" w:rsidR="003B737F" w:rsidRPr="00EC6781" w:rsidRDefault="003B737F" w:rsidP="003B737F">
      <w:pPr>
        <w:pStyle w:val="Heading2"/>
        <w:ind w:left="720" w:hanging="720"/>
      </w:pPr>
      <w:bookmarkStart w:id="9" w:name="_Toc33697710"/>
      <w:r w:rsidRPr="00EC6781">
        <w:t>Version control and capability discovery</w:t>
      </w:r>
      <w:bookmarkEnd w:id="9"/>
    </w:p>
    <w:p w14:paraId="6C59F330" w14:textId="2E524A96" w:rsidR="00625463" w:rsidRPr="00EC6781" w:rsidRDefault="00CE2034" w:rsidP="003B737F">
      <w:pPr>
        <w:jc w:val="both"/>
        <w:rPr>
          <w:rFonts w:ascii="Book Antiqua" w:hAnsi="Book Antiqua"/>
          <w:sz w:val="24"/>
          <w:szCs w:val="24"/>
        </w:rPr>
      </w:pPr>
      <w:r>
        <w:rPr>
          <w:rFonts w:ascii="Book Antiqua" w:hAnsi="Book Antiqua"/>
          <w:sz w:val="24"/>
          <w:szCs w:val="24"/>
        </w:rPr>
        <w:t xml:space="preserve">The </w:t>
      </w:r>
      <w:r w:rsidR="003B737F" w:rsidRPr="00EC6781">
        <w:rPr>
          <w:rFonts w:ascii="Book Antiqua" w:hAnsi="Book Antiqua"/>
          <w:sz w:val="24"/>
          <w:szCs w:val="24"/>
        </w:rPr>
        <w:t xml:space="preserve">Verizon OpenOMCI specification provides means for version control, </w:t>
      </w:r>
      <w:r>
        <w:rPr>
          <w:rFonts w:ascii="Book Antiqua" w:hAnsi="Book Antiqua"/>
          <w:sz w:val="24"/>
          <w:szCs w:val="24"/>
        </w:rPr>
        <w:t xml:space="preserve"> s</w:t>
      </w:r>
      <w:r w:rsidR="003B737F" w:rsidRPr="00EC6781">
        <w:rPr>
          <w:rFonts w:ascii="Book Antiqua" w:hAnsi="Book Antiqua"/>
          <w:sz w:val="24"/>
          <w:szCs w:val="24"/>
        </w:rPr>
        <w:t xml:space="preserve">hould future standardization and/or service </w:t>
      </w:r>
      <w:r>
        <w:rPr>
          <w:rFonts w:ascii="Book Antiqua" w:hAnsi="Book Antiqua"/>
          <w:sz w:val="24"/>
          <w:szCs w:val="24"/>
        </w:rPr>
        <w:t xml:space="preserve">definition changes </w:t>
      </w:r>
      <w:r w:rsidR="003B737F" w:rsidRPr="00EC6781">
        <w:rPr>
          <w:rFonts w:ascii="Book Antiqua" w:hAnsi="Book Antiqua"/>
          <w:sz w:val="24"/>
          <w:szCs w:val="24"/>
        </w:rPr>
        <w:t>require an update to the Verizon OpenOMCI specification</w:t>
      </w:r>
      <w:r>
        <w:rPr>
          <w:rFonts w:ascii="Book Antiqua" w:hAnsi="Book Antiqua"/>
          <w:sz w:val="24"/>
          <w:szCs w:val="24"/>
        </w:rPr>
        <w:t>. T</w:t>
      </w:r>
      <w:r w:rsidR="003B737F" w:rsidRPr="00EC6781">
        <w:rPr>
          <w:rFonts w:ascii="Book Antiqua" w:hAnsi="Book Antiqua"/>
          <w:sz w:val="24"/>
          <w:szCs w:val="24"/>
        </w:rPr>
        <w:t>he specification version is represented by a pair of integer values (R, V), where R is the major release, and V is the version within release. A higher version number within a release shall be backward compatible with all lower version numbers within the same release.</w:t>
      </w:r>
    </w:p>
    <w:p w14:paraId="2B41F9F5" w14:textId="78EF559A" w:rsidR="00186534" w:rsidRPr="00CE43AC" w:rsidRDefault="003B737F" w:rsidP="00186534">
      <w:pPr>
        <w:jc w:val="both"/>
        <w:rPr>
          <w:rFonts w:ascii="Book Antiqua" w:hAnsi="Book Antiqua"/>
          <w:sz w:val="24"/>
          <w:szCs w:val="24"/>
        </w:rPr>
      </w:pPr>
      <w:r w:rsidRPr="00CE43AC">
        <w:rPr>
          <w:rFonts w:ascii="Book Antiqua" w:hAnsi="Book Antiqua"/>
          <w:sz w:val="24"/>
          <w:szCs w:val="24"/>
        </w:rPr>
        <w:t>Upon ONT activation, the OLT and ONT negotiate and positively agree on the support of the Verizon OpenOMCI specification and a specific ONT type feature set</w:t>
      </w:r>
      <w:r w:rsidR="00186534" w:rsidRPr="00CE43AC">
        <w:rPr>
          <w:rFonts w:ascii="Book Antiqua" w:hAnsi="Book Antiqua"/>
          <w:sz w:val="24"/>
          <w:szCs w:val="24"/>
        </w:rPr>
        <w:t xml:space="preserve">, using the </w:t>
      </w:r>
      <w:r w:rsidR="00B017D5" w:rsidRPr="00CE43AC">
        <w:rPr>
          <w:rFonts w:ascii="Book Antiqua" w:hAnsi="Book Antiqua"/>
          <w:sz w:val="24"/>
          <w:szCs w:val="24"/>
        </w:rPr>
        <w:t>Verizon</w:t>
      </w:r>
      <w:r w:rsidR="00186534" w:rsidRPr="00CE43AC">
        <w:rPr>
          <w:rFonts w:ascii="Book Antiqua" w:hAnsi="Book Antiqua"/>
          <w:sz w:val="24"/>
          <w:szCs w:val="24"/>
        </w:rPr>
        <w:t xml:space="preserve"> OpenOMCI ME, the support of which is mandatory </w:t>
      </w:r>
      <w:r w:rsidR="00EC6781" w:rsidRPr="00CE43AC">
        <w:rPr>
          <w:rFonts w:ascii="Book Antiqua" w:hAnsi="Book Antiqua"/>
          <w:sz w:val="24"/>
          <w:szCs w:val="24"/>
        </w:rPr>
        <w:t>if</w:t>
      </w:r>
      <w:r w:rsidR="00186534" w:rsidRPr="00CE43AC">
        <w:rPr>
          <w:rFonts w:ascii="Book Antiqua" w:hAnsi="Book Antiqua"/>
          <w:sz w:val="24"/>
          <w:szCs w:val="24"/>
        </w:rPr>
        <w:t xml:space="preserve"> the equipment </w:t>
      </w:r>
      <w:r w:rsidR="00EC6781" w:rsidRPr="00CE43AC">
        <w:rPr>
          <w:rFonts w:ascii="Book Antiqua" w:hAnsi="Book Antiqua"/>
          <w:sz w:val="24"/>
          <w:szCs w:val="24"/>
        </w:rPr>
        <w:t xml:space="preserve">is </w:t>
      </w:r>
      <w:r w:rsidR="00186534" w:rsidRPr="00CE43AC">
        <w:rPr>
          <w:rFonts w:ascii="Book Antiqua" w:hAnsi="Book Antiqua"/>
          <w:sz w:val="24"/>
          <w:szCs w:val="24"/>
        </w:rPr>
        <w:t xml:space="preserve">being deployed in Verizon network. </w:t>
      </w:r>
    </w:p>
    <w:p w14:paraId="1F300732" w14:textId="26041B22" w:rsidR="003B737F" w:rsidRDefault="00CE2034" w:rsidP="003B737F">
      <w:pPr>
        <w:rPr>
          <w:b/>
        </w:rPr>
      </w:pPr>
      <w:r>
        <w:rPr>
          <w:rFonts w:ascii="Book Antiqua" w:hAnsi="Book Antiqua"/>
          <w:sz w:val="24"/>
          <w:szCs w:val="24"/>
        </w:rPr>
        <w:t>Along with its target (R, V) pair, the OLT implementation and the ONT implementation are required to interoperate with a</w:t>
      </w:r>
      <w:r w:rsidR="0060077E">
        <w:rPr>
          <w:rFonts w:ascii="Book Antiqua" w:hAnsi="Book Antiqua"/>
          <w:sz w:val="24"/>
          <w:szCs w:val="24"/>
        </w:rPr>
        <w:t>n ONT or OLT</w:t>
      </w:r>
      <w:r>
        <w:rPr>
          <w:rFonts w:ascii="Book Antiqua" w:hAnsi="Book Antiqua"/>
          <w:sz w:val="24"/>
          <w:szCs w:val="24"/>
        </w:rPr>
        <w:t xml:space="preserve"> counterpart</w:t>
      </w:r>
      <w:r w:rsidR="0060077E">
        <w:rPr>
          <w:rFonts w:ascii="Book Antiqua" w:hAnsi="Book Antiqua"/>
          <w:sz w:val="24"/>
          <w:szCs w:val="24"/>
        </w:rPr>
        <w:t xml:space="preserve"> supporting a lower version within the same major release R, as well as all published </w:t>
      </w:r>
      <w:r>
        <w:rPr>
          <w:rFonts w:ascii="Book Antiqua" w:hAnsi="Book Antiqua"/>
          <w:sz w:val="24"/>
          <w:szCs w:val="24"/>
        </w:rPr>
        <w:t xml:space="preserve">versions within the </w:t>
      </w:r>
      <w:r w:rsidR="0060077E">
        <w:rPr>
          <w:rFonts w:ascii="Book Antiqua" w:hAnsi="Book Antiqua"/>
          <w:sz w:val="24"/>
          <w:szCs w:val="24"/>
        </w:rPr>
        <w:t>major release one step lower than R</w:t>
      </w:r>
      <w:r w:rsidR="003B737F" w:rsidRPr="00EC6781">
        <w:rPr>
          <w:rFonts w:ascii="Book Antiqua" w:hAnsi="Book Antiqua"/>
          <w:sz w:val="24"/>
          <w:szCs w:val="24"/>
        </w:rPr>
        <w:t xml:space="preserve">. </w:t>
      </w:r>
    </w:p>
    <w:p w14:paraId="1090C483" w14:textId="77777777" w:rsidR="003B737F" w:rsidRPr="00B017D5" w:rsidRDefault="003B737F" w:rsidP="003B737F">
      <w:pPr>
        <w:pStyle w:val="Heading2"/>
        <w:ind w:left="720" w:hanging="720"/>
      </w:pPr>
      <w:bookmarkStart w:id="10" w:name="_Toc33697711"/>
      <w:r w:rsidRPr="00B017D5">
        <w:t>Standardization of the Verizon OpenOMCI</w:t>
      </w:r>
      <w:bookmarkEnd w:id="10"/>
    </w:p>
    <w:p w14:paraId="1CCF83AC" w14:textId="0691BB80" w:rsidR="003B737F" w:rsidRPr="00F733D7" w:rsidRDefault="003B737F" w:rsidP="003B737F">
      <w:pPr>
        <w:jc w:val="both"/>
        <w:rPr>
          <w:rFonts w:ascii="Book Antiqua" w:hAnsi="Book Antiqua"/>
          <w:sz w:val="24"/>
          <w:szCs w:val="24"/>
        </w:rPr>
      </w:pPr>
      <w:r w:rsidRPr="00F733D7">
        <w:rPr>
          <w:rFonts w:ascii="Book Antiqua" w:hAnsi="Book Antiqua"/>
          <w:sz w:val="24"/>
          <w:szCs w:val="24"/>
        </w:rPr>
        <w:t>The Verizon OpenOMCI specification addresses the Verizon interoperability need</w:t>
      </w:r>
      <w:r w:rsidR="00211010">
        <w:rPr>
          <w:rFonts w:ascii="Book Antiqua" w:hAnsi="Book Antiqua"/>
          <w:sz w:val="24"/>
          <w:szCs w:val="24"/>
        </w:rPr>
        <w:t>s</w:t>
      </w:r>
      <w:r w:rsidRPr="00F733D7">
        <w:rPr>
          <w:rFonts w:ascii="Book Antiqua" w:hAnsi="Book Antiqua"/>
          <w:sz w:val="24"/>
          <w:szCs w:val="24"/>
        </w:rPr>
        <w:t xml:space="preserve"> for the NG-PON2 deployment and is laying the foundation for industry-wide best-practice standardization.</w:t>
      </w:r>
    </w:p>
    <w:p w14:paraId="5FFB2C28" w14:textId="645F3684" w:rsidR="003B737F" w:rsidRPr="00882F5F" w:rsidRDefault="003B737F" w:rsidP="003B737F">
      <w:pPr>
        <w:jc w:val="both"/>
        <w:rPr>
          <w:rFonts w:ascii="Book Antiqua" w:hAnsi="Book Antiqua"/>
          <w:sz w:val="24"/>
          <w:szCs w:val="24"/>
        </w:rPr>
      </w:pPr>
    </w:p>
    <w:p w14:paraId="2367BC4E" w14:textId="6D53162B" w:rsidR="00887D61" w:rsidRPr="00882F5F" w:rsidRDefault="00887D61" w:rsidP="003B737F">
      <w:pPr>
        <w:jc w:val="both"/>
        <w:rPr>
          <w:rFonts w:ascii="Book Antiqua" w:hAnsi="Book Antiqua"/>
          <w:sz w:val="24"/>
          <w:szCs w:val="24"/>
        </w:rPr>
      </w:pPr>
      <w:r w:rsidRPr="00882F5F">
        <w:rPr>
          <w:rFonts w:ascii="Book Antiqua" w:hAnsi="Book Antiqua"/>
          <w:sz w:val="24"/>
          <w:szCs w:val="24"/>
        </w:rPr>
        <w:t>The present document provides tentative OMCI object ID designations in the vendor-specific number space. A companion mapping table provides the correspondence of the tentative object ID designations in the vendor-specific number space and the permanent object ID designations in the standard number space.</w:t>
      </w:r>
    </w:p>
    <w:p w14:paraId="41D9F018" w14:textId="77777777" w:rsidR="003B737F" w:rsidRPr="00882F5F" w:rsidRDefault="003B737F" w:rsidP="003B737F"/>
    <w:p w14:paraId="60DCA255" w14:textId="77777777" w:rsidR="003B737F" w:rsidRPr="00887D61" w:rsidRDefault="003B737F" w:rsidP="003B737F">
      <w:pPr>
        <w:pStyle w:val="Heading2"/>
        <w:ind w:left="720" w:hanging="720"/>
      </w:pPr>
      <w:bookmarkStart w:id="11" w:name="_Toc33697712"/>
      <w:r w:rsidRPr="00887D61">
        <w:lastRenderedPageBreak/>
        <w:t>The Verizon OpenOMCI specification compliance</w:t>
      </w:r>
      <w:bookmarkEnd w:id="11"/>
    </w:p>
    <w:p w14:paraId="0B4C7A03" w14:textId="3175B31C" w:rsidR="003B737F" w:rsidRDefault="003B737F" w:rsidP="003B737F">
      <w:pPr>
        <w:pStyle w:val="Body"/>
        <w:rPr>
          <w:sz w:val="24"/>
          <w:szCs w:val="24"/>
        </w:rPr>
      </w:pPr>
      <w:r w:rsidRPr="00887D61">
        <w:rPr>
          <w:sz w:val="24"/>
          <w:szCs w:val="24"/>
        </w:rPr>
        <w:t>For the NGPON2 equipment deployed in the Verizon network, the compliance with Verizon Open</w:t>
      </w:r>
      <w:r w:rsidRPr="000C53F1">
        <w:rPr>
          <w:sz w:val="24"/>
          <w:szCs w:val="24"/>
        </w:rPr>
        <w:t xml:space="preserve">OMCI </w:t>
      </w:r>
      <w:r w:rsidR="00887D61">
        <w:rPr>
          <w:sz w:val="24"/>
          <w:szCs w:val="24"/>
        </w:rPr>
        <w:t xml:space="preserve">specification is a requirement. </w:t>
      </w:r>
    </w:p>
    <w:p w14:paraId="6F50D007" w14:textId="1EAB16F6" w:rsidR="00B334CB" w:rsidRPr="00887D61" w:rsidRDefault="003B737F" w:rsidP="00B334CB">
      <w:pPr>
        <w:pStyle w:val="Body"/>
        <w:rPr>
          <w:sz w:val="24"/>
          <w:szCs w:val="24"/>
        </w:rPr>
      </w:pPr>
      <w:r w:rsidRPr="00887D61">
        <w:rPr>
          <w:sz w:val="24"/>
          <w:szCs w:val="24"/>
        </w:rPr>
        <w:t>The Verizon OpenOMCI specification compliance requirements do not apply to the B-PON and G-PON deployments.</w:t>
      </w:r>
    </w:p>
    <w:p w14:paraId="00A22F55" w14:textId="62B52C9E" w:rsidR="009E0C95" w:rsidRDefault="006D76FA" w:rsidP="009E0C95">
      <w:pPr>
        <w:pStyle w:val="Heading1"/>
        <w:rPr>
          <w:lang w:val="en-US"/>
        </w:rPr>
      </w:pPr>
      <w:bookmarkStart w:id="12" w:name="_Toc33697713"/>
      <w:r>
        <w:rPr>
          <w:lang w:val="en-US"/>
        </w:rPr>
        <w:lastRenderedPageBreak/>
        <w:t>ONT bring-up and general configuration</w:t>
      </w:r>
      <w:bookmarkEnd w:id="12"/>
    </w:p>
    <w:p w14:paraId="68FE835A" w14:textId="77777777" w:rsidR="009E0C95" w:rsidRPr="00B334CB" w:rsidRDefault="009E0C95" w:rsidP="009E0C95">
      <w:pPr>
        <w:pStyle w:val="Body"/>
        <w:rPr>
          <w:lang w:eastAsia="x-none"/>
        </w:rPr>
      </w:pPr>
    </w:p>
    <w:p w14:paraId="148EEFFF" w14:textId="1C9D8B30" w:rsidR="00062987" w:rsidRDefault="003E22EE" w:rsidP="00062987">
      <w:pPr>
        <w:pStyle w:val="Heading2"/>
      </w:pPr>
      <w:bookmarkStart w:id="13" w:name="_Toc33697714"/>
      <w:r>
        <w:t>OMCC establishment</w:t>
      </w:r>
      <w:r w:rsidR="0066470F">
        <w:t xml:space="preserve"> in the context of TC layer configuration</w:t>
      </w:r>
      <w:bookmarkEnd w:id="13"/>
    </w:p>
    <w:p w14:paraId="16462D44" w14:textId="30DC5070" w:rsidR="003E22EE" w:rsidRDefault="003E22EE" w:rsidP="00BB28B3">
      <w:pPr>
        <w:pStyle w:val="Body"/>
        <w:rPr>
          <w:sz w:val="24"/>
          <w:szCs w:val="24"/>
        </w:rPr>
      </w:pPr>
      <w:r>
        <w:rPr>
          <w:sz w:val="24"/>
          <w:szCs w:val="24"/>
        </w:rPr>
        <w:t>The TC layer configuration in a TWDM PON system includes the</w:t>
      </w:r>
      <w:r w:rsidR="007D66CE">
        <w:rPr>
          <w:sz w:val="24"/>
          <w:szCs w:val="24"/>
        </w:rPr>
        <w:t xml:space="preserve"> items specified in Table 12-5/G.989.3. These items are assigned to </w:t>
      </w:r>
      <w:r w:rsidR="00383CB0">
        <w:rPr>
          <w:sz w:val="24"/>
          <w:szCs w:val="24"/>
        </w:rPr>
        <w:t>four</w:t>
      </w:r>
      <w:r w:rsidR="007D66CE">
        <w:rPr>
          <w:sz w:val="24"/>
          <w:szCs w:val="24"/>
        </w:rPr>
        <w:t xml:space="preserve"> parameter groups:</w:t>
      </w:r>
    </w:p>
    <w:p w14:paraId="07E143CE" w14:textId="2741CC2D" w:rsidR="007D66CE" w:rsidRDefault="007D66CE" w:rsidP="00BB28B3">
      <w:pPr>
        <w:pStyle w:val="Body"/>
        <w:rPr>
          <w:sz w:val="24"/>
          <w:szCs w:val="24"/>
        </w:rPr>
      </w:pPr>
      <w:r>
        <w:rPr>
          <w:sz w:val="24"/>
          <w:szCs w:val="24"/>
        </w:rPr>
        <w:t>Group A:</w:t>
      </w:r>
    </w:p>
    <w:p w14:paraId="253210C9" w14:textId="3F431E9C" w:rsidR="003E22EE" w:rsidRDefault="003E22EE" w:rsidP="00103624">
      <w:pPr>
        <w:pStyle w:val="Body"/>
        <w:numPr>
          <w:ilvl w:val="0"/>
          <w:numId w:val="14"/>
        </w:numPr>
        <w:rPr>
          <w:sz w:val="24"/>
          <w:szCs w:val="24"/>
        </w:rPr>
      </w:pPr>
      <w:r>
        <w:rPr>
          <w:sz w:val="24"/>
          <w:szCs w:val="24"/>
        </w:rPr>
        <w:t>System profile parameters;</w:t>
      </w:r>
    </w:p>
    <w:p w14:paraId="726E0BF9" w14:textId="701AA8A7" w:rsidR="003E22EE" w:rsidRDefault="003E22EE" w:rsidP="00103624">
      <w:pPr>
        <w:pStyle w:val="Body"/>
        <w:numPr>
          <w:ilvl w:val="0"/>
          <w:numId w:val="14"/>
        </w:numPr>
        <w:rPr>
          <w:sz w:val="24"/>
          <w:szCs w:val="24"/>
        </w:rPr>
      </w:pPr>
      <w:r>
        <w:rPr>
          <w:sz w:val="24"/>
          <w:szCs w:val="24"/>
        </w:rPr>
        <w:t>Channel profile parameters;</w:t>
      </w:r>
    </w:p>
    <w:p w14:paraId="0CFA0EE9" w14:textId="023A85CA" w:rsidR="003E22EE" w:rsidRDefault="003E22EE" w:rsidP="00103624">
      <w:pPr>
        <w:pStyle w:val="Body"/>
        <w:numPr>
          <w:ilvl w:val="0"/>
          <w:numId w:val="14"/>
        </w:numPr>
        <w:rPr>
          <w:sz w:val="24"/>
          <w:szCs w:val="24"/>
        </w:rPr>
      </w:pPr>
      <w:r>
        <w:rPr>
          <w:sz w:val="24"/>
          <w:szCs w:val="24"/>
        </w:rPr>
        <w:t>Burst profi</w:t>
      </w:r>
      <w:r w:rsidR="007D66CE">
        <w:rPr>
          <w:sz w:val="24"/>
          <w:szCs w:val="24"/>
        </w:rPr>
        <w:t>le parameters</w:t>
      </w:r>
      <w:r w:rsidR="005D340A">
        <w:rPr>
          <w:sz w:val="24"/>
          <w:szCs w:val="24"/>
        </w:rPr>
        <w:t>.</w:t>
      </w:r>
    </w:p>
    <w:p w14:paraId="2F664A3B" w14:textId="0A446885" w:rsidR="005D340A" w:rsidRDefault="005D340A" w:rsidP="005D340A">
      <w:pPr>
        <w:pStyle w:val="Body"/>
        <w:rPr>
          <w:sz w:val="24"/>
          <w:szCs w:val="24"/>
        </w:rPr>
      </w:pPr>
      <w:r>
        <w:rPr>
          <w:sz w:val="24"/>
          <w:szCs w:val="24"/>
        </w:rPr>
        <w:t>Group B:</w:t>
      </w:r>
    </w:p>
    <w:p w14:paraId="5A6F2145" w14:textId="698707DE" w:rsidR="00031B73" w:rsidRPr="00031B73" w:rsidRDefault="00031B73" w:rsidP="00103624">
      <w:pPr>
        <w:pStyle w:val="Body"/>
        <w:numPr>
          <w:ilvl w:val="0"/>
          <w:numId w:val="14"/>
        </w:numPr>
        <w:rPr>
          <w:sz w:val="24"/>
          <w:szCs w:val="24"/>
        </w:rPr>
      </w:pPr>
      <w:r>
        <w:rPr>
          <w:sz w:val="24"/>
          <w:szCs w:val="24"/>
        </w:rPr>
        <w:t>MSK &amp; derived shared keys.</w:t>
      </w:r>
    </w:p>
    <w:p w14:paraId="3D381094" w14:textId="27DBA63C" w:rsidR="007D66CE" w:rsidRDefault="005D340A" w:rsidP="007D66CE">
      <w:pPr>
        <w:pStyle w:val="Body"/>
        <w:rPr>
          <w:sz w:val="24"/>
          <w:szCs w:val="24"/>
        </w:rPr>
      </w:pPr>
      <w:r>
        <w:rPr>
          <w:sz w:val="24"/>
          <w:szCs w:val="24"/>
        </w:rPr>
        <w:t>Group C</w:t>
      </w:r>
      <w:r w:rsidR="007D66CE">
        <w:rPr>
          <w:sz w:val="24"/>
          <w:szCs w:val="24"/>
        </w:rPr>
        <w:t>:</w:t>
      </w:r>
    </w:p>
    <w:p w14:paraId="27D29305" w14:textId="4C9BCD39" w:rsidR="003E22EE" w:rsidRDefault="003E22EE" w:rsidP="00103624">
      <w:pPr>
        <w:pStyle w:val="Body"/>
        <w:numPr>
          <w:ilvl w:val="0"/>
          <w:numId w:val="14"/>
        </w:numPr>
        <w:rPr>
          <w:sz w:val="24"/>
          <w:szCs w:val="24"/>
        </w:rPr>
      </w:pPr>
      <w:r>
        <w:rPr>
          <w:sz w:val="24"/>
          <w:szCs w:val="24"/>
        </w:rPr>
        <w:t>ONU-ID;</w:t>
      </w:r>
    </w:p>
    <w:p w14:paraId="581F8771" w14:textId="3C3E6E9F" w:rsidR="003E22EE" w:rsidRDefault="003E22EE" w:rsidP="00103624">
      <w:pPr>
        <w:pStyle w:val="Body"/>
        <w:numPr>
          <w:ilvl w:val="0"/>
          <w:numId w:val="14"/>
        </w:numPr>
        <w:rPr>
          <w:sz w:val="24"/>
          <w:szCs w:val="24"/>
        </w:rPr>
      </w:pPr>
      <w:r>
        <w:rPr>
          <w:sz w:val="24"/>
          <w:szCs w:val="24"/>
        </w:rPr>
        <w:t>Default Alloc-ID;</w:t>
      </w:r>
    </w:p>
    <w:p w14:paraId="101CCF03" w14:textId="76A54C68" w:rsidR="003E22EE" w:rsidRDefault="003E22EE" w:rsidP="00103624">
      <w:pPr>
        <w:pStyle w:val="Body"/>
        <w:numPr>
          <w:ilvl w:val="0"/>
          <w:numId w:val="14"/>
        </w:numPr>
        <w:rPr>
          <w:sz w:val="24"/>
          <w:szCs w:val="24"/>
        </w:rPr>
      </w:pPr>
      <w:r>
        <w:rPr>
          <w:sz w:val="24"/>
          <w:szCs w:val="24"/>
        </w:rPr>
        <w:t>Default XGEM Port-ID;</w:t>
      </w:r>
    </w:p>
    <w:p w14:paraId="16A8CCF5" w14:textId="310F226F" w:rsidR="003E22EE" w:rsidRDefault="007D66CE" w:rsidP="00103624">
      <w:pPr>
        <w:pStyle w:val="Body"/>
        <w:numPr>
          <w:ilvl w:val="0"/>
          <w:numId w:val="14"/>
        </w:numPr>
        <w:rPr>
          <w:sz w:val="24"/>
          <w:szCs w:val="24"/>
        </w:rPr>
      </w:pPr>
      <w:r>
        <w:rPr>
          <w:sz w:val="24"/>
          <w:szCs w:val="24"/>
        </w:rPr>
        <w:t>Equalization delay.</w:t>
      </w:r>
    </w:p>
    <w:p w14:paraId="62D61372" w14:textId="14AA266A" w:rsidR="007D66CE" w:rsidRDefault="005D340A" w:rsidP="007D66CE">
      <w:pPr>
        <w:pStyle w:val="Body"/>
        <w:rPr>
          <w:sz w:val="24"/>
          <w:szCs w:val="24"/>
        </w:rPr>
      </w:pPr>
      <w:r>
        <w:rPr>
          <w:sz w:val="24"/>
          <w:szCs w:val="24"/>
        </w:rPr>
        <w:t>Group D</w:t>
      </w:r>
      <w:r w:rsidR="007D66CE">
        <w:rPr>
          <w:sz w:val="24"/>
          <w:szCs w:val="24"/>
        </w:rPr>
        <w:t>:</w:t>
      </w:r>
    </w:p>
    <w:p w14:paraId="7C45BDB7" w14:textId="089396B2" w:rsidR="00031B73" w:rsidRDefault="007A16B1" w:rsidP="00103624">
      <w:pPr>
        <w:pStyle w:val="Body"/>
        <w:numPr>
          <w:ilvl w:val="0"/>
          <w:numId w:val="14"/>
        </w:numPr>
        <w:rPr>
          <w:sz w:val="24"/>
          <w:szCs w:val="24"/>
        </w:rPr>
      </w:pPr>
      <w:r>
        <w:rPr>
          <w:sz w:val="24"/>
          <w:szCs w:val="24"/>
        </w:rPr>
        <w:t>Non-default All</w:t>
      </w:r>
      <w:r w:rsidR="00031B73">
        <w:rPr>
          <w:sz w:val="24"/>
          <w:szCs w:val="24"/>
        </w:rPr>
        <w:t>oc-IDs;</w:t>
      </w:r>
    </w:p>
    <w:p w14:paraId="1DAF5D0A" w14:textId="6B90FA75" w:rsidR="003E22EE" w:rsidRDefault="003E22EE" w:rsidP="00103624">
      <w:pPr>
        <w:pStyle w:val="Body"/>
        <w:numPr>
          <w:ilvl w:val="0"/>
          <w:numId w:val="14"/>
        </w:numPr>
        <w:rPr>
          <w:sz w:val="24"/>
          <w:szCs w:val="24"/>
        </w:rPr>
      </w:pPr>
      <w:r>
        <w:rPr>
          <w:sz w:val="24"/>
          <w:szCs w:val="24"/>
        </w:rPr>
        <w:t>Protection PON-ID.</w:t>
      </w:r>
    </w:p>
    <w:p w14:paraId="33E552B1" w14:textId="37F3E439" w:rsidR="003E22EE" w:rsidRPr="00887D61" w:rsidRDefault="00590DE4" w:rsidP="007D66CE">
      <w:pPr>
        <w:pStyle w:val="Body"/>
        <w:rPr>
          <w:sz w:val="24"/>
          <w:szCs w:val="24"/>
        </w:rPr>
      </w:pPr>
      <w:r>
        <w:rPr>
          <w:sz w:val="24"/>
          <w:szCs w:val="24"/>
        </w:rPr>
        <w:t xml:space="preserve">An ONU maintains its Channel Partition Index </w:t>
      </w:r>
      <w:r w:rsidR="00650EB3">
        <w:rPr>
          <w:sz w:val="24"/>
          <w:szCs w:val="24"/>
        </w:rPr>
        <w:t xml:space="preserve">(CPI) </w:t>
      </w:r>
      <w:r>
        <w:rPr>
          <w:sz w:val="24"/>
          <w:szCs w:val="24"/>
        </w:rPr>
        <w:t xml:space="preserve">as a </w:t>
      </w:r>
      <w:r w:rsidR="00F16F57" w:rsidRPr="00F16F57">
        <w:rPr>
          <w:sz w:val="24"/>
          <w:szCs w:val="24"/>
        </w:rPr>
        <w:t xml:space="preserve">read/write-accessible attribute </w:t>
      </w:r>
      <w:r>
        <w:rPr>
          <w:sz w:val="24"/>
          <w:szCs w:val="24"/>
        </w:rPr>
        <w:t xml:space="preserve">of the OMCI MIB </w:t>
      </w:r>
      <w:r w:rsidR="00F16F57">
        <w:rPr>
          <w:sz w:val="24"/>
          <w:szCs w:val="24"/>
        </w:rPr>
        <w:t xml:space="preserve">which, unlike other </w:t>
      </w:r>
      <w:r>
        <w:rPr>
          <w:sz w:val="24"/>
          <w:szCs w:val="24"/>
        </w:rPr>
        <w:t xml:space="preserve">TC layer configuration </w:t>
      </w:r>
      <w:r w:rsidRPr="00887D61">
        <w:rPr>
          <w:sz w:val="24"/>
          <w:szCs w:val="24"/>
        </w:rPr>
        <w:t>parameter</w:t>
      </w:r>
      <w:r w:rsidR="00F16F57" w:rsidRPr="00887D61">
        <w:rPr>
          <w:sz w:val="24"/>
          <w:szCs w:val="24"/>
        </w:rPr>
        <w:t>s, survives ONU reactivation, warm and cold reboot, power cycle, and/or power loss.</w:t>
      </w:r>
    </w:p>
    <w:p w14:paraId="6C82E0F1" w14:textId="300506A4" w:rsidR="007D66CE" w:rsidRDefault="007D66CE" w:rsidP="007D66CE">
      <w:pPr>
        <w:pStyle w:val="Body"/>
        <w:rPr>
          <w:sz w:val="24"/>
          <w:szCs w:val="24"/>
        </w:rPr>
      </w:pPr>
      <w:r>
        <w:rPr>
          <w:sz w:val="24"/>
          <w:szCs w:val="24"/>
        </w:rPr>
        <w:t>An activating ONU (whether newly installed, undergoing reboot, or previously active entering a new activatio</w:t>
      </w:r>
      <w:r w:rsidR="006D52DE">
        <w:rPr>
          <w:sz w:val="24"/>
          <w:szCs w:val="24"/>
        </w:rPr>
        <w:t>n cycle) starts in the state O1.1 (</w:t>
      </w:r>
      <w:r>
        <w:rPr>
          <w:sz w:val="24"/>
          <w:szCs w:val="24"/>
        </w:rPr>
        <w:t>Off-Sync</w:t>
      </w:r>
      <w:r w:rsidR="00590DE4">
        <w:rPr>
          <w:sz w:val="24"/>
          <w:szCs w:val="24"/>
        </w:rPr>
        <w:t xml:space="preserve"> substate of the Initial state</w:t>
      </w:r>
      <w:r w:rsidR="006D52DE">
        <w:rPr>
          <w:sz w:val="24"/>
          <w:szCs w:val="24"/>
        </w:rPr>
        <w:t>)</w:t>
      </w:r>
      <w:r w:rsidR="00BD155A">
        <w:rPr>
          <w:sz w:val="24"/>
          <w:szCs w:val="24"/>
        </w:rPr>
        <w:t xml:space="preserve"> with no TC layer configuration, by scanning the downstream tuning range in search of a valid downstream wavelength channel.</w:t>
      </w:r>
    </w:p>
    <w:p w14:paraId="099CA7E0" w14:textId="209212BF" w:rsidR="002F4765" w:rsidRDefault="002F4765" w:rsidP="007D66CE">
      <w:pPr>
        <w:pStyle w:val="Body"/>
        <w:rPr>
          <w:sz w:val="24"/>
          <w:szCs w:val="24"/>
        </w:rPr>
      </w:pPr>
      <w:r>
        <w:rPr>
          <w:sz w:val="24"/>
          <w:szCs w:val="24"/>
        </w:rPr>
        <w:t>Except when newly installed, the activating ONU may optimize the downstream wavelength channel search by prioritizing the downstream wavelength channel used during the previous activation cycle, if reactivation has been caused by a PLOAM or OMCI command, or by deprioritizing that channel, if reactivation was associated with the timed-out LODS condition.</w:t>
      </w:r>
    </w:p>
    <w:p w14:paraId="52557C9F" w14:textId="46D165E9" w:rsidR="00E84305" w:rsidRDefault="00BD155A" w:rsidP="007D66CE">
      <w:pPr>
        <w:pStyle w:val="Body"/>
        <w:rPr>
          <w:sz w:val="24"/>
          <w:szCs w:val="24"/>
        </w:rPr>
      </w:pPr>
      <w:r>
        <w:rPr>
          <w:sz w:val="24"/>
          <w:szCs w:val="24"/>
        </w:rPr>
        <w:lastRenderedPageBreak/>
        <w:t>Once the downstream channel synchronization is acquired, t</w:t>
      </w:r>
      <w:r w:rsidR="00530043">
        <w:rPr>
          <w:sz w:val="24"/>
          <w:szCs w:val="24"/>
        </w:rPr>
        <w:t xml:space="preserve">he </w:t>
      </w:r>
      <w:r w:rsidR="00456E89">
        <w:rPr>
          <w:sz w:val="24"/>
          <w:szCs w:val="24"/>
        </w:rPr>
        <w:t xml:space="preserve">activating </w:t>
      </w:r>
      <w:r w:rsidR="00530043">
        <w:rPr>
          <w:sz w:val="24"/>
          <w:szCs w:val="24"/>
        </w:rPr>
        <w:t>ON</w:t>
      </w:r>
      <w:r w:rsidR="00402D1E">
        <w:rPr>
          <w:sz w:val="24"/>
          <w:szCs w:val="24"/>
        </w:rPr>
        <w:t>T</w:t>
      </w:r>
      <w:r w:rsidR="00530043">
        <w:rPr>
          <w:sz w:val="24"/>
          <w:szCs w:val="24"/>
        </w:rPr>
        <w:t xml:space="preserve"> </w:t>
      </w:r>
      <w:r w:rsidR="006D52DE">
        <w:rPr>
          <w:sz w:val="24"/>
          <w:szCs w:val="24"/>
        </w:rPr>
        <w:t>transition</w:t>
      </w:r>
      <w:r>
        <w:rPr>
          <w:sz w:val="24"/>
          <w:szCs w:val="24"/>
        </w:rPr>
        <w:t>s</w:t>
      </w:r>
      <w:r w:rsidR="006D52DE">
        <w:rPr>
          <w:sz w:val="24"/>
          <w:szCs w:val="24"/>
        </w:rPr>
        <w:t xml:space="preserve"> into state O1.2 (Profile Learning</w:t>
      </w:r>
      <w:r w:rsidR="00590DE4">
        <w:rPr>
          <w:sz w:val="24"/>
          <w:szCs w:val="24"/>
        </w:rPr>
        <w:t xml:space="preserve"> substate of the Initial state</w:t>
      </w:r>
      <w:r w:rsidR="006D52DE">
        <w:rPr>
          <w:sz w:val="24"/>
          <w:szCs w:val="24"/>
        </w:rPr>
        <w:t>)</w:t>
      </w:r>
      <w:r>
        <w:rPr>
          <w:sz w:val="24"/>
          <w:szCs w:val="24"/>
        </w:rPr>
        <w:t xml:space="preserve">. It then autonomously learns the TC layer configuration parameters of Group A. </w:t>
      </w:r>
    </w:p>
    <w:p w14:paraId="0F0694B5" w14:textId="562FFB7E" w:rsidR="00383CB0" w:rsidRDefault="00590DE4" w:rsidP="007D66CE">
      <w:pPr>
        <w:pStyle w:val="Body"/>
        <w:rPr>
          <w:sz w:val="24"/>
          <w:szCs w:val="24"/>
        </w:rPr>
      </w:pPr>
      <w:r>
        <w:rPr>
          <w:sz w:val="24"/>
          <w:szCs w:val="24"/>
        </w:rPr>
        <w:t xml:space="preserve">The activating ONU makes a decision that the downstream wavelength channel is “OK to work” and transitions to state O2-3 (Serial number state), if (1) its OMCI MIB has been initialized and populated; </w:t>
      </w:r>
      <w:r w:rsidR="003572CD">
        <w:rPr>
          <w:sz w:val="24"/>
          <w:szCs w:val="24"/>
        </w:rPr>
        <w:t xml:space="preserve">(2) the ONU’s CPI value is either set to default, or matches the </w:t>
      </w:r>
      <w:r w:rsidR="00EE7908">
        <w:rPr>
          <w:sz w:val="24"/>
          <w:szCs w:val="24"/>
        </w:rPr>
        <w:t xml:space="preserve">CPI value reported by the Channel_Profile PLOAM message for this TWDM channel; (3) the ONU’s own upstream optical link type </w:t>
      </w:r>
      <w:r w:rsidR="0072592F">
        <w:rPr>
          <w:sz w:val="24"/>
          <w:szCs w:val="24"/>
        </w:rPr>
        <w:t>and upstream line rate are supported according to corresponding bitmap parameters reported by the Channel_Profile PLOAM message for this TWDM channel. If condition (1) above is not m</w:t>
      </w:r>
      <w:r w:rsidR="00625463">
        <w:rPr>
          <w:sz w:val="24"/>
          <w:szCs w:val="24"/>
        </w:rPr>
        <w:t>et, the ONU blocks the decision</w:t>
      </w:r>
      <w:r w:rsidR="0072592F">
        <w:rPr>
          <w:sz w:val="24"/>
          <w:szCs w:val="24"/>
        </w:rPr>
        <w:t xml:space="preserve"> pending initialization and population of the OMCI MIB. If conditions (1) is met, but either condition (2) or condition (3) is violated, the ONU abandons the downstream wavelength channel and searches for an alternative do</w:t>
      </w:r>
      <w:r w:rsidR="002F4765">
        <w:rPr>
          <w:sz w:val="24"/>
          <w:szCs w:val="24"/>
        </w:rPr>
        <w:t>wnstream wavelength channel, returning to state O1.1.</w:t>
      </w:r>
    </w:p>
    <w:p w14:paraId="73FC621A" w14:textId="6D4E337B" w:rsidR="007D66CE" w:rsidRDefault="005D340A" w:rsidP="007D66CE">
      <w:pPr>
        <w:pStyle w:val="Body"/>
        <w:rPr>
          <w:sz w:val="24"/>
          <w:szCs w:val="24"/>
        </w:rPr>
      </w:pPr>
      <w:r>
        <w:rPr>
          <w:sz w:val="24"/>
          <w:szCs w:val="24"/>
        </w:rPr>
        <w:t>T</w:t>
      </w:r>
      <w:r w:rsidR="00E84305">
        <w:rPr>
          <w:sz w:val="24"/>
          <w:szCs w:val="24"/>
        </w:rPr>
        <w:t>he ONT authentication in the Verizon network is based on the Serial Number</w:t>
      </w:r>
      <w:r>
        <w:rPr>
          <w:sz w:val="24"/>
          <w:szCs w:val="24"/>
        </w:rPr>
        <w:t>. Consequently,</w:t>
      </w:r>
      <w:r w:rsidR="00031B73">
        <w:rPr>
          <w:sz w:val="24"/>
          <w:szCs w:val="24"/>
        </w:rPr>
        <w:t xml:space="preserve"> the</w:t>
      </w:r>
      <w:r w:rsidR="00E84305">
        <w:rPr>
          <w:sz w:val="24"/>
          <w:szCs w:val="24"/>
        </w:rPr>
        <w:t xml:space="preserve"> </w:t>
      </w:r>
      <w:r w:rsidR="00402D1E">
        <w:rPr>
          <w:sz w:val="24"/>
          <w:szCs w:val="24"/>
        </w:rPr>
        <w:t xml:space="preserve">ONT uses the default </w:t>
      </w:r>
      <w:r w:rsidR="00E84305">
        <w:rPr>
          <w:sz w:val="24"/>
          <w:szCs w:val="24"/>
        </w:rPr>
        <w:t>Registration ID, (0x00)</w:t>
      </w:r>
      <w:r w:rsidR="00E84305" w:rsidRPr="00E84305">
        <w:rPr>
          <w:sz w:val="24"/>
          <w:szCs w:val="24"/>
          <w:vertAlign w:val="subscript"/>
        </w:rPr>
        <w:t>36</w:t>
      </w:r>
      <w:r w:rsidR="00E84305">
        <w:rPr>
          <w:sz w:val="24"/>
          <w:szCs w:val="24"/>
        </w:rPr>
        <w:t xml:space="preserve">, </w:t>
      </w:r>
      <w:r w:rsidR="00031B73">
        <w:rPr>
          <w:sz w:val="24"/>
          <w:szCs w:val="24"/>
        </w:rPr>
        <w:t>for the MSK and dependent key derivation. The ONT computes the derived shared keys as soon as the context-binding component of the profile (PON-TAG) is learned.</w:t>
      </w:r>
    </w:p>
    <w:p w14:paraId="752730E3" w14:textId="385195F0" w:rsidR="009C5EB4" w:rsidRDefault="00031B73" w:rsidP="007D66CE">
      <w:pPr>
        <w:pStyle w:val="Body"/>
        <w:rPr>
          <w:sz w:val="24"/>
          <w:szCs w:val="24"/>
        </w:rPr>
      </w:pPr>
      <w:r>
        <w:rPr>
          <w:sz w:val="24"/>
          <w:szCs w:val="24"/>
        </w:rPr>
        <w:t xml:space="preserve">The </w:t>
      </w:r>
      <w:r w:rsidR="00456E89">
        <w:rPr>
          <w:sz w:val="24"/>
          <w:szCs w:val="24"/>
        </w:rPr>
        <w:t xml:space="preserve">activating </w:t>
      </w:r>
      <w:r>
        <w:rPr>
          <w:sz w:val="24"/>
          <w:szCs w:val="24"/>
        </w:rPr>
        <w:t xml:space="preserve">ONT obtains the TC layer configuration parameters of Group </w:t>
      </w:r>
      <w:r w:rsidR="005D340A">
        <w:rPr>
          <w:sz w:val="24"/>
          <w:szCs w:val="24"/>
        </w:rPr>
        <w:t>C</w:t>
      </w:r>
      <w:r>
        <w:rPr>
          <w:sz w:val="24"/>
          <w:szCs w:val="24"/>
        </w:rPr>
        <w:t xml:space="preserve"> from the OLT CT</w:t>
      </w:r>
      <w:r w:rsidR="00456E89">
        <w:rPr>
          <w:sz w:val="24"/>
          <w:szCs w:val="24"/>
        </w:rPr>
        <w:t xml:space="preserve"> while in O2-3 and O4 states</w:t>
      </w:r>
      <w:r>
        <w:rPr>
          <w:sz w:val="24"/>
          <w:szCs w:val="24"/>
        </w:rPr>
        <w:t>. The OLT CT communicates these parameters over the PLOAM channel after it is able to confirm the acquisition of both downstream and upstream wavelength channels by the ONT, regardless of availability of the service profile for the ONT.</w:t>
      </w:r>
      <w:r w:rsidR="00C3519D">
        <w:rPr>
          <w:sz w:val="24"/>
          <w:szCs w:val="24"/>
        </w:rPr>
        <w:t xml:space="preserve"> </w:t>
      </w:r>
    </w:p>
    <w:p w14:paraId="312B5363" w14:textId="59B6D017" w:rsidR="009C5EB4" w:rsidRDefault="00C3519D" w:rsidP="007D66CE">
      <w:pPr>
        <w:pStyle w:val="Body"/>
        <w:rPr>
          <w:sz w:val="24"/>
          <w:szCs w:val="24"/>
        </w:rPr>
      </w:pPr>
      <w:r>
        <w:rPr>
          <w:sz w:val="24"/>
          <w:szCs w:val="24"/>
        </w:rPr>
        <w:t xml:space="preserve">The OLT CT communicates the ONU-ID explicitly in the Assign_ONU-ID PLOAM message. The ONU uses the assigned ONU-ID value to set the default Alloc-ID and the default XGEM Port-ID. </w:t>
      </w:r>
      <w:r w:rsidR="00223E0B">
        <w:rPr>
          <w:sz w:val="24"/>
          <w:szCs w:val="24"/>
        </w:rPr>
        <w:t xml:space="preserve">The default XGEM </w:t>
      </w:r>
      <w:r w:rsidR="00A800FE">
        <w:rPr>
          <w:sz w:val="24"/>
          <w:szCs w:val="24"/>
        </w:rPr>
        <w:t xml:space="preserve">Port-ID is used exclusively for the OMCC traffic. The default Alloc-ID is used exclusively for the upstream transport of the OMCC and PLOAM traffic. </w:t>
      </w:r>
    </w:p>
    <w:p w14:paraId="7C1D44FF" w14:textId="4C3B37A7" w:rsidR="00A800FE" w:rsidRDefault="009C5EB4" w:rsidP="007D66CE">
      <w:pPr>
        <w:pStyle w:val="Body"/>
        <w:rPr>
          <w:sz w:val="24"/>
          <w:szCs w:val="24"/>
        </w:rPr>
      </w:pPr>
      <w:r>
        <w:rPr>
          <w:sz w:val="24"/>
          <w:szCs w:val="24"/>
        </w:rPr>
        <w:t xml:space="preserve">The OLT CT communicates the Equalization delay </w:t>
      </w:r>
      <w:r w:rsidR="009A7697">
        <w:rPr>
          <w:sz w:val="24"/>
          <w:szCs w:val="24"/>
        </w:rPr>
        <w:t xml:space="preserve">to the ONU in state O4 (Ranging state) </w:t>
      </w:r>
      <w:r>
        <w:rPr>
          <w:sz w:val="24"/>
          <w:szCs w:val="24"/>
        </w:rPr>
        <w:t xml:space="preserve">explicitly in the directed Ranging_Time PLOAM message. </w:t>
      </w:r>
      <w:r w:rsidR="00A800FE">
        <w:rPr>
          <w:sz w:val="24"/>
          <w:szCs w:val="24"/>
        </w:rPr>
        <w:t>The assignment of ON</w:t>
      </w:r>
      <w:r>
        <w:rPr>
          <w:sz w:val="24"/>
          <w:szCs w:val="24"/>
        </w:rPr>
        <w:t>T</w:t>
      </w:r>
      <w:r w:rsidR="00A800FE">
        <w:rPr>
          <w:sz w:val="24"/>
          <w:szCs w:val="24"/>
        </w:rPr>
        <w:t>’s Equalization delay completes the OMCC channel setup</w:t>
      </w:r>
      <w:r>
        <w:rPr>
          <w:sz w:val="24"/>
          <w:szCs w:val="24"/>
        </w:rPr>
        <w:t xml:space="preserve"> from the ONT perspective.</w:t>
      </w:r>
      <w:r w:rsidR="00E94189">
        <w:rPr>
          <w:sz w:val="24"/>
          <w:szCs w:val="24"/>
        </w:rPr>
        <w:t xml:space="preserve"> It also triggers ONU transition i</w:t>
      </w:r>
      <w:r w:rsidR="009A7697">
        <w:rPr>
          <w:sz w:val="24"/>
          <w:szCs w:val="24"/>
        </w:rPr>
        <w:t>nto state O5.1 (Associated substate of the Operating state).</w:t>
      </w:r>
    </w:p>
    <w:p w14:paraId="5526BB6E" w14:textId="0BD4170C" w:rsidR="00BD155A" w:rsidRDefault="00BD155A" w:rsidP="007D66CE">
      <w:pPr>
        <w:pStyle w:val="Body"/>
        <w:rPr>
          <w:sz w:val="24"/>
          <w:szCs w:val="24"/>
        </w:rPr>
      </w:pPr>
      <w:r>
        <w:rPr>
          <w:sz w:val="24"/>
          <w:szCs w:val="24"/>
        </w:rPr>
        <w:t xml:space="preserve">If an ONT has activated with </w:t>
      </w:r>
      <w:r w:rsidR="00173C12">
        <w:rPr>
          <w:sz w:val="24"/>
          <w:szCs w:val="24"/>
        </w:rPr>
        <w:t>a</w:t>
      </w:r>
      <w:r>
        <w:rPr>
          <w:sz w:val="24"/>
          <w:szCs w:val="24"/>
        </w:rPr>
        <w:t xml:space="preserve"> </w:t>
      </w:r>
      <w:r w:rsidR="00173C12">
        <w:rPr>
          <w:sz w:val="24"/>
          <w:szCs w:val="24"/>
        </w:rPr>
        <w:t xml:space="preserve">discovering </w:t>
      </w:r>
      <w:r>
        <w:rPr>
          <w:sz w:val="24"/>
          <w:szCs w:val="24"/>
        </w:rPr>
        <w:t xml:space="preserve">OLT CT that does not have the service profile for that ONU, it is the responsibility of the </w:t>
      </w:r>
      <w:r w:rsidR="00173C12">
        <w:rPr>
          <w:sz w:val="24"/>
          <w:szCs w:val="24"/>
        </w:rPr>
        <w:t xml:space="preserve">discovering </w:t>
      </w:r>
      <w:r>
        <w:rPr>
          <w:sz w:val="24"/>
          <w:szCs w:val="24"/>
        </w:rPr>
        <w:t xml:space="preserve">OLT CT to initiate the ICTP exchange with the other OLT CTs of the NG-PON2 system and to hand over the ONU to the appropriate </w:t>
      </w:r>
      <w:r w:rsidR="00223E0B">
        <w:rPr>
          <w:sz w:val="24"/>
          <w:szCs w:val="24"/>
        </w:rPr>
        <w:t xml:space="preserve">serving </w:t>
      </w:r>
      <w:r>
        <w:rPr>
          <w:sz w:val="24"/>
          <w:szCs w:val="24"/>
        </w:rPr>
        <w:t xml:space="preserve">OLT CT.  </w:t>
      </w:r>
    </w:p>
    <w:p w14:paraId="48A12840" w14:textId="35245A67" w:rsidR="00031B73" w:rsidRDefault="00456E89" w:rsidP="007D66CE">
      <w:pPr>
        <w:pStyle w:val="Body"/>
        <w:rPr>
          <w:sz w:val="24"/>
          <w:szCs w:val="24"/>
        </w:rPr>
      </w:pPr>
      <w:r>
        <w:rPr>
          <w:sz w:val="24"/>
          <w:szCs w:val="24"/>
        </w:rPr>
        <w:lastRenderedPageBreak/>
        <w:t xml:space="preserve">The ONT obtains the TC layer configuration parameters of Group </w:t>
      </w:r>
      <w:r w:rsidR="009B4D9C">
        <w:rPr>
          <w:sz w:val="24"/>
          <w:szCs w:val="24"/>
        </w:rPr>
        <w:t>D</w:t>
      </w:r>
      <w:r>
        <w:rPr>
          <w:sz w:val="24"/>
          <w:szCs w:val="24"/>
        </w:rPr>
        <w:t xml:space="preserve"> from the </w:t>
      </w:r>
      <w:r w:rsidR="009A7697">
        <w:rPr>
          <w:sz w:val="24"/>
          <w:szCs w:val="24"/>
        </w:rPr>
        <w:t xml:space="preserve">serving </w:t>
      </w:r>
      <w:r>
        <w:rPr>
          <w:sz w:val="24"/>
          <w:szCs w:val="24"/>
        </w:rPr>
        <w:t xml:space="preserve">OLT CT while in O5 state. The </w:t>
      </w:r>
      <w:r w:rsidR="009A7697">
        <w:rPr>
          <w:sz w:val="24"/>
          <w:szCs w:val="24"/>
        </w:rPr>
        <w:t xml:space="preserve">serving </w:t>
      </w:r>
      <w:r>
        <w:rPr>
          <w:sz w:val="24"/>
          <w:szCs w:val="24"/>
        </w:rPr>
        <w:t xml:space="preserve">OLT CT communicates these parameters over the PLOAM channel </w:t>
      </w:r>
      <w:r w:rsidR="00A614B1">
        <w:rPr>
          <w:sz w:val="24"/>
          <w:szCs w:val="24"/>
        </w:rPr>
        <w:t xml:space="preserve">only </w:t>
      </w:r>
      <w:r>
        <w:rPr>
          <w:sz w:val="24"/>
          <w:szCs w:val="24"/>
        </w:rPr>
        <w:t xml:space="preserve">after </w:t>
      </w:r>
      <w:r w:rsidR="006513CD">
        <w:rPr>
          <w:sz w:val="24"/>
          <w:szCs w:val="24"/>
        </w:rPr>
        <w:t xml:space="preserve">and if </w:t>
      </w:r>
      <w:r>
        <w:rPr>
          <w:sz w:val="24"/>
          <w:szCs w:val="24"/>
        </w:rPr>
        <w:t>the service profile for the ONT has been established.</w:t>
      </w:r>
    </w:p>
    <w:p w14:paraId="61A7CEF2" w14:textId="3288D64E" w:rsidR="006513CD" w:rsidRDefault="006513CD" w:rsidP="006513CD">
      <w:pPr>
        <w:pStyle w:val="Body"/>
        <w:rPr>
          <w:sz w:val="24"/>
          <w:szCs w:val="24"/>
        </w:rPr>
      </w:pPr>
      <w:r>
        <w:rPr>
          <w:sz w:val="24"/>
          <w:szCs w:val="24"/>
        </w:rPr>
        <w:t>The OLT CT should not attempt to associate the default Alloc-ID with any T-CONT ME. However, if the OLT CT does make such an attempt, the ONT sh</w:t>
      </w:r>
      <w:r w:rsidR="00A614B1">
        <w:rPr>
          <w:sz w:val="24"/>
          <w:szCs w:val="24"/>
        </w:rPr>
        <w:t>all</w:t>
      </w:r>
      <w:r>
        <w:rPr>
          <w:sz w:val="24"/>
          <w:szCs w:val="24"/>
        </w:rPr>
        <w:t xml:space="preserve"> accept it and follow</w:t>
      </w:r>
      <w:r w:rsidR="00A614B1">
        <w:rPr>
          <w:sz w:val="24"/>
          <w:szCs w:val="24"/>
        </w:rPr>
        <w:t xml:space="preserve"> the requirements of clause B.1/G.988.</w:t>
      </w:r>
    </w:p>
    <w:p w14:paraId="352B855B" w14:textId="77777777" w:rsidR="006513CD" w:rsidRDefault="006513CD" w:rsidP="007D66CE">
      <w:pPr>
        <w:pStyle w:val="Body"/>
        <w:rPr>
          <w:sz w:val="24"/>
          <w:szCs w:val="24"/>
        </w:rPr>
      </w:pPr>
    </w:p>
    <w:p w14:paraId="5E2439A7" w14:textId="6954E7C8" w:rsidR="009A7697" w:rsidRDefault="009A7697" w:rsidP="009A7697">
      <w:pPr>
        <w:pStyle w:val="Heading2"/>
      </w:pPr>
      <w:bookmarkStart w:id="14" w:name="_Toc33697715"/>
      <w:r>
        <w:t>ONT’s OMCI capability discovery</w:t>
      </w:r>
      <w:bookmarkEnd w:id="14"/>
      <w:r>
        <w:t xml:space="preserve"> </w:t>
      </w:r>
    </w:p>
    <w:p w14:paraId="54B17E12" w14:textId="7CA4810A" w:rsidR="00B5112F" w:rsidRDefault="009A7697" w:rsidP="00BB28B3">
      <w:pPr>
        <w:pStyle w:val="Body"/>
        <w:rPr>
          <w:sz w:val="24"/>
          <w:szCs w:val="24"/>
        </w:rPr>
      </w:pPr>
      <w:r>
        <w:rPr>
          <w:sz w:val="24"/>
          <w:szCs w:val="24"/>
        </w:rPr>
        <w:t xml:space="preserve">The ONT supports the Verizon OpenOMCI ME in the vendor-specific ME class range. </w:t>
      </w:r>
      <w:r w:rsidR="00423DED">
        <w:rPr>
          <w:sz w:val="24"/>
          <w:szCs w:val="24"/>
        </w:rPr>
        <w:t>From the perspective of th</w:t>
      </w:r>
      <w:r w:rsidR="003D0DC7">
        <w:rPr>
          <w:sz w:val="24"/>
          <w:szCs w:val="24"/>
        </w:rPr>
        <w:t xml:space="preserve">e present </w:t>
      </w:r>
      <w:r w:rsidR="00423DED">
        <w:rPr>
          <w:sz w:val="24"/>
          <w:szCs w:val="24"/>
        </w:rPr>
        <w:t>specification, t</w:t>
      </w:r>
      <w:r w:rsidR="004420EA">
        <w:rPr>
          <w:sz w:val="24"/>
          <w:szCs w:val="24"/>
        </w:rPr>
        <w:t xml:space="preserve">his is a mandatory ME, the </w:t>
      </w:r>
      <w:r>
        <w:rPr>
          <w:sz w:val="24"/>
          <w:szCs w:val="24"/>
        </w:rPr>
        <w:t xml:space="preserve">only instance of </w:t>
      </w:r>
      <w:r w:rsidR="004420EA">
        <w:rPr>
          <w:sz w:val="24"/>
          <w:szCs w:val="24"/>
        </w:rPr>
        <w:t>which</w:t>
      </w:r>
      <w:r>
        <w:rPr>
          <w:sz w:val="24"/>
          <w:szCs w:val="24"/>
        </w:rPr>
        <w:t xml:space="preserve"> is instantiated and populated autonomously by the </w:t>
      </w:r>
      <w:r w:rsidR="004420EA">
        <w:rPr>
          <w:sz w:val="24"/>
          <w:szCs w:val="24"/>
        </w:rPr>
        <w:t xml:space="preserve">ONT. </w:t>
      </w:r>
      <w:r w:rsidR="00B5112F">
        <w:rPr>
          <w:sz w:val="24"/>
          <w:szCs w:val="24"/>
        </w:rPr>
        <w:t xml:space="preserve">The ONT declares the supported version of the OpenOMCI specification in the Supported Specification Version attribute, which refers to the version of the Verizon OpenOMCI specification, and its compliance with the Verizon OMCI MIB requirements for a specific ONT type in PON device type attribute, which </w:t>
      </w:r>
      <w:r w:rsidR="00E7267D">
        <w:rPr>
          <w:sz w:val="24"/>
          <w:szCs w:val="24"/>
        </w:rPr>
        <w:t xml:space="preserve">represents a bitmap </w:t>
      </w:r>
      <w:r w:rsidR="00B5112F">
        <w:rPr>
          <w:sz w:val="24"/>
          <w:szCs w:val="24"/>
        </w:rPr>
        <w:t xml:space="preserve">of distinct ONT types </w:t>
      </w:r>
      <w:r w:rsidR="00E95677">
        <w:rPr>
          <w:sz w:val="24"/>
          <w:szCs w:val="24"/>
        </w:rPr>
        <w:t>specified by Verizon</w:t>
      </w:r>
      <w:r w:rsidR="00B5112F">
        <w:rPr>
          <w:sz w:val="24"/>
          <w:szCs w:val="24"/>
        </w:rPr>
        <w:t xml:space="preserve">. </w:t>
      </w:r>
    </w:p>
    <w:p w14:paraId="729792A8" w14:textId="1681405B" w:rsidR="00A614B1" w:rsidRDefault="004420EA" w:rsidP="00BB28B3">
      <w:pPr>
        <w:pStyle w:val="Body"/>
        <w:rPr>
          <w:strike/>
          <w:sz w:val="24"/>
          <w:szCs w:val="24"/>
        </w:rPr>
      </w:pPr>
      <w:r>
        <w:rPr>
          <w:sz w:val="24"/>
          <w:szCs w:val="24"/>
        </w:rPr>
        <w:t xml:space="preserve">The OLT CT discovers the OMCI capabilities of the ONT indirectly by reading the Specification Version </w:t>
      </w:r>
      <w:r w:rsidR="00B5112F">
        <w:rPr>
          <w:sz w:val="24"/>
          <w:szCs w:val="24"/>
        </w:rPr>
        <w:t xml:space="preserve">and PON device type </w:t>
      </w:r>
      <w:r>
        <w:rPr>
          <w:sz w:val="24"/>
          <w:szCs w:val="24"/>
        </w:rPr>
        <w:t>attribute</w:t>
      </w:r>
      <w:r w:rsidR="00B5112F">
        <w:rPr>
          <w:sz w:val="24"/>
          <w:szCs w:val="24"/>
        </w:rPr>
        <w:t>s</w:t>
      </w:r>
      <w:r w:rsidR="00E95677">
        <w:rPr>
          <w:sz w:val="24"/>
          <w:szCs w:val="24"/>
        </w:rPr>
        <w:t xml:space="preserve"> of the Verizon OpenOMCI ME. The OLT then indicates the adherence to the OpenOMCI specification by writing the Specification Version </w:t>
      </w:r>
      <w:r w:rsidR="00BE2211">
        <w:rPr>
          <w:sz w:val="24"/>
          <w:szCs w:val="24"/>
        </w:rPr>
        <w:t xml:space="preserve">in Use </w:t>
      </w:r>
      <w:r w:rsidR="00E95677">
        <w:rPr>
          <w:sz w:val="24"/>
          <w:szCs w:val="24"/>
        </w:rPr>
        <w:t xml:space="preserve">attribute of the Verizon OpenOMCI ME. Once OLT and ONT thus complete the negotiation, the </w:t>
      </w:r>
      <w:r w:rsidR="00C0004A">
        <w:rPr>
          <w:sz w:val="24"/>
          <w:szCs w:val="24"/>
        </w:rPr>
        <w:t xml:space="preserve">ONT may fully utilize the features of the agreed version of the OpenOMCI specification, including the rejection of OLT’s attempts to access the ME and attributes beyond those specified by the agreed version of the specification for the agreed ONT type. </w:t>
      </w:r>
      <w:r w:rsidR="00E95677">
        <w:rPr>
          <w:sz w:val="24"/>
          <w:szCs w:val="24"/>
        </w:rPr>
        <w:t xml:space="preserve"> </w:t>
      </w:r>
    </w:p>
    <w:p w14:paraId="7D556AD6" w14:textId="77777777" w:rsidR="00E133E1" w:rsidRDefault="00F97CBE" w:rsidP="00BB28B3">
      <w:pPr>
        <w:pStyle w:val="Body"/>
        <w:rPr>
          <w:sz w:val="24"/>
          <w:szCs w:val="24"/>
        </w:rPr>
      </w:pPr>
      <w:r w:rsidRPr="00E133E1">
        <w:rPr>
          <w:sz w:val="24"/>
          <w:szCs w:val="24"/>
        </w:rPr>
        <w:t>If the OLT does not access the Verizon OpenOMCI ME, or if it sets the value of the Specification Version in Use attribute to zero, the ONT should presume that Verizon OpenOMCI is not supported and employ the common G.988 set of the OMCI MEs, attributes, and features.</w:t>
      </w:r>
      <w:r w:rsidR="00E133E1">
        <w:rPr>
          <w:sz w:val="24"/>
          <w:szCs w:val="24"/>
        </w:rPr>
        <w:t xml:space="preserve"> </w:t>
      </w:r>
    </w:p>
    <w:p w14:paraId="1D025A8A" w14:textId="230AEE03" w:rsidR="00BC587E" w:rsidRDefault="00E133E1" w:rsidP="00BB28B3">
      <w:pPr>
        <w:pStyle w:val="Body"/>
        <w:rPr>
          <w:sz w:val="24"/>
          <w:szCs w:val="24"/>
        </w:rPr>
      </w:pPr>
      <w:r>
        <w:rPr>
          <w:sz w:val="24"/>
          <w:szCs w:val="24"/>
        </w:rPr>
        <w:t xml:space="preserve">The ONT </w:t>
      </w:r>
      <w:r w:rsidR="009C5E7C">
        <w:rPr>
          <w:sz w:val="24"/>
          <w:szCs w:val="24"/>
        </w:rPr>
        <w:t>expects the OLT to</w:t>
      </w:r>
      <w:r>
        <w:rPr>
          <w:sz w:val="24"/>
          <w:szCs w:val="24"/>
        </w:rPr>
        <w:t xml:space="preserve"> re-negotiat</w:t>
      </w:r>
      <w:r w:rsidR="009C5E7C">
        <w:rPr>
          <w:sz w:val="24"/>
          <w:szCs w:val="24"/>
        </w:rPr>
        <w:t xml:space="preserve">e the </w:t>
      </w:r>
      <w:r>
        <w:rPr>
          <w:sz w:val="24"/>
          <w:szCs w:val="24"/>
        </w:rPr>
        <w:t>Verizon OpenOMCI support upon activation at the start of each power cycle</w:t>
      </w:r>
      <w:r w:rsidR="00D31F95">
        <w:rPr>
          <w:sz w:val="24"/>
          <w:szCs w:val="24"/>
        </w:rPr>
        <w:t xml:space="preserve"> and also after each MIB reset</w:t>
      </w:r>
      <w:r>
        <w:rPr>
          <w:sz w:val="24"/>
          <w:szCs w:val="24"/>
        </w:rPr>
        <w:t xml:space="preserve">. </w:t>
      </w:r>
      <w:r w:rsidR="00BC587E">
        <w:rPr>
          <w:sz w:val="24"/>
          <w:szCs w:val="24"/>
        </w:rPr>
        <w:t xml:space="preserve">This convention allows to gracefully handle not only a continuous operation on the PON, but also ONT transfer to a different PON.  See sequence diagram of </w:t>
      </w:r>
      <w:r w:rsidR="00BA11A7">
        <w:rPr>
          <w:sz w:val="24"/>
          <w:szCs w:val="24"/>
        </w:rPr>
        <w:fldChar w:fldCharType="begin"/>
      </w:r>
      <w:r w:rsidR="00BA11A7">
        <w:rPr>
          <w:sz w:val="24"/>
          <w:szCs w:val="24"/>
        </w:rPr>
        <w:instrText xml:space="preserve"> REF _Ref474665984 \h </w:instrText>
      </w:r>
      <w:r w:rsidR="00BA11A7">
        <w:rPr>
          <w:sz w:val="24"/>
          <w:szCs w:val="24"/>
        </w:rPr>
      </w:r>
      <w:r w:rsidR="00BA11A7">
        <w:rPr>
          <w:sz w:val="24"/>
          <w:szCs w:val="24"/>
        </w:rPr>
        <w:fldChar w:fldCharType="separate"/>
      </w:r>
      <w:r w:rsidR="00DE5409" w:rsidRPr="009C03F0">
        <w:rPr>
          <w:sz w:val="24"/>
          <w:szCs w:val="24"/>
        </w:rPr>
        <w:t xml:space="preserve">Figure </w:t>
      </w:r>
      <w:r w:rsidR="00DE5409">
        <w:rPr>
          <w:noProof/>
          <w:sz w:val="24"/>
          <w:szCs w:val="24"/>
        </w:rPr>
        <w:t>1</w:t>
      </w:r>
      <w:r w:rsidR="00BA11A7">
        <w:rPr>
          <w:sz w:val="24"/>
          <w:szCs w:val="24"/>
        </w:rPr>
        <w:fldChar w:fldCharType="end"/>
      </w:r>
      <w:r w:rsidR="00BA11A7">
        <w:rPr>
          <w:sz w:val="24"/>
          <w:szCs w:val="24"/>
        </w:rPr>
        <w:t>.</w:t>
      </w:r>
    </w:p>
    <w:p w14:paraId="20E91350" w14:textId="2BF848F5" w:rsidR="00BC587E" w:rsidRDefault="00BC587E" w:rsidP="00BB28B3">
      <w:pPr>
        <w:pStyle w:val="Body"/>
        <w:rPr>
          <w:sz w:val="24"/>
          <w:szCs w:val="24"/>
        </w:rPr>
      </w:pPr>
      <w:r>
        <w:rPr>
          <w:noProof/>
          <w:sz w:val="24"/>
          <w:szCs w:val="24"/>
        </w:rPr>
        <w:lastRenderedPageBreak/>
        <w:drawing>
          <wp:inline distT="0" distB="0" distL="0" distR="0" wp14:anchorId="6F13AEA6" wp14:editId="237BBBFC">
            <wp:extent cx="5486400" cy="3858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58895"/>
                    </a:xfrm>
                    <a:prstGeom prst="rect">
                      <a:avLst/>
                    </a:prstGeom>
                  </pic:spPr>
                </pic:pic>
              </a:graphicData>
            </a:graphic>
          </wp:inline>
        </w:drawing>
      </w:r>
    </w:p>
    <w:p w14:paraId="6C33CB2E" w14:textId="1AD3BD8D" w:rsidR="00BC587E" w:rsidRPr="009C03F0" w:rsidRDefault="00BC587E" w:rsidP="00BC587E">
      <w:pPr>
        <w:pStyle w:val="Caption"/>
        <w:rPr>
          <w:sz w:val="24"/>
          <w:szCs w:val="24"/>
        </w:rPr>
      </w:pPr>
      <w:bookmarkStart w:id="15" w:name="_Ref474665984"/>
      <w:r w:rsidRPr="009C03F0">
        <w:rPr>
          <w:sz w:val="24"/>
          <w:szCs w:val="24"/>
        </w:rPr>
        <w:t xml:space="preserve">Figure </w:t>
      </w:r>
      <w:r w:rsidRPr="009C03F0">
        <w:rPr>
          <w:sz w:val="24"/>
          <w:szCs w:val="24"/>
        </w:rPr>
        <w:fldChar w:fldCharType="begin"/>
      </w:r>
      <w:r w:rsidRPr="009C03F0">
        <w:rPr>
          <w:sz w:val="24"/>
          <w:szCs w:val="24"/>
        </w:rPr>
        <w:instrText xml:space="preserve"> SEQ Figure \* ARABIC </w:instrText>
      </w:r>
      <w:r w:rsidRPr="009C03F0">
        <w:rPr>
          <w:sz w:val="24"/>
          <w:szCs w:val="24"/>
        </w:rPr>
        <w:fldChar w:fldCharType="separate"/>
      </w:r>
      <w:r w:rsidR="00DE5409">
        <w:rPr>
          <w:noProof/>
          <w:sz w:val="24"/>
          <w:szCs w:val="24"/>
        </w:rPr>
        <w:t>1</w:t>
      </w:r>
      <w:r w:rsidRPr="009C03F0">
        <w:rPr>
          <w:sz w:val="24"/>
          <w:szCs w:val="24"/>
        </w:rPr>
        <w:fldChar w:fldCharType="end"/>
      </w:r>
      <w:bookmarkEnd w:id="15"/>
      <w:r w:rsidRPr="009C03F0">
        <w:rPr>
          <w:sz w:val="24"/>
          <w:szCs w:val="24"/>
        </w:rPr>
        <w:t xml:space="preserve"> – OpenOMCI version negotiation</w:t>
      </w:r>
    </w:p>
    <w:p w14:paraId="07092047" w14:textId="7559B092" w:rsidR="004420EA" w:rsidRDefault="004420EA" w:rsidP="00BB28B3">
      <w:pPr>
        <w:pStyle w:val="Body"/>
        <w:rPr>
          <w:sz w:val="24"/>
          <w:szCs w:val="24"/>
        </w:rPr>
      </w:pPr>
      <w:r>
        <w:rPr>
          <w:sz w:val="24"/>
          <w:szCs w:val="24"/>
        </w:rPr>
        <w:t>The OLT CT performs ONT MIB upload</w:t>
      </w:r>
      <w:r w:rsidR="004222D8">
        <w:rPr>
          <w:sz w:val="24"/>
          <w:szCs w:val="24"/>
        </w:rPr>
        <w:t xml:space="preserve"> (note that Verizon O</w:t>
      </w:r>
      <w:r w:rsidR="00633616">
        <w:rPr>
          <w:sz w:val="24"/>
          <w:szCs w:val="24"/>
        </w:rPr>
        <w:t>p</w:t>
      </w:r>
      <w:r w:rsidR="004222D8">
        <w:rPr>
          <w:sz w:val="24"/>
          <w:szCs w:val="24"/>
        </w:rPr>
        <w:t xml:space="preserve">enOMCI ME is included into the MIB upload), </w:t>
      </w:r>
      <w:r>
        <w:rPr>
          <w:sz w:val="24"/>
          <w:szCs w:val="24"/>
        </w:rPr>
        <w:t>ONT MIB audit, and ONT MIB synchronization according to the best practices described in Appendix I/G.988.</w:t>
      </w:r>
    </w:p>
    <w:p w14:paraId="6485962A" w14:textId="77777777" w:rsidR="00725F03" w:rsidRDefault="00725F03" w:rsidP="00725F03">
      <w:pPr>
        <w:pStyle w:val="Body"/>
        <w:rPr>
          <w:sz w:val="24"/>
          <w:szCs w:val="24"/>
        </w:rPr>
      </w:pPr>
    </w:p>
    <w:p w14:paraId="68A05129" w14:textId="6C6B40FD" w:rsidR="00725F03" w:rsidRDefault="00725F03" w:rsidP="00725F03">
      <w:pPr>
        <w:pStyle w:val="Heading2"/>
      </w:pPr>
      <w:bookmarkStart w:id="16" w:name="_Toc33697716"/>
      <w:r>
        <w:t xml:space="preserve">Core ONT </w:t>
      </w:r>
      <w:r w:rsidR="00B53ED7">
        <w:t xml:space="preserve">equipment </w:t>
      </w:r>
      <w:r>
        <w:t>capabilities</w:t>
      </w:r>
      <w:bookmarkEnd w:id="16"/>
    </w:p>
    <w:p w14:paraId="16C1C470" w14:textId="77777777" w:rsidR="00725F03" w:rsidRDefault="00725F03" w:rsidP="00725F03">
      <w:pPr>
        <w:pStyle w:val="Body"/>
      </w:pPr>
    </w:p>
    <w:p w14:paraId="453A3C21" w14:textId="0CD7B5D2" w:rsidR="00725F03" w:rsidRDefault="00725F03" w:rsidP="00725F03">
      <w:pPr>
        <w:pStyle w:val="Body"/>
        <w:rPr>
          <w:sz w:val="24"/>
          <w:szCs w:val="24"/>
        </w:rPr>
      </w:pPr>
      <w:r>
        <w:rPr>
          <w:sz w:val="24"/>
          <w:szCs w:val="24"/>
        </w:rPr>
        <w:t>Upon initial power up or other event requiring OMCI MI</w:t>
      </w:r>
      <w:r w:rsidR="00F04576">
        <w:rPr>
          <w:sz w:val="24"/>
          <w:szCs w:val="24"/>
        </w:rPr>
        <w:t>B</w:t>
      </w:r>
      <w:r>
        <w:rPr>
          <w:sz w:val="24"/>
          <w:szCs w:val="24"/>
        </w:rPr>
        <w:t xml:space="preserve"> initialization, the ONT autonomously creates the instances of the following MEs, according to its core equipment configuration</w:t>
      </w:r>
      <w:r w:rsidR="0012080B">
        <w:rPr>
          <w:sz w:val="24"/>
          <w:szCs w:val="24"/>
        </w:rPr>
        <w:t>,</w:t>
      </w:r>
      <w:r>
        <w:rPr>
          <w:sz w:val="24"/>
          <w:szCs w:val="24"/>
        </w:rPr>
        <w:t xml:space="preserve"> for all device types and supported interfaces/services. </w:t>
      </w:r>
    </w:p>
    <w:p w14:paraId="73DEB7C6" w14:textId="707C0904" w:rsidR="00725F03" w:rsidRDefault="007A6F4D" w:rsidP="008820A0">
      <w:r>
        <w:rPr>
          <w:noProof/>
        </w:rPr>
        <w:lastRenderedPageBreak/>
        <w:drawing>
          <wp:inline distT="0" distB="0" distL="0" distR="0" wp14:anchorId="6172C7CD" wp14:editId="25612204">
            <wp:extent cx="5257800" cy="3552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v3.PNG"/>
                    <pic:cNvPicPr/>
                  </pic:nvPicPr>
                  <pic:blipFill>
                    <a:blip r:embed="rId14">
                      <a:extLst>
                        <a:ext uri="{28A0092B-C50C-407E-A947-70E740481C1C}">
                          <a14:useLocalDpi xmlns:a14="http://schemas.microsoft.com/office/drawing/2010/main" val="0"/>
                        </a:ext>
                      </a:extLst>
                    </a:blip>
                    <a:stretch>
                      <a:fillRect/>
                    </a:stretch>
                  </pic:blipFill>
                  <pic:spPr>
                    <a:xfrm>
                      <a:off x="0" y="0"/>
                      <a:ext cx="5260503" cy="3554493"/>
                    </a:xfrm>
                    <a:prstGeom prst="rect">
                      <a:avLst/>
                    </a:prstGeom>
                  </pic:spPr>
                </pic:pic>
              </a:graphicData>
            </a:graphic>
          </wp:inline>
        </w:drawing>
      </w:r>
    </w:p>
    <w:p w14:paraId="5FADAC41" w14:textId="3E3BBBD3" w:rsidR="00B53ED7" w:rsidRDefault="00B53ED7" w:rsidP="00210181">
      <w:pPr>
        <w:pStyle w:val="Caption"/>
        <w:tabs>
          <w:tab w:val="left" w:pos="7290"/>
        </w:tabs>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2</w:t>
      </w:r>
      <w:r w:rsidR="008A3D7E">
        <w:rPr>
          <w:noProof/>
        </w:rPr>
        <w:fldChar w:fldCharType="end"/>
      </w:r>
      <w:r>
        <w:t xml:space="preserve"> – ONT core model</w:t>
      </w:r>
    </w:p>
    <w:p w14:paraId="22CB8044" w14:textId="77777777" w:rsidR="00B53ED7" w:rsidRDefault="00B53ED7" w:rsidP="00B53ED7">
      <w:pPr>
        <w:pStyle w:val="Body"/>
      </w:pPr>
    </w:p>
    <w:p w14:paraId="614687A1" w14:textId="3E1DEE7B" w:rsidR="007A6F4D" w:rsidRPr="00F91264" w:rsidRDefault="007A6F4D" w:rsidP="007A6F4D">
      <w:pPr>
        <w:rPr>
          <w:rFonts w:ascii="Book Antiqua" w:hAnsi="Book Antiqua"/>
          <w:sz w:val="24"/>
          <w:szCs w:val="24"/>
        </w:rPr>
      </w:pPr>
      <w:r w:rsidRPr="00F139C1">
        <w:rPr>
          <w:rFonts w:ascii="Book Antiqua" w:hAnsi="Book Antiqua"/>
          <w:sz w:val="24"/>
          <w:szCs w:val="24"/>
        </w:rPr>
        <w:t xml:space="preserve">The </w:t>
      </w:r>
      <w:r>
        <w:rPr>
          <w:rFonts w:ascii="Book Antiqua" w:hAnsi="Book Antiqua"/>
          <w:sz w:val="24"/>
          <w:szCs w:val="24"/>
        </w:rPr>
        <w:t xml:space="preserve">ONT follows the slot-port model of the equipment management, representing its hardware capabilities with a set of virtual Cardholders (5) ME. The virtual cardholders have the ME IDs of the form 0x01**. </w:t>
      </w:r>
      <w:r w:rsidR="00141FDD" w:rsidRPr="00F91264">
        <w:rPr>
          <w:rFonts w:ascii="Book Antiqua" w:hAnsi="Book Antiqua"/>
          <w:sz w:val="24"/>
          <w:szCs w:val="24"/>
        </w:rPr>
        <w:t xml:space="preserve">A Cardholder (5) ME is used to model a pluggable XFP transceiver. To support XFP inventory retrieval, such a Cardholder is implicitly associated with an instance of </w:t>
      </w:r>
      <w:r w:rsidR="00984049" w:rsidRPr="00F91264">
        <w:rPr>
          <w:rFonts w:ascii="Book Antiqua" w:hAnsi="Book Antiqua"/>
          <w:sz w:val="24"/>
          <w:szCs w:val="24"/>
        </w:rPr>
        <w:t xml:space="preserve">Flexible </w:t>
      </w:r>
      <w:r w:rsidR="001D50F0">
        <w:rPr>
          <w:rFonts w:ascii="Book Antiqua" w:hAnsi="Book Antiqua"/>
          <w:sz w:val="24"/>
          <w:szCs w:val="24"/>
        </w:rPr>
        <w:t xml:space="preserve">Configuration and </w:t>
      </w:r>
      <w:r w:rsidR="00984049" w:rsidRPr="00F91264">
        <w:rPr>
          <w:rFonts w:ascii="Book Antiqua" w:hAnsi="Book Antiqua"/>
          <w:sz w:val="24"/>
          <w:szCs w:val="24"/>
        </w:rPr>
        <w:t xml:space="preserve">Status </w:t>
      </w:r>
      <w:r w:rsidR="001D50F0">
        <w:rPr>
          <w:rFonts w:ascii="Book Antiqua" w:hAnsi="Book Antiqua"/>
          <w:sz w:val="24"/>
          <w:szCs w:val="24"/>
        </w:rPr>
        <w:t>P</w:t>
      </w:r>
      <w:r w:rsidR="00141FDD" w:rsidRPr="00F91264">
        <w:rPr>
          <w:rFonts w:ascii="Book Antiqua" w:hAnsi="Book Antiqua"/>
          <w:sz w:val="24"/>
          <w:szCs w:val="24"/>
        </w:rPr>
        <w:t>ortal ME.</w:t>
      </w:r>
    </w:p>
    <w:p w14:paraId="69CE0B3F" w14:textId="05873A46" w:rsidR="007A6F4D" w:rsidRDefault="007A6F4D" w:rsidP="003704DF">
      <w:pPr>
        <w:rPr>
          <w:rFonts w:ascii="Book Antiqua" w:hAnsi="Book Antiqua"/>
          <w:sz w:val="24"/>
          <w:szCs w:val="24"/>
        </w:rPr>
      </w:pPr>
      <w:r>
        <w:rPr>
          <w:rFonts w:ascii="Book Antiqua" w:hAnsi="Book Antiqua"/>
          <w:sz w:val="24"/>
          <w:szCs w:val="24"/>
        </w:rPr>
        <w:t xml:space="preserve">The ONT may utilize the ONU port mapping package (297) ME or additional virtual cardholders to represent its hardware capabilities. </w:t>
      </w:r>
      <w:r w:rsidR="003704DF" w:rsidRPr="003704DF">
        <w:rPr>
          <w:rFonts w:ascii="Book Antiqua" w:hAnsi="Book Antiqua"/>
          <w:sz w:val="24"/>
          <w:szCs w:val="24"/>
        </w:rPr>
        <w:t>All ON</w:t>
      </w:r>
      <w:r w:rsidR="003704DF">
        <w:rPr>
          <w:rFonts w:ascii="Book Antiqua" w:hAnsi="Book Antiqua"/>
          <w:sz w:val="24"/>
          <w:szCs w:val="24"/>
        </w:rPr>
        <w:t>T</w:t>
      </w:r>
      <w:r w:rsidR="003704DF" w:rsidRPr="003704DF">
        <w:rPr>
          <w:rFonts w:ascii="Book Antiqua" w:hAnsi="Book Antiqua"/>
          <w:sz w:val="24"/>
          <w:szCs w:val="24"/>
        </w:rPr>
        <w:t>s of interest are integrated ON</w:t>
      </w:r>
      <w:r w:rsidR="003704DF">
        <w:rPr>
          <w:rFonts w:ascii="Book Antiqua" w:hAnsi="Book Antiqua"/>
          <w:sz w:val="24"/>
          <w:szCs w:val="24"/>
        </w:rPr>
        <w:t>T</w:t>
      </w:r>
      <w:r w:rsidR="003704DF" w:rsidRPr="003704DF">
        <w:rPr>
          <w:rFonts w:ascii="Book Antiqua" w:hAnsi="Book Antiqua"/>
          <w:sz w:val="24"/>
          <w:szCs w:val="24"/>
        </w:rPr>
        <w:t>s, with virtual cardholders per port type. The numbering of the ports within a slot should be consistent with the labeling of the physical ports on the face plate of the ON</w:t>
      </w:r>
      <w:r w:rsidR="003704DF">
        <w:rPr>
          <w:rFonts w:ascii="Book Antiqua" w:hAnsi="Book Antiqua"/>
          <w:sz w:val="24"/>
          <w:szCs w:val="24"/>
        </w:rPr>
        <w:t>T</w:t>
      </w:r>
      <w:r w:rsidR="003704DF" w:rsidRPr="003704DF">
        <w:rPr>
          <w:rFonts w:ascii="Book Antiqua" w:hAnsi="Book Antiqua"/>
          <w:sz w:val="24"/>
          <w:szCs w:val="24"/>
        </w:rPr>
        <w:t xml:space="preserve"> device (the lowest number ME</w:t>
      </w:r>
      <w:r w:rsidR="003704DF">
        <w:rPr>
          <w:rFonts w:ascii="Book Antiqua" w:hAnsi="Book Antiqua"/>
          <w:sz w:val="24"/>
          <w:szCs w:val="24"/>
        </w:rPr>
        <w:t xml:space="preserve"> </w:t>
      </w:r>
      <w:r w:rsidR="003704DF" w:rsidRPr="003704DF">
        <w:rPr>
          <w:rFonts w:ascii="Book Antiqua" w:hAnsi="Book Antiqua"/>
          <w:sz w:val="24"/>
          <w:szCs w:val="24"/>
        </w:rPr>
        <w:t>ID corresponding to</w:t>
      </w:r>
      <w:r w:rsidR="003704DF">
        <w:rPr>
          <w:rFonts w:ascii="Book Antiqua" w:hAnsi="Book Antiqua"/>
          <w:sz w:val="24"/>
          <w:szCs w:val="24"/>
        </w:rPr>
        <w:t xml:space="preserve"> the lowest number label, etc.). </w:t>
      </w:r>
      <w:r w:rsidR="003704DF" w:rsidRPr="003704DF">
        <w:rPr>
          <w:rFonts w:ascii="Book Antiqua" w:hAnsi="Book Antiqua"/>
          <w:sz w:val="24"/>
          <w:szCs w:val="24"/>
        </w:rPr>
        <w:t>Ports numbers should start with 1.</w:t>
      </w:r>
    </w:p>
    <w:p w14:paraId="20924EF9" w14:textId="77777777" w:rsidR="007A6F4D" w:rsidRDefault="007A6F4D" w:rsidP="007A6F4D">
      <w:pPr>
        <w:rPr>
          <w:rFonts w:ascii="Book Antiqua" w:hAnsi="Book Antiqua"/>
          <w:sz w:val="24"/>
          <w:szCs w:val="24"/>
        </w:rPr>
      </w:pPr>
      <w:r>
        <w:rPr>
          <w:rFonts w:ascii="Book Antiqua" w:hAnsi="Book Antiqua"/>
          <w:sz w:val="24"/>
          <w:szCs w:val="24"/>
        </w:rPr>
        <w:t>To model an independently-managed software module, the ONT creates an instance of Cardholder (5) ME with an associated Circuit pack (6) and a pair of Software image (7) MEs. The ONT is not expected to instantiate Software image (7) ME for vendor-specific usage.</w:t>
      </w:r>
    </w:p>
    <w:p w14:paraId="155119A7" w14:textId="77777777" w:rsidR="007A6F4D" w:rsidRDefault="007A6F4D" w:rsidP="007A6F4D">
      <w:pPr>
        <w:pStyle w:val="Body"/>
        <w:rPr>
          <w:sz w:val="24"/>
          <w:szCs w:val="24"/>
        </w:rPr>
      </w:pPr>
    </w:p>
    <w:p w14:paraId="77586A6C" w14:textId="77777777" w:rsidR="004969E4" w:rsidRDefault="004969E4" w:rsidP="007A6F4D">
      <w:pPr>
        <w:pStyle w:val="Body"/>
        <w:rPr>
          <w:sz w:val="24"/>
          <w:szCs w:val="24"/>
        </w:rPr>
      </w:pPr>
    </w:p>
    <w:p w14:paraId="2F4F5E0A" w14:textId="0536B6B7" w:rsidR="00FB6196" w:rsidRPr="00882F5F" w:rsidRDefault="00FB6196" w:rsidP="00FB6196">
      <w:pPr>
        <w:pStyle w:val="Heading2"/>
        <w:ind w:left="720" w:hanging="720"/>
      </w:pPr>
      <w:bookmarkStart w:id="17" w:name="_Toc33697717"/>
      <w:r w:rsidRPr="00882F5F">
        <w:lastRenderedPageBreak/>
        <w:t>Traffic management</w:t>
      </w:r>
      <w:bookmarkEnd w:id="17"/>
    </w:p>
    <w:p w14:paraId="1F0C3950" w14:textId="0237AF79" w:rsidR="00FB6196" w:rsidRPr="000C53F1" w:rsidRDefault="00FB6196" w:rsidP="00FB6196">
      <w:pPr>
        <w:pStyle w:val="Heading3"/>
      </w:pPr>
      <w:bookmarkStart w:id="18" w:name="_Toc33697718"/>
      <w:r>
        <w:t>Default traffic management configuration</w:t>
      </w:r>
      <w:bookmarkEnd w:id="18"/>
    </w:p>
    <w:p w14:paraId="431FC8C7" w14:textId="77777777" w:rsidR="000C19D6" w:rsidRDefault="000C19D6" w:rsidP="00D40837">
      <w:pPr>
        <w:pStyle w:val="Body"/>
        <w:spacing w:line="276" w:lineRule="auto"/>
        <w:rPr>
          <w:sz w:val="24"/>
          <w:szCs w:val="24"/>
        </w:rPr>
      </w:pPr>
    </w:p>
    <w:p w14:paraId="75C0FED2" w14:textId="77777777" w:rsidR="00D40837" w:rsidRPr="004F0BF2" w:rsidRDefault="00D40837" w:rsidP="00D40837">
      <w:pPr>
        <w:pStyle w:val="Body"/>
        <w:spacing w:line="276" w:lineRule="auto"/>
        <w:rPr>
          <w:sz w:val="24"/>
          <w:szCs w:val="24"/>
        </w:rPr>
      </w:pPr>
      <w:r w:rsidRPr="004F0BF2">
        <w:rPr>
          <w:sz w:val="24"/>
          <w:szCs w:val="24"/>
        </w:rPr>
        <w:t xml:space="preserve">The ONT generally supports the traffic management functionality as specified in OMCI Implementer’s Guide, ITU-T Recommendation G.988, clauses II.3.2 and II.3.3. </w:t>
      </w:r>
    </w:p>
    <w:p w14:paraId="07FCAF0F" w14:textId="77777777" w:rsidR="00D40837" w:rsidRDefault="00D40837" w:rsidP="00D40837">
      <w:pPr>
        <w:pStyle w:val="Body"/>
        <w:spacing w:line="276" w:lineRule="auto"/>
        <w:rPr>
          <w:sz w:val="24"/>
          <w:szCs w:val="24"/>
        </w:rPr>
      </w:pPr>
      <w:r w:rsidRPr="004F0BF2">
        <w:rPr>
          <w:sz w:val="24"/>
          <w:szCs w:val="24"/>
        </w:rPr>
        <w:t xml:space="preserve">The ONT supports flexible traffic management configuration, indicating so by setting the QoS configuration flexibility attribute of the ONU2-G (257) ME to TRUE.  As a default, the ONT creates a flat (non-hierarchical) QoS configuration. </w:t>
      </w:r>
    </w:p>
    <w:p w14:paraId="03D4942A" w14:textId="77777777" w:rsidR="00D40837" w:rsidRDefault="00D40837" w:rsidP="00D40837">
      <w:pPr>
        <w:pStyle w:val="Body"/>
        <w:spacing w:line="276" w:lineRule="auto"/>
        <w:rPr>
          <w:sz w:val="24"/>
          <w:szCs w:val="24"/>
        </w:rPr>
      </w:pPr>
    </w:p>
    <w:p w14:paraId="0D44CE33" w14:textId="06C1075F" w:rsidR="00D40837" w:rsidRDefault="006E715F" w:rsidP="00D40837">
      <w:pPr>
        <w:pStyle w:val="Body"/>
        <w:spacing w:line="276" w:lineRule="auto"/>
        <w:jc w:val="center"/>
        <w:rPr>
          <w:sz w:val="24"/>
          <w:szCs w:val="24"/>
        </w:rPr>
      </w:pPr>
      <w:r>
        <w:rPr>
          <w:noProof/>
          <w:sz w:val="24"/>
          <w:szCs w:val="24"/>
        </w:rPr>
        <w:drawing>
          <wp:inline distT="0" distB="0" distL="0" distR="0" wp14:anchorId="1F5F4095" wp14:editId="511C0960">
            <wp:extent cx="3816627" cy="2996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0170518.PNG"/>
                    <pic:cNvPicPr/>
                  </pic:nvPicPr>
                  <pic:blipFill>
                    <a:blip r:embed="rId15">
                      <a:extLst>
                        <a:ext uri="{28A0092B-C50C-407E-A947-70E740481C1C}">
                          <a14:useLocalDpi xmlns:a14="http://schemas.microsoft.com/office/drawing/2010/main" val="0"/>
                        </a:ext>
                      </a:extLst>
                    </a:blip>
                    <a:stretch>
                      <a:fillRect/>
                    </a:stretch>
                  </pic:blipFill>
                  <pic:spPr>
                    <a:xfrm>
                      <a:off x="0" y="0"/>
                      <a:ext cx="3813721" cy="2994013"/>
                    </a:xfrm>
                    <a:prstGeom prst="rect">
                      <a:avLst/>
                    </a:prstGeom>
                  </pic:spPr>
                </pic:pic>
              </a:graphicData>
            </a:graphic>
          </wp:inline>
        </w:drawing>
      </w:r>
    </w:p>
    <w:p w14:paraId="23A7442F" w14:textId="7A29BF99" w:rsidR="00D40837" w:rsidRDefault="00D40837" w:rsidP="00D40837">
      <w:pPr>
        <w:pStyle w:val="Caption"/>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3</w:t>
      </w:r>
      <w:r w:rsidR="008A3D7E">
        <w:rPr>
          <w:noProof/>
        </w:rPr>
        <w:fldChar w:fldCharType="end"/>
      </w:r>
      <w:r>
        <w:t xml:space="preserve"> – Default traffic management configuration</w:t>
      </w:r>
    </w:p>
    <w:p w14:paraId="62EF87C1" w14:textId="77777777" w:rsidR="00D40837" w:rsidRDefault="00D40837" w:rsidP="00D40837">
      <w:pPr>
        <w:pStyle w:val="Body"/>
      </w:pPr>
    </w:p>
    <w:p w14:paraId="1A37D84C" w14:textId="77777777" w:rsidR="00D40837" w:rsidRPr="004F0BF2" w:rsidRDefault="00D40837" w:rsidP="00D40837">
      <w:pPr>
        <w:pStyle w:val="Body"/>
        <w:spacing w:line="276" w:lineRule="auto"/>
        <w:jc w:val="center"/>
        <w:rPr>
          <w:sz w:val="24"/>
          <w:szCs w:val="24"/>
        </w:rPr>
      </w:pPr>
    </w:p>
    <w:p w14:paraId="6B71A5A3" w14:textId="6B5C1870" w:rsidR="00D40837" w:rsidRPr="00882F5F" w:rsidRDefault="00D40837" w:rsidP="00D40837">
      <w:pPr>
        <w:pStyle w:val="Body"/>
        <w:spacing w:line="276" w:lineRule="auto"/>
        <w:rPr>
          <w:sz w:val="24"/>
          <w:szCs w:val="24"/>
        </w:rPr>
      </w:pPr>
      <w:r w:rsidRPr="004F0BF2">
        <w:rPr>
          <w:sz w:val="24"/>
          <w:szCs w:val="24"/>
        </w:rPr>
        <w:t xml:space="preserve">In the upstream direction, the ONT instantiates an ANI-G (263) ME for each </w:t>
      </w:r>
      <w:r>
        <w:rPr>
          <w:sz w:val="24"/>
          <w:szCs w:val="24"/>
        </w:rPr>
        <w:t xml:space="preserve">access network port in each </w:t>
      </w:r>
      <w:r w:rsidRPr="004F0BF2">
        <w:rPr>
          <w:sz w:val="24"/>
          <w:szCs w:val="24"/>
        </w:rPr>
        <w:t>instance of a cardholder (5) ME that has a populated circuit pack (</w:t>
      </w:r>
      <w:r>
        <w:rPr>
          <w:sz w:val="24"/>
          <w:szCs w:val="24"/>
        </w:rPr>
        <w:t xml:space="preserve">that is, an </w:t>
      </w:r>
      <w:r w:rsidRPr="004F0BF2">
        <w:rPr>
          <w:sz w:val="24"/>
          <w:szCs w:val="24"/>
        </w:rPr>
        <w:t>installed pluggable optics module).</w:t>
      </w:r>
      <w:r>
        <w:rPr>
          <w:sz w:val="24"/>
          <w:szCs w:val="24"/>
        </w:rPr>
        <w:t xml:space="preserve">Note that in most cases there will be a single ANI-G per cardholder, in which case the </w:t>
      </w:r>
      <w:r w:rsidRPr="004F0BF2">
        <w:rPr>
          <w:sz w:val="24"/>
          <w:szCs w:val="24"/>
        </w:rPr>
        <w:t xml:space="preserve">ANI-G’s ME ID is expected to be of the form 0xSS00, where 0xSS is the cardholder (5) ME’s Slot ID. </w:t>
      </w:r>
      <w:r>
        <w:rPr>
          <w:sz w:val="24"/>
          <w:szCs w:val="24"/>
        </w:rPr>
        <w:t xml:space="preserve"> </w:t>
      </w:r>
      <w:r w:rsidRPr="004F0BF2">
        <w:rPr>
          <w:sz w:val="24"/>
          <w:szCs w:val="24"/>
        </w:rPr>
        <w:t xml:space="preserve">Four, six or eight T-CONT (262) MEs are associated with ANI-G via the Slot ID, and 4 to 8 priority queue (277) MEs are associated with each T-CONT </w:t>
      </w:r>
      <w:r w:rsidRPr="004F0BF2">
        <w:rPr>
          <w:sz w:val="24"/>
          <w:szCs w:val="24"/>
        </w:rPr>
        <w:lastRenderedPageBreak/>
        <w:t>ME with the scheduling policy being strict priority by default (subject to change by the OLT at its discretion).</w:t>
      </w:r>
    </w:p>
    <w:p w14:paraId="01EC49BE" w14:textId="3E2E4A18" w:rsidR="00D40837" w:rsidRPr="004F0BF2" w:rsidRDefault="00D40837" w:rsidP="00D40837">
      <w:pPr>
        <w:pStyle w:val="Body"/>
        <w:spacing w:line="276" w:lineRule="auto"/>
        <w:rPr>
          <w:sz w:val="24"/>
          <w:szCs w:val="24"/>
        </w:rPr>
      </w:pPr>
      <w:r w:rsidRPr="00882F5F">
        <w:rPr>
          <w:sz w:val="24"/>
          <w:szCs w:val="24"/>
        </w:rPr>
        <w:t>In the downstream direction, for each locally created instance of a PPTP-type ME</w:t>
      </w:r>
      <w:r w:rsidR="00AC04BE" w:rsidRPr="00882F5F">
        <w:rPr>
          <w:sz w:val="24"/>
          <w:szCs w:val="24"/>
        </w:rPr>
        <w:t xml:space="preserve"> or a Virtual Ethernet Interface Point (VEIP) (329) ME</w:t>
      </w:r>
      <w:r w:rsidRPr="00882F5F">
        <w:rPr>
          <w:sz w:val="24"/>
          <w:szCs w:val="24"/>
        </w:rPr>
        <w:t xml:space="preserve">, the ONT instantiates 4 to 8 priority queues associated with that PPTP ME via a particular slot and port. The scheduling policy for these queues is fixed to strict priority </w:t>
      </w:r>
      <w:r w:rsidRPr="004F0BF2">
        <w:rPr>
          <w:sz w:val="24"/>
          <w:szCs w:val="24"/>
        </w:rPr>
        <w:t>(and cannot be changed by the OLT).</w:t>
      </w:r>
    </w:p>
    <w:p w14:paraId="60D5A44F" w14:textId="13D8B1C5" w:rsidR="00D40837" w:rsidRPr="004F0BF2" w:rsidRDefault="00D40837" w:rsidP="00D40837">
      <w:pPr>
        <w:pStyle w:val="Body"/>
        <w:spacing w:line="276" w:lineRule="auto"/>
        <w:rPr>
          <w:sz w:val="24"/>
          <w:szCs w:val="24"/>
        </w:rPr>
      </w:pPr>
      <w:r w:rsidRPr="004F0BF2">
        <w:rPr>
          <w:sz w:val="24"/>
          <w:szCs w:val="24"/>
        </w:rPr>
        <w:t>The default traffic management configuration is subject to modification by the OLT at its discretion. However, as clause II.3.3.2/G.988 implies, the OLT may re-arrange or simplify the traffic management configuration, using less than ONT’s full capabilities, but cannot make it more complex</w:t>
      </w:r>
    </w:p>
    <w:p w14:paraId="5D821594" w14:textId="4722817D" w:rsidR="00FB6196" w:rsidRPr="000C53F1" w:rsidRDefault="00D40837" w:rsidP="00A061A6">
      <w:pPr>
        <w:pStyle w:val="Body"/>
        <w:spacing w:line="276" w:lineRule="auto"/>
      </w:pPr>
      <w:r w:rsidRPr="004F0BF2">
        <w:rPr>
          <w:sz w:val="24"/>
          <w:szCs w:val="24"/>
        </w:rPr>
        <w:t xml:space="preserve">With regard to a mandatory Alloc-ID attribute of a T-CONT (262) ME, it should be noted that the Alloc-ID assignment performed in the TC layer does </w:t>
      </w:r>
      <w:r>
        <w:rPr>
          <w:sz w:val="24"/>
          <w:szCs w:val="24"/>
        </w:rPr>
        <w:t>not populate this attribute, but</w:t>
      </w:r>
      <w:r w:rsidRPr="004F0BF2">
        <w:rPr>
          <w:sz w:val="24"/>
          <w:szCs w:val="24"/>
        </w:rPr>
        <w:t xml:space="preserve"> rather indicates that the ONT must respond to the grants provided to that </w:t>
      </w:r>
      <w:r w:rsidR="00BC2DA5">
        <w:rPr>
          <w:sz w:val="24"/>
          <w:szCs w:val="24"/>
        </w:rPr>
        <w:t>Alloc-ID</w:t>
      </w:r>
      <w:r w:rsidRPr="004F0BF2">
        <w:rPr>
          <w:sz w:val="24"/>
          <w:szCs w:val="24"/>
        </w:rPr>
        <w:t>. The Alloc-ID attribute shall be populated explicitly via the OMCI message.</w:t>
      </w:r>
    </w:p>
    <w:p w14:paraId="0B8FA4D7" w14:textId="77777777" w:rsidR="00FB6196" w:rsidRDefault="00FB6196" w:rsidP="00FB6196">
      <w:pPr>
        <w:pStyle w:val="Heading3"/>
      </w:pPr>
      <w:bookmarkStart w:id="19" w:name="_Ref469954350"/>
      <w:bookmarkStart w:id="20" w:name="_Toc33697719"/>
      <w:r>
        <w:t>Preferred traffic management configuration per ONT type</w:t>
      </w:r>
      <w:bookmarkEnd w:id="19"/>
      <w:bookmarkEnd w:id="20"/>
      <w:r>
        <w:t xml:space="preserve"> </w:t>
      </w:r>
    </w:p>
    <w:p w14:paraId="4D5F47E1" w14:textId="59AE75C2" w:rsidR="00FB6196" w:rsidRDefault="003707BA" w:rsidP="00FB6196">
      <w:pPr>
        <w:pStyle w:val="Body"/>
        <w:spacing w:line="276" w:lineRule="auto"/>
        <w:rPr>
          <w:sz w:val="24"/>
          <w:szCs w:val="24"/>
        </w:rPr>
      </w:pPr>
      <w:r>
        <w:rPr>
          <w:sz w:val="24"/>
          <w:szCs w:val="24"/>
        </w:rPr>
        <w:t>As special case of general traffic management, t</w:t>
      </w:r>
      <w:r w:rsidR="00FB6196">
        <w:rPr>
          <w:sz w:val="24"/>
          <w:szCs w:val="24"/>
        </w:rPr>
        <w:t xml:space="preserve">his section </w:t>
      </w:r>
      <w:r w:rsidR="00E812C3">
        <w:rPr>
          <w:sz w:val="24"/>
          <w:szCs w:val="24"/>
        </w:rPr>
        <w:t>illustrates</w:t>
      </w:r>
      <w:r w:rsidR="00FB6196">
        <w:rPr>
          <w:sz w:val="24"/>
          <w:szCs w:val="24"/>
        </w:rPr>
        <w:t xml:space="preserve"> </w:t>
      </w:r>
      <w:r>
        <w:rPr>
          <w:sz w:val="24"/>
          <w:szCs w:val="24"/>
        </w:rPr>
        <w:t xml:space="preserve">the preferred configurations for principal ONT types. </w:t>
      </w:r>
    </w:p>
    <w:p w14:paraId="56CD16FE" w14:textId="77777777" w:rsidR="00B824F9" w:rsidRPr="000C53F1" w:rsidRDefault="00B824F9" w:rsidP="00B824F9">
      <w:pPr>
        <w:pStyle w:val="Body"/>
        <w:spacing w:line="276" w:lineRule="auto"/>
      </w:pPr>
    </w:p>
    <w:p w14:paraId="14F7E0C6" w14:textId="232EDF32" w:rsidR="00B824F9" w:rsidRDefault="00B824F9" w:rsidP="00B824F9">
      <w:pPr>
        <w:pStyle w:val="Heading4"/>
      </w:pPr>
      <w:r>
        <w:t xml:space="preserve">IBONT </w:t>
      </w:r>
    </w:p>
    <w:p w14:paraId="1933F36E" w14:textId="6E6E7646" w:rsidR="00B824F9" w:rsidRDefault="00B824F9" w:rsidP="00B824F9">
      <w:pPr>
        <w:pStyle w:val="Body"/>
        <w:spacing w:line="276" w:lineRule="auto"/>
        <w:rPr>
          <w:sz w:val="24"/>
          <w:szCs w:val="24"/>
        </w:rPr>
      </w:pPr>
      <w:r w:rsidRPr="00944A79">
        <w:rPr>
          <w:sz w:val="24"/>
          <w:szCs w:val="24"/>
        </w:rPr>
        <w:t xml:space="preserve">For the IBONT type, </w:t>
      </w:r>
      <w:r w:rsidRPr="00944A79">
        <w:rPr>
          <w:sz w:val="24"/>
          <w:szCs w:val="24"/>
        </w:rPr>
        <w:fldChar w:fldCharType="begin"/>
      </w:r>
      <w:r w:rsidRPr="00944A79">
        <w:rPr>
          <w:sz w:val="24"/>
          <w:szCs w:val="24"/>
        </w:rPr>
        <w:instrText xml:space="preserve"> REF _Ref482629638 \h </w:instrText>
      </w:r>
      <w:r w:rsidR="00944A79">
        <w:rPr>
          <w:sz w:val="24"/>
          <w:szCs w:val="24"/>
        </w:rPr>
        <w:instrText xml:space="preserve"> \* MERGEFORMAT </w:instrText>
      </w:r>
      <w:r w:rsidRPr="00944A79">
        <w:rPr>
          <w:sz w:val="24"/>
          <w:szCs w:val="24"/>
        </w:rPr>
      </w:r>
      <w:r w:rsidRPr="00944A79">
        <w:rPr>
          <w:sz w:val="24"/>
          <w:szCs w:val="24"/>
        </w:rPr>
        <w:fldChar w:fldCharType="separate"/>
      </w:r>
      <w:r w:rsidR="00DE5409" w:rsidRPr="00DE5409">
        <w:rPr>
          <w:sz w:val="24"/>
          <w:szCs w:val="24"/>
        </w:rPr>
        <w:t xml:space="preserve">Figure </w:t>
      </w:r>
      <w:r w:rsidR="00DE5409" w:rsidRPr="00DE5409">
        <w:rPr>
          <w:noProof/>
          <w:sz w:val="24"/>
          <w:szCs w:val="24"/>
        </w:rPr>
        <w:t>4</w:t>
      </w:r>
      <w:r w:rsidRPr="00944A79">
        <w:rPr>
          <w:sz w:val="24"/>
          <w:szCs w:val="24"/>
        </w:rPr>
        <w:fldChar w:fldCharType="end"/>
      </w:r>
      <w:r w:rsidRPr="00944A79">
        <w:rPr>
          <w:sz w:val="24"/>
          <w:szCs w:val="24"/>
        </w:rPr>
        <w:t xml:space="preserve"> presents the upstream traffic management architecture, followed by the OMCI relationship diagrams for the data path and the management path</w:t>
      </w:r>
      <w:r>
        <w:rPr>
          <w:sz w:val="24"/>
          <w:szCs w:val="24"/>
        </w:rPr>
        <w:t xml:space="preserve">. </w:t>
      </w:r>
    </w:p>
    <w:p w14:paraId="6306E212" w14:textId="537B097C" w:rsidR="00DE478C" w:rsidRDefault="00C16E14" w:rsidP="003707BA">
      <w:pPr>
        <w:pStyle w:val="Body"/>
        <w:spacing w:line="276" w:lineRule="auto"/>
        <w:jc w:val="center"/>
        <w:rPr>
          <w:sz w:val="24"/>
          <w:szCs w:val="24"/>
        </w:rPr>
      </w:pPr>
      <w:r>
        <w:rPr>
          <w:noProof/>
          <w:sz w:val="24"/>
          <w:szCs w:val="24"/>
        </w:rPr>
        <w:lastRenderedPageBreak/>
        <w:drawing>
          <wp:inline distT="0" distB="0" distL="0" distR="0" wp14:anchorId="39DDBA06" wp14:editId="06B89063">
            <wp:extent cx="3379305" cy="3248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0170518.PNG"/>
                    <pic:cNvPicPr/>
                  </pic:nvPicPr>
                  <pic:blipFill>
                    <a:blip r:embed="rId16">
                      <a:extLst>
                        <a:ext uri="{28A0092B-C50C-407E-A947-70E740481C1C}">
                          <a14:useLocalDpi xmlns:a14="http://schemas.microsoft.com/office/drawing/2010/main" val="0"/>
                        </a:ext>
                      </a:extLst>
                    </a:blip>
                    <a:stretch>
                      <a:fillRect/>
                    </a:stretch>
                  </pic:blipFill>
                  <pic:spPr>
                    <a:xfrm>
                      <a:off x="0" y="0"/>
                      <a:ext cx="3379305" cy="3248279"/>
                    </a:xfrm>
                    <a:prstGeom prst="rect">
                      <a:avLst/>
                    </a:prstGeom>
                  </pic:spPr>
                </pic:pic>
              </a:graphicData>
            </a:graphic>
          </wp:inline>
        </w:drawing>
      </w:r>
    </w:p>
    <w:p w14:paraId="39CC9670" w14:textId="1273B6D2" w:rsidR="003707BA" w:rsidRDefault="003707BA" w:rsidP="003707BA">
      <w:pPr>
        <w:pStyle w:val="Caption"/>
      </w:pPr>
      <w:bookmarkStart w:id="21" w:name="_Ref482629638"/>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4</w:t>
      </w:r>
      <w:r w:rsidR="008A3D7E">
        <w:rPr>
          <w:noProof/>
        </w:rPr>
        <w:fldChar w:fldCharType="end"/>
      </w:r>
      <w:bookmarkEnd w:id="21"/>
      <w:r>
        <w:t xml:space="preserve"> – IBONT traffic management</w:t>
      </w:r>
    </w:p>
    <w:p w14:paraId="6989EBD8" w14:textId="74D2CE3E" w:rsidR="006B48B4" w:rsidRDefault="00BC6458" w:rsidP="00DE478C">
      <w:pPr>
        <w:pStyle w:val="Body"/>
        <w:spacing w:line="276" w:lineRule="auto"/>
        <w:rPr>
          <w:sz w:val="24"/>
          <w:szCs w:val="24"/>
        </w:rPr>
      </w:pPr>
      <w:r>
        <w:rPr>
          <w:sz w:val="24"/>
          <w:szCs w:val="24"/>
        </w:rPr>
        <w:t>For the Data T-CONT, t</w:t>
      </w:r>
      <w:r w:rsidR="00E812C3" w:rsidRPr="00DE478C">
        <w:rPr>
          <w:sz w:val="24"/>
          <w:szCs w:val="24"/>
        </w:rPr>
        <w:t>he number N of classes of services needs to be scalable beyond N = 4.</w:t>
      </w:r>
      <w:r w:rsidR="00BA11A7">
        <w:rPr>
          <w:sz w:val="24"/>
          <w:szCs w:val="24"/>
        </w:rPr>
        <w:t xml:space="preserve"> </w:t>
      </w:r>
      <w:r>
        <w:rPr>
          <w:sz w:val="24"/>
          <w:szCs w:val="24"/>
        </w:rPr>
        <w:t xml:space="preserve">The parameters of the traffic descriptor are derived from the traffic parameters of the provisioned </w:t>
      </w:r>
      <w:r w:rsidR="00944A79">
        <w:rPr>
          <w:sz w:val="24"/>
          <w:szCs w:val="24"/>
        </w:rPr>
        <w:t>Ethernet Virtual Circuits (</w:t>
      </w:r>
      <w:r>
        <w:rPr>
          <w:sz w:val="24"/>
          <w:szCs w:val="24"/>
        </w:rPr>
        <w:t>EVCs</w:t>
      </w:r>
      <w:r w:rsidR="00944A79">
        <w:rPr>
          <w:sz w:val="24"/>
          <w:szCs w:val="24"/>
        </w:rPr>
        <w:t>)</w:t>
      </w:r>
      <w:r>
        <w:rPr>
          <w:sz w:val="24"/>
          <w:szCs w:val="24"/>
        </w:rPr>
        <w:t xml:space="preserve">. </w:t>
      </w:r>
      <w:r w:rsidR="00BA11A7">
        <w:rPr>
          <w:sz w:val="24"/>
          <w:szCs w:val="24"/>
        </w:rPr>
        <w:t>The weights of the weighted scheduler are provided by the OSS and set independently of the specific traffic</w:t>
      </w:r>
      <w:r w:rsidR="00882F5F">
        <w:rPr>
          <w:sz w:val="24"/>
          <w:szCs w:val="24"/>
        </w:rPr>
        <w:t xml:space="preserve"> </w:t>
      </w:r>
      <w:r w:rsidR="00BA11A7">
        <w:rPr>
          <w:sz w:val="24"/>
          <w:szCs w:val="24"/>
        </w:rPr>
        <w:t>parameters.</w:t>
      </w:r>
      <w:r>
        <w:rPr>
          <w:sz w:val="24"/>
          <w:szCs w:val="24"/>
        </w:rPr>
        <w:t xml:space="preserve"> For the NID management T-CONT, the parameters of the traffic descriptor are common across different IBONTs. </w:t>
      </w:r>
      <w:r w:rsidRPr="009C7A72">
        <w:rPr>
          <w:sz w:val="24"/>
          <w:szCs w:val="24"/>
        </w:rPr>
        <w:t xml:space="preserve">The </w:t>
      </w:r>
      <w:r w:rsidR="0056110E">
        <w:rPr>
          <w:sz w:val="24"/>
          <w:szCs w:val="24"/>
        </w:rPr>
        <w:t xml:space="preserve">IBONT OAM </w:t>
      </w:r>
      <w:r w:rsidRPr="009C7A72">
        <w:rPr>
          <w:sz w:val="24"/>
          <w:szCs w:val="24"/>
        </w:rPr>
        <w:t xml:space="preserve">traffic is </w:t>
      </w:r>
      <w:r w:rsidR="0056110E">
        <w:rPr>
          <w:sz w:val="24"/>
          <w:szCs w:val="24"/>
        </w:rPr>
        <w:t>carried over</w:t>
      </w:r>
      <w:r w:rsidRPr="009C7A72">
        <w:rPr>
          <w:sz w:val="24"/>
          <w:szCs w:val="24"/>
        </w:rPr>
        <w:t xml:space="preserve"> the NID management T-CONT </w:t>
      </w:r>
      <w:r w:rsidR="0056110E">
        <w:rPr>
          <w:sz w:val="24"/>
          <w:szCs w:val="24"/>
        </w:rPr>
        <w:t>and is classified based on the</w:t>
      </w:r>
      <w:r w:rsidR="00121A3F">
        <w:rPr>
          <w:sz w:val="24"/>
          <w:szCs w:val="24"/>
        </w:rPr>
        <w:t xml:space="preserve"> VLAN association</w:t>
      </w:r>
      <w:r w:rsidRPr="009C7A72">
        <w:rPr>
          <w:sz w:val="24"/>
          <w:szCs w:val="24"/>
        </w:rPr>
        <w:t>: NETCONF management traffic is single-tagged</w:t>
      </w:r>
      <w:r w:rsidR="009C7A72" w:rsidRPr="009C7A72">
        <w:rPr>
          <w:sz w:val="24"/>
          <w:szCs w:val="24"/>
        </w:rPr>
        <w:t xml:space="preserve"> </w:t>
      </w:r>
      <w:r w:rsidR="00121A3F">
        <w:rPr>
          <w:sz w:val="24"/>
          <w:szCs w:val="24"/>
        </w:rPr>
        <w:t xml:space="preserve">with VID = </w:t>
      </w:r>
      <w:r w:rsidR="009C7A72" w:rsidRPr="009C7A72">
        <w:rPr>
          <w:sz w:val="24"/>
          <w:szCs w:val="24"/>
        </w:rPr>
        <w:t>4094</w:t>
      </w:r>
      <w:r w:rsidRPr="009C7A72">
        <w:rPr>
          <w:sz w:val="24"/>
          <w:szCs w:val="24"/>
        </w:rPr>
        <w:t xml:space="preserve">, </w:t>
      </w:r>
      <w:r w:rsidRPr="00060766">
        <w:rPr>
          <w:sz w:val="24"/>
          <w:szCs w:val="24"/>
        </w:rPr>
        <w:t xml:space="preserve">IPFIX traffic is </w:t>
      </w:r>
      <w:r w:rsidR="00121A3F" w:rsidRPr="00060766">
        <w:rPr>
          <w:sz w:val="24"/>
          <w:szCs w:val="24"/>
        </w:rPr>
        <w:t>single</w:t>
      </w:r>
      <w:r w:rsidRPr="00060766">
        <w:rPr>
          <w:sz w:val="24"/>
          <w:szCs w:val="24"/>
        </w:rPr>
        <w:t>-tagged</w:t>
      </w:r>
      <w:r w:rsidR="00121A3F" w:rsidRPr="00060766">
        <w:rPr>
          <w:sz w:val="24"/>
          <w:szCs w:val="24"/>
        </w:rPr>
        <w:t xml:space="preserve"> with VID = 4093</w:t>
      </w:r>
      <w:r w:rsidRPr="009C7A72">
        <w:rPr>
          <w:sz w:val="24"/>
          <w:szCs w:val="24"/>
        </w:rPr>
        <w:t>.</w:t>
      </w:r>
      <w:r>
        <w:rPr>
          <w:sz w:val="24"/>
          <w:szCs w:val="24"/>
        </w:rPr>
        <w:t xml:space="preserve">  </w:t>
      </w:r>
    </w:p>
    <w:p w14:paraId="17216093" w14:textId="3D872CCC" w:rsidR="00B824F9" w:rsidRDefault="006B48B4" w:rsidP="00DE478C">
      <w:pPr>
        <w:pStyle w:val="Body"/>
        <w:spacing w:line="276" w:lineRule="auto"/>
        <w:rPr>
          <w:sz w:val="24"/>
          <w:szCs w:val="24"/>
        </w:rPr>
      </w:pPr>
      <w:r>
        <w:rPr>
          <w:noProof/>
          <w:sz w:val="24"/>
          <w:szCs w:val="24"/>
        </w:rPr>
        <w:drawing>
          <wp:inline distT="0" distB="0" distL="0" distR="0" wp14:anchorId="05CE640E" wp14:editId="1A33D0CE">
            <wp:extent cx="5486400"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NT-DATAv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853565"/>
                    </a:xfrm>
                    <a:prstGeom prst="rect">
                      <a:avLst/>
                    </a:prstGeom>
                  </pic:spPr>
                </pic:pic>
              </a:graphicData>
            </a:graphic>
          </wp:inline>
        </w:drawing>
      </w:r>
    </w:p>
    <w:p w14:paraId="7219FB5E" w14:textId="18A4FB10" w:rsidR="0052791F" w:rsidRDefault="0052791F" w:rsidP="0052791F">
      <w:pPr>
        <w:pStyle w:val="Caption"/>
      </w:pPr>
      <w:r>
        <w:lastRenderedPageBreak/>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5</w:t>
      </w:r>
      <w:r w:rsidR="008A3D7E">
        <w:rPr>
          <w:noProof/>
        </w:rPr>
        <w:fldChar w:fldCharType="end"/>
      </w:r>
      <w:r>
        <w:t xml:space="preserve"> – IBONT data path ME relationship diagram</w:t>
      </w:r>
    </w:p>
    <w:p w14:paraId="6C050633" w14:textId="10B24BBA" w:rsidR="0052791F" w:rsidRDefault="00504B3C" w:rsidP="0052791F">
      <w:pPr>
        <w:pStyle w:val="Caption"/>
      </w:pPr>
      <w:r>
        <w:rPr>
          <w:noProof/>
        </w:rPr>
        <w:drawing>
          <wp:inline distT="0" distB="0" distL="0" distR="0" wp14:anchorId="230FE561" wp14:editId="213E0C17">
            <wp:extent cx="54864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NT-MGMTv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r w:rsidR="0052791F">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6</w:t>
      </w:r>
      <w:r w:rsidR="008A3D7E">
        <w:rPr>
          <w:noProof/>
        </w:rPr>
        <w:fldChar w:fldCharType="end"/>
      </w:r>
      <w:r w:rsidR="0052791F">
        <w:t xml:space="preserve"> – IBONT management path relationship diagram</w:t>
      </w:r>
    </w:p>
    <w:p w14:paraId="07488E15" w14:textId="77777777" w:rsidR="00504B3C" w:rsidRDefault="00504B3C" w:rsidP="00504B3C">
      <w:pPr>
        <w:pStyle w:val="Body"/>
      </w:pPr>
    </w:p>
    <w:p w14:paraId="6578ABD4" w14:textId="713882A1" w:rsidR="00504B3C" w:rsidRDefault="00504B3C" w:rsidP="00504B3C">
      <w:pPr>
        <w:pStyle w:val="Heading4"/>
      </w:pPr>
      <w:r>
        <w:t xml:space="preserve">SFU and BHR ONTs </w:t>
      </w:r>
    </w:p>
    <w:p w14:paraId="668A5263" w14:textId="1F1D43A7" w:rsidR="00504B3C" w:rsidRPr="00504B3C" w:rsidRDefault="00504B3C" w:rsidP="00504B3C">
      <w:pPr>
        <w:pStyle w:val="Body"/>
      </w:pPr>
      <w:r>
        <w:rPr>
          <w:sz w:val="24"/>
          <w:szCs w:val="24"/>
        </w:rPr>
        <w:t xml:space="preserve">For the SFU or BHR ONT types, </w:t>
      </w:r>
      <w:r w:rsidRPr="00504B3C">
        <w:rPr>
          <w:sz w:val="24"/>
          <w:szCs w:val="24"/>
        </w:rPr>
        <w:fldChar w:fldCharType="begin"/>
      </w:r>
      <w:r w:rsidRPr="00504B3C">
        <w:rPr>
          <w:sz w:val="24"/>
          <w:szCs w:val="24"/>
        </w:rPr>
        <w:instrText xml:space="preserve"> REF _Ref482652161 \h </w:instrText>
      </w:r>
      <w:r>
        <w:rPr>
          <w:sz w:val="24"/>
          <w:szCs w:val="24"/>
        </w:rPr>
        <w:instrText xml:space="preserve"> \* MERGEFORMAT </w:instrText>
      </w:r>
      <w:r w:rsidRPr="00504B3C">
        <w:rPr>
          <w:sz w:val="24"/>
          <w:szCs w:val="24"/>
        </w:rPr>
      </w:r>
      <w:r w:rsidRPr="00504B3C">
        <w:rPr>
          <w:sz w:val="24"/>
          <w:szCs w:val="24"/>
        </w:rPr>
        <w:fldChar w:fldCharType="separate"/>
      </w:r>
      <w:r w:rsidR="00DE5409" w:rsidRPr="00DE5409">
        <w:rPr>
          <w:sz w:val="24"/>
          <w:szCs w:val="24"/>
        </w:rPr>
        <w:t xml:space="preserve">Figure </w:t>
      </w:r>
      <w:r w:rsidR="00DE5409" w:rsidRPr="00DE5409">
        <w:rPr>
          <w:noProof/>
          <w:sz w:val="24"/>
          <w:szCs w:val="24"/>
        </w:rPr>
        <w:t>7</w:t>
      </w:r>
      <w:r w:rsidRPr="00504B3C">
        <w:rPr>
          <w:sz w:val="24"/>
          <w:szCs w:val="24"/>
        </w:rPr>
        <w:fldChar w:fldCharType="end"/>
      </w:r>
      <w:r>
        <w:rPr>
          <w:sz w:val="24"/>
          <w:szCs w:val="24"/>
        </w:rPr>
        <w:t xml:space="preserve"> presents the upstream traffic management architecture.</w:t>
      </w:r>
    </w:p>
    <w:p w14:paraId="2B2B9C4F" w14:textId="722A4812" w:rsidR="00E812C3" w:rsidRDefault="00E812C3" w:rsidP="00E812C3">
      <w:pPr>
        <w:pStyle w:val="Body"/>
        <w:jc w:val="center"/>
      </w:pPr>
      <w:r>
        <w:rPr>
          <w:noProof/>
        </w:rPr>
        <w:drawing>
          <wp:inline distT="0" distB="0" distL="0" distR="0" wp14:anchorId="5B1BE1DC" wp14:editId="73F1AECA">
            <wp:extent cx="2750515" cy="26026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U-TM.PNG"/>
                    <pic:cNvPicPr/>
                  </pic:nvPicPr>
                  <pic:blipFill>
                    <a:blip r:embed="rId19">
                      <a:extLst>
                        <a:ext uri="{28A0092B-C50C-407E-A947-70E740481C1C}">
                          <a14:useLocalDpi xmlns:a14="http://schemas.microsoft.com/office/drawing/2010/main" val="0"/>
                        </a:ext>
                      </a:extLst>
                    </a:blip>
                    <a:stretch>
                      <a:fillRect/>
                    </a:stretch>
                  </pic:blipFill>
                  <pic:spPr>
                    <a:xfrm>
                      <a:off x="0" y="0"/>
                      <a:ext cx="2752118" cy="2604211"/>
                    </a:xfrm>
                    <a:prstGeom prst="rect">
                      <a:avLst/>
                    </a:prstGeom>
                  </pic:spPr>
                </pic:pic>
              </a:graphicData>
            </a:graphic>
          </wp:inline>
        </w:drawing>
      </w:r>
    </w:p>
    <w:p w14:paraId="1AB29E32" w14:textId="6D6725A1" w:rsidR="00E812C3" w:rsidRDefault="00E812C3" w:rsidP="00E812C3">
      <w:pPr>
        <w:pStyle w:val="Caption"/>
      </w:pPr>
      <w:bookmarkStart w:id="22" w:name="_Ref482652161"/>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7</w:t>
      </w:r>
      <w:r w:rsidR="008A3D7E">
        <w:rPr>
          <w:noProof/>
        </w:rPr>
        <w:fldChar w:fldCharType="end"/>
      </w:r>
      <w:bookmarkEnd w:id="22"/>
      <w:r>
        <w:t xml:space="preserve"> – SFU/BHR traffic management</w:t>
      </w:r>
    </w:p>
    <w:p w14:paraId="3A562BFB" w14:textId="77777777" w:rsidR="00D274C5" w:rsidRPr="00F91264" w:rsidRDefault="00D274C5" w:rsidP="00D274C5">
      <w:pPr>
        <w:spacing w:line="276" w:lineRule="auto"/>
        <w:rPr>
          <w:rFonts w:ascii="Book Antiqua" w:hAnsi="Book Antiqua"/>
          <w:sz w:val="24"/>
          <w:szCs w:val="24"/>
        </w:rPr>
      </w:pPr>
      <w:r w:rsidRPr="00F91264">
        <w:rPr>
          <w:rFonts w:ascii="Book Antiqua" w:hAnsi="Book Antiqua"/>
          <w:sz w:val="24"/>
          <w:szCs w:val="24"/>
        </w:rPr>
        <w:t xml:space="preserve">Note that the OLT’s DBA implementation should follow the reference model of Clause 7.1 of ITU-T Recommendation G.989.3. The T-CONT descriptor parameters (fixed, assured, maximum, or alternatively, additional bandwidth, </w:t>
      </w:r>
      <w:r w:rsidRPr="00F91264">
        <w:rPr>
          <w:rFonts w:ascii="Book Antiqua" w:hAnsi="Book Antiqua"/>
          <w:sz w:val="24"/>
          <w:szCs w:val="24"/>
        </w:rPr>
        <w:lastRenderedPageBreak/>
        <w:t>and the eligibility indicator) derived based on the individual EVC parameters are supplied to the OLT by the OSS.</w:t>
      </w:r>
    </w:p>
    <w:p w14:paraId="16E21C05" w14:textId="77777777" w:rsidR="00D274C5" w:rsidRPr="00DE478C" w:rsidRDefault="00D274C5" w:rsidP="00D274C5">
      <w:pPr>
        <w:pStyle w:val="Body"/>
        <w:spacing w:line="276" w:lineRule="auto"/>
        <w:rPr>
          <w:sz w:val="24"/>
          <w:szCs w:val="24"/>
        </w:rPr>
      </w:pPr>
    </w:p>
    <w:p w14:paraId="6351E638" w14:textId="44C17738" w:rsidR="007A6F4D" w:rsidRDefault="00D40837" w:rsidP="007A6F4D">
      <w:pPr>
        <w:pStyle w:val="Heading2"/>
      </w:pPr>
      <w:bookmarkStart w:id="23" w:name="_Toc33697720"/>
      <w:r>
        <w:t>TWDM system configuration</w:t>
      </w:r>
      <w:bookmarkEnd w:id="23"/>
    </w:p>
    <w:p w14:paraId="05BC03AC" w14:textId="77777777" w:rsidR="00D40837" w:rsidRPr="00D40837" w:rsidRDefault="00D40837" w:rsidP="00D40837">
      <w:pPr>
        <w:pStyle w:val="Body"/>
      </w:pPr>
    </w:p>
    <w:p w14:paraId="2BA468A6" w14:textId="0393971A" w:rsidR="00D40837" w:rsidRPr="00BE5627" w:rsidRDefault="00D40837" w:rsidP="00D40837">
      <w:pPr>
        <w:pStyle w:val="Body"/>
        <w:rPr>
          <w:sz w:val="24"/>
          <w:szCs w:val="24"/>
        </w:rPr>
      </w:pPr>
      <w:r w:rsidRPr="00D40837">
        <w:rPr>
          <w:sz w:val="24"/>
          <w:szCs w:val="24"/>
        </w:rPr>
        <w:t xml:space="preserve">The </w:t>
      </w:r>
      <w:r>
        <w:rPr>
          <w:sz w:val="24"/>
          <w:szCs w:val="24"/>
        </w:rPr>
        <w:t>ONT uses several MEs introduced by Verizon OpenOMCI to</w:t>
      </w:r>
      <w:r w:rsidR="00BE5627">
        <w:rPr>
          <w:sz w:val="24"/>
          <w:szCs w:val="24"/>
        </w:rPr>
        <w:t xml:space="preserve"> model a multi-wavelength TWDM PON system (</w:t>
      </w:r>
      <w:r w:rsidR="00BE5627" w:rsidRPr="00BE5627">
        <w:rPr>
          <w:sz w:val="24"/>
          <w:szCs w:val="24"/>
        </w:rPr>
        <w:t xml:space="preserve">see </w:t>
      </w:r>
      <w:r w:rsidR="00BE5627" w:rsidRPr="00210181">
        <w:rPr>
          <w:sz w:val="24"/>
          <w:szCs w:val="24"/>
        </w:rPr>
        <w:fldChar w:fldCharType="begin"/>
      </w:r>
      <w:r w:rsidR="00BE5627" w:rsidRPr="00210181">
        <w:rPr>
          <w:sz w:val="24"/>
          <w:szCs w:val="24"/>
        </w:rPr>
        <w:instrText xml:space="preserve"> REF _Ref463309321 \h  \* MERGEFORMAT </w:instrText>
      </w:r>
      <w:r w:rsidR="00BE5627" w:rsidRPr="00210181">
        <w:rPr>
          <w:sz w:val="24"/>
          <w:szCs w:val="24"/>
        </w:rPr>
      </w:r>
      <w:r w:rsidR="00BE5627" w:rsidRPr="00210181">
        <w:rPr>
          <w:sz w:val="24"/>
          <w:szCs w:val="24"/>
        </w:rPr>
        <w:fldChar w:fldCharType="separate"/>
      </w:r>
      <w:r w:rsidR="00DE5409" w:rsidRPr="00DE5409">
        <w:rPr>
          <w:sz w:val="24"/>
          <w:szCs w:val="24"/>
        </w:rPr>
        <w:t>Figure 8</w:t>
      </w:r>
      <w:r w:rsidR="00BE5627" w:rsidRPr="00210181">
        <w:rPr>
          <w:sz w:val="24"/>
          <w:szCs w:val="24"/>
        </w:rPr>
        <w:fldChar w:fldCharType="end"/>
      </w:r>
      <w:r w:rsidR="00BE5627" w:rsidRPr="00210181">
        <w:rPr>
          <w:sz w:val="24"/>
          <w:szCs w:val="24"/>
        </w:rPr>
        <w:t>)</w:t>
      </w:r>
      <w:r w:rsidR="00BE5627">
        <w:rPr>
          <w:sz w:val="24"/>
          <w:szCs w:val="24"/>
        </w:rPr>
        <w:t>.</w:t>
      </w:r>
      <w:r w:rsidR="002D07B5">
        <w:rPr>
          <w:sz w:val="24"/>
          <w:szCs w:val="24"/>
        </w:rPr>
        <w:t xml:space="preserve"> Such OpenOMCI-specific MEs are represented by the shaded blocks. </w:t>
      </w:r>
    </w:p>
    <w:p w14:paraId="2134D02C" w14:textId="6C963041" w:rsidR="00BE5627" w:rsidRPr="00D40837" w:rsidRDefault="003C09BA" w:rsidP="00D40837">
      <w:pPr>
        <w:pStyle w:val="Body"/>
        <w:rPr>
          <w:sz w:val="24"/>
          <w:szCs w:val="24"/>
        </w:rPr>
      </w:pPr>
      <w:r>
        <w:rPr>
          <w:noProof/>
          <w:sz w:val="24"/>
          <w:szCs w:val="24"/>
        </w:rPr>
        <w:drawing>
          <wp:inline distT="0" distB="0" distL="0" distR="0" wp14:anchorId="0B37C45F" wp14:editId="47A7C0FB">
            <wp:extent cx="5486400" cy="247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2017021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inline>
        </w:drawing>
      </w:r>
    </w:p>
    <w:p w14:paraId="0E54627F" w14:textId="682171D3" w:rsidR="00BE5627" w:rsidRPr="00BE5627" w:rsidRDefault="00BE5627" w:rsidP="00BE5627">
      <w:pPr>
        <w:pStyle w:val="Caption"/>
      </w:pPr>
      <w:bookmarkStart w:id="24" w:name="_Ref463309321"/>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8</w:t>
      </w:r>
      <w:r w:rsidR="008A3D7E">
        <w:rPr>
          <w:noProof/>
        </w:rPr>
        <w:fldChar w:fldCharType="end"/>
      </w:r>
      <w:bookmarkEnd w:id="24"/>
      <w:r>
        <w:t xml:space="preserve"> – Modeling a TWDM PON system with self-monitoring capabilities</w:t>
      </w:r>
    </w:p>
    <w:p w14:paraId="5F5F22AF" w14:textId="3346BE82" w:rsidR="00D40837" w:rsidRDefault="00BE5627" w:rsidP="00D40837">
      <w:pPr>
        <w:pStyle w:val="Body"/>
        <w:rPr>
          <w:sz w:val="24"/>
          <w:szCs w:val="24"/>
        </w:rPr>
      </w:pPr>
      <w:r w:rsidRPr="00BE5627">
        <w:rPr>
          <w:sz w:val="24"/>
          <w:szCs w:val="24"/>
        </w:rPr>
        <w:t xml:space="preserve">There is </w:t>
      </w:r>
      <w:r>
        <w:rPr>
          <w:sz w:val="24"/>
          <w:szCs w:val="24"/>
        </w:rPr>
        <w:t xml:space="preserve">a single instance of TWDM system profile ME per access network slot. In most cases the correspondence between the TWDM system profile ME and the ANI-G ME is 1:1. However, there are use cases, in particular, TWDM channel bonding and Type C protection, that can make use of multiple ANI-G per access network slot, </w:t>
      </w:r>
      <w:r w:rsidR="00A5646C">
        <w:rPr>
          <w:sz w:val="24"/>
          <w:szCs w:val="24"/>
        </w:rPr>
        <w:t>a configuration which is technically allowed, but not corroborated by G.988. Depending on its capabilities, the ONT instantiates four or eight TWDM channel MEs. These MEs get populated as the ONT discovers active TWDM channels through tuning range scanning.</w:t>
      </w:r>
    </w:p>
    <w:p w14:paraId="5FC28E01" w14:textId="553B6A98" w:rsidR="00D40837" w:rsidRPr="00F07420" w:rsidRDefault="00A5646C" w:rsidP="00D40837">
      <w:pPr>
        <w:pStyle w:val="Body"/>
        <w:rPr>
          <w:sz w:val="24"/>
          <w:szCs w:val="24"/>
        </w:rPr>
      </w:pPr>
      <w:r>
        <w:rPr>
          <w:sz w:val="24"/>
          <w:szCs w:val="24"/>
        </w:rPr>
        <w:t>The ONT also instantiates the Watchdog ME, associated with an instance of ANI</w:t>
      </w:r>
      <w:r>
        <w:rPr>
          <w:sz w:val="24"/>
          <w:szCs w:val="24"/>
        </w:rPr>
        <w:noBreakHyphen/>
        <w:t>G, to model the ONT’s self-monitoring capabilities.</w:t>
      </w:r>
    </w:p>
    <w:p w14:paraId="3A70A1AA" w14:textId="7DF8A208" w:rsidR="00F07420" w:rsidRPr="0056791D" w:rsidRDefault="0056791D" w:rsidP="00F07420">
      <w:pPr>
        <w:pStyle w:val="Heading2"/>
        <w:rPr>
          <w:szCs w:val="26"/>
        </w:rPr>
      </w:pPr>
      <w:bookmarkStart w:id="25" w:name="_Toc33697721"/>
      <w:r w:rsidRPr="0056791D">
        <w:rPr>
          <w:szCs w:val="26"/>
        </w:rPr>
        <w:t xml:space="preserve">PON devices with </w:t>
      </w:r>
      <w:r w:rsidR="00C0441A" w:rsidRPr="0056791D">
        <w:rPr>
          <w:szCs w:val="26"/>
        </w:rPr>
        <w:t>d</w:t>
      </w:r>
      <w:r w:rsidR="00F07420" w:rsidRPr="0056791D">
        <w:rPr>
          <w:szCs w:val="26"/>
        </w:rPr>
        <w:t>ual</w:t>
      </w:r>
      <w:r w:rsidRPr="0056791D">
        <w:rPr>
          <w:szCs w:val="26"/>
        </w:rPr>
        <w:t xml:space="preserve"> management do</w:t>
      </w:r>
      <w:r w:rsidR="00F07420" w:rsidRPr="0056791D">
        <w:rPr>
          <w:szCs w:val="26"/>
        </w:rPr>
        <w:t>ma</w:t>
      </w:r>
      <w:r w:rsidRPr="0056791D">
        <w:rPr>
          <w:szCs w:val="26"/>
        </w:rPr>
        <w:t>i</w:t>
      </w:r>
      <w:r w:rsidR="00F07420" w:rsidRPr="0056791D">
        <w:rPr>
          <w:szCs w:val="26"/>
        </w:rPr>
        <w:t>n</w:t>
      </w:r>
      <w:r w:rsidRPr="0056791D">
        <w:rPr>
          <w:szCs w:val="26"/>
        </w:rPr>
        <w:t>s</w:t>
      </w:r>
      <w:bookmarkEnd w:id="25"/>
      <w:r w:rsidRPr="0056791D">
        <w:rPr>
          <w:szCs w:val="26"/>
        </w:rPr>
        <w:t xml:space="preserve">   </w:t>
      </w:r>
    </w:p>
    <w:p w14:paraId="2895FDF5" w14:textId="2D57DDD6" w:rsidR="007D2644" w:rsidRPr="00B017D5" w:rsidRDefault="004863EF" w:rsidP="004863EF">
      <w:pPr>
        <w:pStyle w:val="Body"/>
        <w:rPr>
          <w:sz w:val="24"/>
          <w:szCs w:val="24"/>
        </w:rPr>
      </w:pPr>
      <w:r w:rsidRPr="00B017D5">
        <w:rPr>
          <w:sz w:val="24"/>
          <w:szCs w:val="24"/>
        </w:rPr>
        <w:t xml:space="preserve">Among the PON device types defined in this specification, </w:t>
      </w:r>
      <w:r w:rsidR="007D2644" w:rsidRPr="00B017D5">
        <w:rPr>
          <w:sz w:val="24"/>
          <w:szCs w:val="24"/>
        </w:rPr>
        <w:t xml:space="preserve">two types, NG-PON2 IBONT and NG-PON2 BHR, are dual-managed devices where the ONU part is managed via the OMCI, while the UNI equipment is managed by other means, </w:t>
      </w:r>
      <w:r w:rsidR="007D2644" w:rsidRPr="00B017D5">
        <w:rPr>
          <w:sz w:val="24"/>
          <w:szCs w:val="24"/>
        </w:rPr>
        <w:lastRenderedPageBreak/>
        <w:t>such as TR-069 (in case of NG-PON2 BHR) or NETCONF/YANG (in case of NG-PON2 IBONT).</w:t>
      </w:r>
    </w:p>
    <w:p w14:paraId="7293B64F" w14:textId="67CB5963" w:rsidR="004863EF" w:rsidRPr="00B017D5" w:rsidRDefault="007D2644" w:rsidP="004863EF">
      <w:pPr>
        <w:pStyle w:val="Body"/>
        <w:rPr>
          <w:sz w:val="24"/>
          <w:szCs w:val="24"/>
        </w:rPr>
      </w:pPr>
      <w:r w:rsidRPr="00B017D5">
        <w:rPr>
          <w:sz w:val="24"/>
          <w:szCs w:val="24"/>
        </w:rPr>
        <w:t>T</w:t>
      </w:r>
      <w:r w:rsidR="004863EF" w:rsidRPr="00B017D5">
        <w:rPr>
          <w:sz w:val="24"/>
          <w:szCs w:val="24"/>
        </w:rPr>
        <w:t xml:space="preserve">he </w:t>
      </w:r>
      <w:r w:rsidRPr="00B017D5">
        <w:rPr>
          <w:sz w:val="24"/>
          <w:szCs w:val="24"/>
        </w:rPr>
        <w:t xml:space="preserve">dual-managed devices follow the two management domain architecture, as specified in Section II.2/G.988, with the VEIP (329) ME providing the demarcation point between the OMCI and non-OMCI management domains. </w:t>
      </w:r>
      <w:r w:rsidR="00826D77" w:rsidRPr="00B017D5">
        <w:rPr>
          <w:sz w:val="24"/>
          <w:szCs w:val="24"/>
        </w:rPr>
        <w:t xml:space="preserve">The VEIP ME is explicitly linked to the </w:t>
      </w:r>
      <w:r w:rsidR="00826D77" w:rsidRPr="00B017D5">
        <w:rPr>
          <w:sz w:val="24"/>
        </w:rPr>
        <w:t xml:space="preserve">TCP/UDP config data (136)  and </w:t>
      </w:r>
      <w:r w:rsidR="00826D77" w:rsidRPr="00B017D5">
        <w:rPr>
          <w:sz w:val="24"/>
          <w:szCs w:val="24"/>
        </w:rPr>
        <w:t xml:space="preserve">IP host config data (134) ME, which provide the non-OMCI management domain's IP connectivity, and implicitly associated with an instance of </w:t>
      </w:r>
      <w:r w:rsidR="00EF52CD" w:rsidRPr="00B017D5">
        <w:rPr>
          <w:sz w:val="24"/>
          <w:szCs w:val="24"/>
        </w:rPr>
        <w:t xml:space="preserve">the OpenOMCI-specific </w:t>
      </w:r>
      <w:r w:rsidR="00826D77" w:rsidRPr="00B017D5">
        <w:rPr>
          <w:sz w:val="24"/>
          <w:szCs w:val="24"/>
        </w:rPr>
        <w:t xml:space="preserve">Flexible configuration </w:t>
      </w:r>
      <w:r w:rsidR="00DA0765">
        <w:rPr>
          <w:sz w:val="24"/>
          <w:szCs w:val="24"/>
        </w:rPr>
        <w:t xml:space="preserve">and </w:t>
      </w:r>
      <w:r w:rsidR="00826D77" w:rsidRPr="00B017D5">
        <w:rPr>
          <w:sz w:val="24"/>
          <w:szCs w:val="24"/>
        </w:rPr>
        <w:t xml:space="preserve">status portal </w:t>
      </w:r>
      <w:r w:rsidR="00210181" w:rsidRPr="00B017D5">
        <w:rPr>
          <w:sz w:val="24"/>
          <w:szCs w:val="24"/>
        </w:rPr>
        <w:t xml:space="preserve">(65420) </w:t>
      </w:r>
      <w:r w:rsidR="00826D77" w:rsidRPr="00B017D5">
        <w:rPr>
          <w:sz w:val="24"/>
          <w:szCs w:val="24"/>
        </w:rPr>
        <w:t>ME</w:t>
      </w:r>
      <w:r w:rsidR="00EF52CD" w:rsidRPr="00B017D5">
        <w:rPr>
          <w:sz w:val="24"/>
          <w:szCs w:val="24"/>
        </w:rPr>
        <w:t>, with an instance of the standard TR-069 management server (340) ME, which provide the IP address and access credentials for the non-OMCI management station and, if necessary, the means to exchange the configuration and status information associated with the non-OMCI management domain between the OLT and the ONT.</w:t>
      </w:r>
    </w:p>
    <w:p w14:paraId="0D8D48DF" w14:textId="3D6B7163" w:rsidR="00EF52CD" w:rsidRPr="00B017D5" w:rsidRDefault="00EF52CD" w:rsidP="004863EF">
      <w:pPr>
        <w:pStyle w:val="Body"/>
        <w:rPr>
          <w:sz w:val="24"/>
          <w:szCs w:val="24"/>
        </w:rPr>
      </w:pPr>
      <w:r w:rsidRPr="00B017D5">
        <w:rPr>
          <w:sz w:val="24"/>
          <w:szCs w:val="24"/>
        </w:rPr>
        <w:t xml:space="preserve">The preferred traffic management configurations for the dual-managed PON device types can be found in section </w:t>
      </w:r>
      <w:r w:rsidRPr="00B017D5">
        <w:rPr>
          <w:sz w:val="24"/>
          <w:szCs w:val="24"/>
        </w:rPr>
        <w:fldChar w:fldCharType="begin"/>
      </w:r>
      <w:r w:rsidRPr="00B017D5">
        <w:rPr>
          <w:sz w:val="24"/>
          <w:szCs w:val="24"/>
        </w:rPr>
        <w:instrText xml:space="preserve"> REF _Ref469954350 \r \h </w:instrText>
      </w:r>
      <w:r w:rsidR="00E568F3" w:rsidRPr="00B017D5">
        <w:rPr>
          <w:sz w:val="24"/>
          <w:szCs w:val="24"/>
        </w:rPr>
        <w:instrText xml:space="preserve"> \* MERGEFORMAT </w:instrText>
      </w:r>
      <w:r w:rsidRPr="00B017D5">
        <w:rPr>
          <w:sz w:val="24"/>
          <w:szCs w:val="24"/>
        </w:rPr>
      </w:r>
      <w:r w:rsidRPr="00B017D5">
        <w:rPr>
          <w:sz w:val="24"/>
          <w:szCs w:val="24"/>
        </w:rPr>
        <w:fldChar w:fldCharType="separate"/>
      </w:r>
      <w:r w:rsidR="00DE5409">
        <w:rPr>
          <w:sz w:val="24"/>
          <w:szCs w:val="24"/>
        </w:rPr>
        <w:t>3.4.2</w:t>
      </w:r>
      <w:r w:rsidRPr="00B017D5">
        <w:rPr>
          <w:sz w:val="24"/>
          <w:szCs w:val="24"/>
        </w:rPr>
        <w:fldChar w:fldCharType="end"/>
      </w:r>
      <w:r w:rsidRPr="00B017D5">
        <w:rPr>
          <w:sz w:val="24"/>
          <w:szCs w:val="24"/>
        </w:rPr>
        <w:t xml:space="preserve">. As far as the L2 </w:t>
      </w:r>
      <w:r w:rsidR="0063092F" w:rsidRPr="00B017D5">
        <w:rPr>
          <w:sz w:val="24"/>
          <w:szCs w:val="24"/>
        </w:rPr>
        <w:t xml:space="preserve">connectivity and VLAN tag management is concerned, </w:t>
      </w:r>
      <w:r w:rsidRPr="00B017D5">
        <w:rPr>
          <w:sz w:val="24"/>
          <w:szCs w:val="24"/>
        </w:rPr>
        <w:t>the NID portion of the NG-PON2 IBONT is</w:t>
      </w:r>
      <w:r w:rsidR="00147570" w:rsidRPr="00B017D5">
        <w:rPr>
          <w:sz w:val="24"/>
          <w:szCs w:val="24"/>
        </w:rPr>
        <w:t xml:space="preserve"> expected</w:t>
      </w:r>
      <w:r w:rsidRPr="00B017D5">
        <w:rPr>
          <w:sz w:val="24"/>
          <w:szCs w:val="24"/>
        </w:rPr>
        <w:t xml:space="preserve"> to </w:t>
      </w:r>
      <w:r w:rsidR="00147570" w:rsidRPr="00B017D5">
        <w:rPr>
          <w:sz w:val="24"/>
          <w:szCs w:val="24"/>
        </w:rPr>
        <w:t>perform traffic classification and all necessary VLAN tag manipulations, presenting fully tagged Ethernet frames at the VEIP demarcation point. The router portion of the NG-PON2 BHR is viewed as an untrusted device and is expected to present untagged Ethernet frames at the VEIP.</w:t>
      </w:r>
    </w:p>
    <w:p w14:paraId="138BD552" w14:textId="77777777" w:rsidR="00BD30E1" w:rsidRPr="00F07420" w:rsidRDefault="00BD30E1" w:rsidP="00BD30E1">
      <w:pPr>
        <w:pStyle w:val="Body"/>
        <w:rPr>
          <w:ins w:id="26" w:author="Author"/>
          <w:sz w:val="24"/>
          <w:szCs w:val="24"/>
        </w:rPr>
      </w:pPr>
    </w:p>
    <w:p w14:paraId="7683720B" w14:textId="77777777" w:rsidR="00BD30E1" w:rsidRPr="00D016A8" w:rsidRDefault="00BD30E1" w:rsidP="00BD30E1">
      <w:pPr>
        <w:pStyle w:val="Heading2"/>
        <w:rPr>
          <w:ins w:id="27" w:author="Author"/>
        </w:rPr>
      </w:pPr>
      <w:ins w:id="28" w:author="Author">
        <w:r>
          <w:t>Multicast image transfer</w:t>
        </w:r>
      </w:ins>
    </w:p>
    <w:p w14:paraId="2BBB063C" w14:textId="77777777" w:rsidR="00BD30E1" w:rsidRPr="005C026B" w:rsidRDefault="00BD30E1" w:rsidP="00BD30E1">
      <w:pPr>
        <w:rPr>
          <w:ins w:id="29" w:author="Author"/>
          <w:rFonts w:ascii="Book Antiqua" w:hAnsi="Book Antiqua"/>
          <w:iCs w:val="0"/>
          <w:kern w:val="0"/>
          <w:sz w:val="24"/>
          <w:szCs w:val="24"/>
        </w:rPr>
      </w:pPr>
      <w:ins w:id="30" w:author="Author">
        <w:r>
          <w:rPr>
            <w:rFonts w:ascii="Book Antiqua" w:hAnsi="Book Antiqua"/>
            <w:sz w:val="24"/>
            <w:szCs w:val="24"/>
          </w:rPr>
          <w:t>This section introduces the method of ONT software image download using a light-weight Multicast Image T</w:t>
        </w:r>
        <w:r w:rsidRPr="00D13470">
          <w:rPr>
            <w:rFonts w:ascii="Book Antiqua" w:hAnsi="Book Antiqua"/>
            <w:sz w:val="24"/>
            <w:szCs w:val="24"/>
          </w:rPr>
          <w:t xml:space="preserve">ransfer </w:t>
        </w:r>
        <w:r>
          <w:rPr>
            <w:rFonts w:ascii="Book Antiqua" w:hAnsi="Book Antiqua"/>
            <w:sz w:val="24"/>
            <w:szCs w:val="24"/>
          </w:rPr>
          <w:t xml:space="preserve">(MCIT) </w:t>
        </w:r>
        <w:r w:rsidRPr="00D13470">
          <w:rPr>
            <w:rFonts w:ascii="Book Antiqua" w:hAnsi="Book Antiqua"/>
            <w:sz w:val="24"/>
            <w:szCs w:val="24"/>
          </w:rPr>
          <w:t>protocol that increase</w:t>
        </w:r>
        <w:r>
          <w:rPr>
            <w:rFonts w:ascii="Book Antiqua" w:hAnsi="Book Antiqua"/>
            <w:sz w:val="24"/>
            <w:szCs w:val="24"/>
          </w:rPr>
          <w:t>s</w:t>
        </w:r>
        <w:r w:rsidRPr="00D13470">
          <w:rPr>
            <w:rFonts w:ascii="Book Antiqua" w:hAnsi="Book Antiqua"/>
            <w:sz w:val="24"/>
            <w:szCs w:val="24"/>
          </w:rPr>
          <w:t xml:space="preserve"> the </w:t>
        </w:r>
        <w:r>
          <w:rPr>
            <w:rFonts w:ascii="Book Antiqua" w:hAnsi="Book Antiqua"/>
            <w:sz w:val="24"/>
            <w:szCs w:val="24"/>
          </w:rPr>
          <w:t>time-</w:t>
        </w:r>
        <w:r w:rsidRPr="00D13470">
          <w:rPr>
            <w:rFonts w:ascii="Book Antiqua" w:hAnsi="Book Antiqua"/>
            <w:sz w:val="24"/>
            <w:szCs w:val="24"/>
          </w:rPr>
          <w:t xml:space="preserve">efficiency </w:t>
        </w:r>
        <w:r>
          <w:rPr>
            <w:rFonts w:ascii="Book Antiqua" w:hAnsi="Book Antiqua"/>
            <w:sz w:val="24"/>
            <w:szCs w:val="24"/>
          </w:rPr>
          <w:t xml:space="preserve">of the download process with respect to </w:t>
        </w:r>
        <w:r w:rsidRPr="00D13470">
          <w:rPr>
            <w:rFonts w:ascii="Book Antiqua" w:hAnsi="Book Antiqua"/>
            <w:sz w:val="24"/>
            <w:szCs w:val="24"/>
          </w:rPr>
          <w:t xml:space="preserve">the </w:t>
        </w:r>
        <w:r>
          <w:rPr>
            <w:rFonts w:ascii="Book Antiqua" w:hAnsi="Book Antiqua"/>
            <w:sz w:val="24"/>
            <w:szCs w:val="24"/>
          </w:rPr>
          <w:t>conventional</w:t>
        </w:r>
        <w:r w:rsidRPr="00D13470">
          <w:rPr>
            <w:rFonts w:ascii="Book Antiqua" w:hAnsi="Book Antiqua"/>
            <w:sz w:val="24"/>
            <w:szCs w:val="24"/>
          </w:rPr>
          <w:t xml:space="preserve"> unicast method detailed in G.988 Section I.3.  </w:t>
        </w:r>
      </w:ins>
    </w:p>
    <w:p w14:paraId="40EAF78D" w14:textId="77777777" w:rsidR="00BD30E1" w:rsidRPr="00D13470" w:rsidRDefault="00BD30E1" w:rsidP="00BD30E1">
      <w:pPr>
        <w:rPr>
          <w:ins w:id="31" w:author="Author"/>
          <w:rFonts w:ascii="Book Antiqua" w:hAnsi="Book Antiqua"/>
          <w:sz w:val="24"/>
          <w:szCs w:val="24"/>
        </w:rPr>
      </w:pPr>
      <w:ins w:id="32" w:author="Author">
        <w:r w:rsidRPr="00D13470">
          <w:rPr>
            <w:rFonts w:ascii="Book Antiqua" w:hAnsi="Book Antiqua"/>
            <w:sz w:val="24"/>
            <w:szCs w:val="24"/>
          </w:rPr>
          <w:t>An ONT supporting this method</w:t>
        </w:r>
      </w:ins>
      <w:r w:rsidRPr="00D13470">
        <w:rPr>
          <w:rFonts w:ascii="Book Antiqua" w:hAnsi="Book Antiqua"/>
          <w:sz w:val="24"/>
          <w:szCs w:val="24"/>
        </w:rPr>
        <w:t xml:space="preserve"> </w:t>
      </w:r>
      <w:ins w:id="33" w:author="Author">
        <w:r>
          <w:rPr>
            <w:rFonts w:ascii="Book Antiqua" w:hAnsi="Book Antiqua"/>
            <w:sz w:val="24"/>
            <w:szCs w:val="24"/>
          </w:rPr>
          <w:t xml:space="preserve">instantiates and </w:t>
        </w:r>
        <w:r w:rsidRPr="00D13470">
          <w:rPr>
            <w:rFonts w:ascii="Book Antiqua" w:hAnsi="Book Antiqua"/>
            <w:sz w:val="24"/>
            <w:szCs w:val="24"/>
          </w:rPr>
          <w:t>report</w:t>
        </w:r>
        <w:r>
          <w:rPr>
            <w:rFonts w:ascii="Book Antiqua" w:hAnsi="Book Antiqua"/>
            <w:sz w:val="24"/>
            <w:szCs w:val="24"/>
          </w:rPr>
          <w:t>s</w:t>
        </w:r>
        <w:r w:rsidRPr="00D13470">
          <w:rPr>
            <w:rFonts w:ascii="Book Antiqua" w:hAnsi="Book Antiqua"/>
            <w:sz w:val="24"/>
            <w:szCs w:val="24"/>
          </w:rPr>
          <w:t xml:space="preserve"> an instance of the Flexible Config</w:t>
        </w:r>
        <w:r>
          <w:rPr>
            <w:rFonts w:ascii="Book Antiqua" w:hAnsi="Book Antiqua"/>
            <w:sz w:val="24"/>
            <w:szCs w:val="24"/>
          </w:rPr>
          <w:t>uration and</w:t>
        </w:r>
        <w:r w:rsidRPr="00D13470">
          <w:rPr>
            <w:rFonts w:ascii="Book Antiqua" w:hAnsi="Book Antiqua"/>
            <w:sz w:val="24"/>
            <w:szCs w:val="24"/>
          </w:rPr>
          <w:t xml:space="preserve"> Status Portal </w:t>
        </w:r>
        <w:r>
          <w:rPr>
            <w:rFonts w:ascii="Book Antiqua" w:hAnsi="Book Antiqua"/>
            <w:sz w:val="24"/>
            <w:szCs w:val="24"/>
          </w:rPr>
          <w:t xml:space="preserve">ME </w:t>
        </w:r>
        <w:r w:rsidRPr="00D13470">
          <w:rPr>
            <w:rFonts w:ascii="Book Antiqua" w:hAnsi="Book Antiqua"/>
            <w:sz w:val="24"/>
            <w:szCs w:val="24"/>
          </w:rPr>
          <w:t>associated</w:t>
        </w:r>
        <w:r>
          <w:rPr>
            <w:rFonts w:ascii="Book Antiqua" w:hAnsi="Book Antiqua"/>
            <w:sz w:val="24"/>
            <w:szCs w:val="24"/>
          </w:rPr>
          <w:t xml:space="preserve"> with Multicast Image Transfer.</w:t>
        </w:r>
        <w:r w:rsidRPr="00D13470">
          <w:rPr>
            <w:rFonts w:ascii="Book Antiqua" w:hAnsi="Book Antiqua"/>
            <w:sz w:val="24"/>
            <w:szCs w:val="24"/>
          </w:rPr>
          <w:t xml:space="preserve"> A supporting OLT may select this method </w:t>
        </w:r>
        <w:r>
          <w:rPr>
            <w:rFonts w:ascii="Book Antiqua" w:hAnsi="Book Antiqua"/>
            <w:sz w:val="24"/>
            <w:szCs w:val="24"/>
          </w:rPr>
          <w:t>in order</w:t>
        </w:r>
        <w:r w:rsidRPr="00D13470">
          <w:rPr>
            <w:rFonts w:ascii="Book Antiqua" w:hAnsi="Book Antiqua"/>
            <w:sz w:val="24"/>
            <w:szCs w:val="24"/>
          </w:rPr>
          <w:t xml:space="preserve"> to transfer the desired image simultaneously to all applicable </w:t>
        </w:r>
        <w:r>
          <w:rPr>
            <w:rFonts w:ascii="Book Antiqua" w:hAnsi="Book Antiqua"/>
            <w:sz w:val="24"/>
            <w:szCs w:val="24"/>
          </w:rPr>
          <w:t xml:space="preserve">subtending </w:t>
        </w:r>
        <w:r w:rsidRPr="00D13470">
          <w:rPr>
            <w:rFonts w:ascii="Book Antiqua" w:hAnsi="Book Antiqua"/>
            <w:sz w:val="24"/>
            <w:szCs w:val="24"/>
          </w:rPr>
          <w:t>ONTs rather than sending individual copies of the image to each ONT.  The method tran</w:t>
        </w:r>
        <w:r>
          <w:rPr>
            <w:rFonts w:ascii="Book Antiqua" w:hAnsi="Book Antiqua"/>
            <w:sz w:val="24"/>
            <w:szCs w:val="24"/>
          </w:rPr>
          <w:t>sfers E</w:t>
        </w:r>
        <w:r w:rsidRPr="00D13470">
          <w:rPr>
            <w:rFonts w:ascii="Book Antiqua" w:hAnsi="Book Antiqua"/>
            <w:sz w:val="24"/>
            <w:szCs w:val="24"/>
          </w:rPr>
          <w:t xml:space="preserve">thernet frames containing </w:t>
        </w:r>
        <w:r>
          <w:rPr>
            <w:rFonts w:ascii="Book Antiqua" w:hAnsi="Book Antiqua"/>
            <w:sz w:val="24"/>
            <w:szCs w:val="24"/>
          </w:rPr>
          <w:t>image blocks over a multicast X</w:t>
        </w:r>
        <w:r w:rsidRPr="00D13470">
          <w:rPr>
            <w:rFonts w:ascii="Book Antiqua" w:hAnsi="Book Antiqua"/>
            <w:sz w:val="24"/>
            <w:szCs w:val="24"/>
          </w:rPr>
          <w:t xml:space="preserve">GEM </w:t>
        </w:r>
        <w:r>
          <w:rPr>
            <w:rFonts w:ascii="Book Antiqua" w:hAnsi="Book Antiqua"/>
            <w:sz w:val="24"/>
            <w:szCs w:val="24"/>
          </w:rPr>
          <w:t xml:space="preserve">port </w:t>
        </w:r>
        <w:r w:rsidRPr="00D13470">
          <w:rPr>
            <w:rFonts w:ascii="Book Antiqua" w:hAnsi="Book Antiqua"/>
            <w:sz w:val="24"/>
            <w:szCs w:val="24"/>
          </w:rPr>
          <w:t xml:space="preserve">(Direction ANI-to-UNI).  Control and status as described in Figure I.3.2.1-2 of </w:t>
        </w:r>
        <w:r>
          <w:rPr>
            <w:rFonts w:ascii="Book Antiqua" w:hAnsi="Book Antiqua"/>
            <w:sz w:val="24"/>
            <w:szCs w:val="24"/>
          </w:rPr>
          <w:t xml:space="preserve">ITU-T Rec. </w:t>
        </w:r>
        <w:r w:rsidRPr="00D13470">
          <w:rPr>
            <w:rFonts w:ascii="Book Antiqua" w:hAnsi="Book Antiqua"/>
            <w:sz w:val="24"/>
            <w:szCs w:val="24"/>
          </w:rPr>
          <w:t xml:space="preserve">G.988 are replaced by interactions with the Multicast Image Transfer </w:t>
        </w:r>
        <w:r>
          <w:rPr>
            <w:rFonts w:ascii="Book Antiqua" w:hAnsi="Book Antiqua"/>
            <w:sz w:val="24"/>
            <w:szCs w:val="24"/>
          </w:rPr>
          <w:t>instance of the FCSP ME</w:t>
        </w:r>
        <w:r w:rsidRPr="00D13470">
          <w:rPr>
            <w:rFonts w:ascii="Book Antiqua" w:hAnsi="Book Antiqua"/>
            <w:sz w:val="24"/>
            <w:szCs w:val="24"/>
          </w:rPr>
          <w:t>.</w:t>
        </w:r>
      </w:ins>
    </w:p>
    <w:p w14:paraId="1127A834" w14:textId="77777777" w:rsidR="00BD30E1" w:rsidRPr="00D13470" w:rsidRDefault="00BD30E1" w:rsidP="00BD30E1">
      <w:pPr>
        <w:rPr>
          <w:ins w:id="34" w:author="Author"/>
          <w:rFonts w:ascii="Book Antiqua" w:hAnsi="Book Antiqua"/>
          <w:sz w:val="24"/>
          <w:szCs w:val="24"/>
        </w:rPr>
      </w:pPr>
      <w:ins w:id="35" w:author="Author">
        <w:r w:rsidRPr="00D13470">
          <w:rPr>
            <w:rFonts w:ascii="Book Antiqua" w:hAnsi="Book Antiqua"/>
            <w:sz w:val="24"/>
            <w:szCs w:val="24"/>
          </w:rPr>
          <w:t>The light-weight nature of this method allow</w:t>
        </w:r>
        <w:r>
          <w:rPr>
            <w:rFonts w:ascii="Book Antiqua" w:hAnsi="Book Antiqua"/>
            <w:sz w:val="24"/>
            <w:szCs w:val="24"/>
          </w:rPr>
          <w:t>s</w:t>
        </w:r>
        <w:r w:rsidRPr="00D13470">
          <w:rPr>
            <w:rFonts w:ascii="Book Antiqua" w:hAnsi="Book Antiqua"/>
            <w:sz w:val="24"/>
            <w:szCs w:val="24"/>
          </w:rPr>
          <w:t xml:space="preserve"> integration into an OLT</w:t>
        </w:r>
        <w:r>
          <w:rPr>
            <w:rFonts w:ascii="Book Antiqua" w:hAnsi="Book Antiqua"/>
            <w:sz w:val="24"/>
            <w:szCs w:val="24"/>
          </w:rPr>
          <w:t>’</w:t>
        </w:r>
        <w:r w:rsidRPr="00D13470">
          <w:rPr>
            <w:rFonts w:ascii="Book Antiqua" w:hAnsi="Book Antiqua"/>
            <w:sz w:val="24"/>
            <w:szCs w:val="24"/>
          </w:rPr>
          <w:t xml:space="preserve">s existing ONT image deployment mechanism without the need to manage additional external servers, </w:t>
        </w:r>
        <w:r>
          <w:rPr>
            <w:rFonts w:ascii="Book Antiqua" w:hAnsi="Book Antiqua"/>
            <w:sz w:val="24"/>
            <w:szCs w:val="24"/>
          </w:rPr>
          <w:t>IP</w:t>
        </w:r>
        <w:r w:rsidRPr="00D13470">
          <w:rPr>
            <w:rFonts w:ascii="Book Antiqua" w:hAnsi="Book Antiqua"/>
            <w:sz w:val="24"/>
            <w:szCs w:val="24"/>
          </w:rPr>
          <w:t xml:space="preserve"> addresses</w:t>
        </w:r>
        <w:r>
          <w:rPr>
            <w:rFonts w:ascii="Book Antiqua" w:hAnsi="Book Antiqua"/>
            <w:sz w:val="24"/>
            <w:szCs w:val="24"/>
          </w:rPr>
          <w:t>,</w:t>
        </w:r>
        <w:r w:rsidRPr="00D13470">
          <w:rPr>
            <w:rFonts w:ascii="Book Antiqua" w:hAnsi="Book Antiqua"/>
            <w:sz w:val="24"/>
            <w:szCs w:val="24"/>
          </w:rPr>
          <w:t xml:space="preserve"> or other configuration items.  The method </w:t>
        </w:r>
        <w:r>
          <w:rPr>
            <w:rFonts w:ascii="Book Antiqua" w:hAnsi="Book Antiqua"/>
            <w:sz w:val="24"/>
            <w:szCs w:val="24"/>
          </w:rPr>
          <w:t>is</w:t>
        </w:r>
        <w:r w:rsidRPr="00D13470">
          <w:rPr>
            <w:rFonts w:ascii="Book Antiqua" w:hAnsi="Book Antiqua"/>
            <w:sz w:val="24"/>
            <w:szCs w:val="24"/>
          </w:rPr>
          <w:t xml:space="preserve"> </w:t>
        </w:r>
        <w:r w:rsidRPr="00D13470">
          <w:rPr>
            <w:rFonts w:ascii="Book Antiqua" w:hAnsi="Book Antiqua"/>
            <w:sz w:val="24"/>
            <w:szCs w:val="24"/>
          </w:rPr>
          <w:lastRenderedPageBreak/>
          <w:t xml:space="preserve">externally transparent </w:t>
        </w:r>
        <w:r>
          <w:rPr>
            <w:rFonts w:ascii="Book Antiqua" w:hAnsi="Book Antiqua"/>
            <w:sz w:val="24"/>
            <w:szCs w:val="24"/>
          </w:rPr>
          <w:t>while</w:t>
        </w:r>
        <w:r w:rsidRPr="00D13470">
          <w:rPr>
            <w:rFonts w:ascii="Book Antiqua" w:hAnsi="Book Antiqua"/>
            <w:sz w:val="24"/>
            <w:szCs w:val="24"/>
          </w:rPr>
          <w:t xml:space="preserve"> </w:t>
        </w:r>
        <w:r>
          <w:rPr>
            <w:rFonts w:ascii="Book Antiqua" w:hAnsi="Book Antiqua"/>
            <w:sz w:val="24"/>
            <w:szCs w:val="24"/>
          </w:rPr>
          <w:t xml:space="preserve">substantially </w:t>
        </w:r>
        <w:r w:rsidRPr="00D13470">
          <w:rPr>
            <w:rFonts w:ascii="Book Antiqua" w:hAnsi="Book Antiqua"/>
            <w:sz w:val="24"/>
            <w:szCs w:val="24"/>
          </w:rPr>
          <w:t>improv</w:t>
        </w:r>
        <w:r>
          <w:rPr>
            <w:rFonts w:ascii="Book Antiqua" w:hAnsi="Book Antiqua"/>
            <w:sz w:val="24"/>
            <w:szCs w:val="24"/>
          </w:rPr>
          <w:t>ing the</w:t>
        </w:r>
        <w:r w:rsidRPr="00D13470">
          <w:rPr>
            <w:rFonts w:ascii="Book Antiqua" w:hAnsi="Book Antiqua"/>
            <w:sz w:val="24"/>
            <w:szCs w:val="24"/>
          </w:rPr>
          <w:t xml:space="preserve"> overall software download times.</w:t>
        </w:r>
      </w:ins>
    </w:p>
    <w:p w14:paraId="396C8D69" w14:textId="18A4CBCE" w:rsidR="00BD30E1" w:rsidRPr="00D13470" w:rsidRDefault="00BD30E1" w:rsidP="00BD30E1">
      <w:pPr>
        <w:rPr>
          <w:ins w:id="36" w:author="Author"/>
          <w:rFonts w:ascii="Book Antiqua" w:hAnsi="Book Antiqua"/>
          <w:sz w:val="24"/>
          <w:szCs w:val="24"/>
        </w:rPr>
      </w:pPr>
      <w:ins w:id="37" w:author="Author">
        <w:r w:rsidRPr="00D13470">
          <w:rPr>
            <w:rFonts w:ascii="Book Antiqua" w:hAnsi="Book Antiqua"/>
            <w:sz w:val="24"/>
            <w:szCs w:val="24"/>
          </w:rPr>
          <w:t xml:space="preserve">A detailed description of </w:t>
        </w:r>
        <w:r>
          <w:rPr>
            <w:rFonts w:ascii="Book Antiqua" w:hAnsi="Book Antiqua"/>
            <w:sz w:val="24"/>
            <w:szCs w:val="24"/>
          </w:rPr>
          <w:t>the MCIT</w:t>
        </w:r>
        <w:r w:rsidRPr="00D13470">
          <w:rPr>
            <w:rFonts w:ascii="Book Antiqua" w:hAnsi="Book Antiqua"/>
            <w:sz w:val="24"/>
            <w:szCs w:val="24"/>
          </w:rPr>
          <w:t xml:space="preserve"> method may be found in Appendix C.</w:t>
        </w:r>
        <w:r w:rsidR="00A76B86">
          <w:rPr>
            <w:rFonts w:ascii="Book Antiqua" w:hAnsi="Book Antiqua"/>
            <w:sz w:val="24"/>
            <w:szCs w:val="24"/>
          </w:rPr>
          <w:t>4</w:t>
        </w:r>
        <w:r w:rsidRPr="00D13470">
          <w:rPr>
            <w:rFonts w:ascii="Book Antiqua" w:hAnsi="Book Antiqua"/>
            <w:sz w:val="24"/>
            <w:szCs w:val="24"/>
          </w:rPr>
          <w:t xml:space="preserve"> of this specification.</w:t>
        </w:r>
      </w:ins>
    </w:p>
    <w:p w14:paraId="1479C9AB" w14:textId="77777777" w:rsidR="00BD30E1" w:rsidRPr="00B017D5" w:rsidRDefault="00BD30E1" w:rsidP="00BD30E1">
      <w:pPr>
        <w:pStyle w:val="Body"/>
      </w:pPr>
    </w:p>
    <w:p w14:paraId="42EA8ABA" w14:textId="77777777" w:rsidR="0012080B" w:rsidRPr="00B017D5" w:rsidRDefault="0012080B" w:rsidP="00B53ED7">
      <w:pPr>
        <w:pStyle w:val="Body"/>
      </w:pPr>
    </w:p>
    <w:p w14:paraId="2F89C406" w14:textId="4BFEB817" w:rsidR="00584794" w:rsidRDefault="00B412F6" w:rsidP="00B412F6">
      <w:pPr>
        <w:pStyle w:val="Heading1"/>
      </w:pPr>
      <w:bookmarkStart w:id="38" w:name="_Toc33697722"/>
      <w:r>
        <w:rPr>
          <w:lang w:val="en-US"/>
        </w:rPr>
        <w:lastRenderedPageBreak/>
        <w:t>Service provisioning</w:t>
      </w:r>
      <w:bookmarkEnd w:id="38"/>
    </w:p>
    <w:p w14:paraId="5C655F4E" w14:textId="77777777" w:rsidR="00B412F6" w:rsidRPr="00B412F6" w:rsidRDefault="00B412F6" w:rsidP="00B412F6">
      <w:pPr>
        <w:pStyle w:val="Body"/>
      </w:pPr>
    </w:p>
    <w:p w14:paraId="2F039E57" w14:textId="77777777" w:rsidR="00B412F6" w:rsidRDefault="00B412F6" w:rsidP="00B412F6">
      <w:pPr>
        <w:pStyle w:val="Heading2"/>
      </w:pPr>
      <w:bookmarkStart w:id="39" w:name="_Toc33697723"/>
      <w:r>
        <w:t>Layer 2 connectivity</w:t>
      </w:r>
      <w:bookmarkEnd w:id="39"/>
      <w:r>
        <w:t xml:space="preserve"> </w:t>
      </w:r>
    </w:p>
    <w:p w14:paraId="38DE35D0" w14:textId="77777777" w:rsidR="00B412F6" w:rsidRPr="00B412F6" w:rsidRDefault="00B412F6" w:rsidP="00B412F6">
      <w:pPr>
        <w:pStyle w:val="Body"/>
      </w:pPr>
    </w:p>
    <w:p w14:paraId="660082DA" w14:textId="6F24EB37" w:rsidR="00CC5BAC" w:rsidRDefault="00584794" w:rsidP="00584794">
      <w:pPr>
        <w:pStyle w:val="Body"/>
        <w:rPr>
          <w:sz w:val="24"/>
          <w:szCs w:val="24"/>
        </w:rPr>
      </w:pPr>
      <w:r>
        <w:rPr>
          <w:sz w:val="24"/>
          <w:szCs w:val="24"/>
        </w:rPr>
        <w:t xml:space="preserve">The ONT </w:t>
      </w:r>
      <w:r w:rsidR="001204E5">
        <w:rPr>
          <w:sz w:val="24"/>
          <w:szCs w:val="24"/>
        </w:rPr>
        <w:t xml:space="preserve">supports the Layer 2 OMCI common model (L2-OCM) for unicast provisioning, as specified in clause II.1.2/G.988, with all the pertaining MEs and message sequences. </w:t>
      </w:r>
      <w:r w:rsidR="00CC5BAC">
        <w:rPr>
          <w:sz w:val="24"/>
          <w:szCs w:val="24"/>
        </w:rPr>
        <w:t xml:space="preserve"> </w:t>
      </w:r>
    </w:p>
    <w:p w14:paraId="20216747" w14:textId="77777777" w:rsidR="00807DB0" w:rsidRDefault="00807DB0" w:rsidP="00584794">
      <w:pPr>
        <w:pStyle w:val="Body"/>
        <w:rPr>
          <w:sz w:val="24"/>
          <w:szCs w:val="24"/>
        </w:rPr>
      </w:pPr>
      <w:r>
        <w:rPr>
          <w:sz w:val="24"/>
          <w:szCs w:val="24"/>
        </w:rPr>
        <w:t xml:space="preserve">The ONT supports one instance of single-UNI L2-OCM provisioning model for each user-facing Ethernet interface. </w:t>
      </w:r>
    </w:p>
    <w:p w14:paraId="2852E520" w14:textId="2996277E" w:rsidR="00807DB0" w:rsidRPr="00D50F60" w:rsidRDefault="00D50F60" w:rsidP="00FB1222">
      <w:pPr>
        <w:pStyle w:val="Body"/>
        <w:rPr>
          <w:sz w:val="24"/>
          <w:szCs w:val="24"/>
        </w:rPr>
      </w:pPr>
      <w:r>
        <w:rPr>
          <w:sz w:val="24"/>
          <w:szCs w:val="24"/>
        </w:rPr>
        <w:t xml:space="preserve">In the upstream direction, the ONT </w:t>
      </w:r>
      <w:r w:rsidRPr="00D50F60">
        <w:rPr>
          <w:sz w:val="24"/>
          <w:szCs w:val="24"/>
        </w:rPr>
        <w:t>support</w:t>
      </w:r>
      <w:r>
        <w:rPr>
          <w:sz w:val="24"/>
          <w:szCs w:val="24"/>
        </w:rPr>
        <w:t>s</w:t>
      </w:r>
      <w:r w:rsidRPr="00D50F60">
        <w:rPr>
          <w:sz w:val="24"/>
          <w:szCs w:val="24"/>
        </w:rPr>
        <w:t xml:space="preserve"> four </w:t>
      </w:r>
      <w:r w:rsidR="00002325">
        <w:rPr>
          <w:sz w:val="24"/>
          <w:szCs w:val="24"/>
        </w:rPr>
        <w:t xml:space="preserve">instances of </w:t>
      </w:r>
      <w:r w:rsidRPr="00D50F60">
        <w:rPr>
          <w:sz w:val="24"/>
          <w:szCs w:val="24"/>
        </w:rPr>
        <w:t>T-CONT</w:t>
      </w:r>
      <w:r w:rsidR="00FB1222">
        <w:rPr>
          <w:sz w:val="24"/>
          <w:szCs w:val="24"/>
        </w:rPr>
        <w:t xml:space="preserve"> ME</w:t>
      </w:r>
      <w:r w:rsidRPr="00D50F60">
        <w:rPr>
          <w:sz w:val="24"/>
          <w:szCs w:val="24"/>
        </w:rPr>
        <w:t xml:space="preserve"> in addition to the upstream OMCC traffic entity.</w:t>
      </w:r>
      <w:r>
        <w:rPr>
          <w:sz w:val="24"/>
          <w:szCs w:val="24"/>
        </w:rPr>
        <w:t xml:space="preserve"> The number of supported T-CONTs does not scale with the number of ONT’s UNI interfaces.</w:t>
      </w:r>
    </w:p>
    <w:p w14:paraId="63859DC1" w14:textId="2B5883B3" w:rsidR="00233889" w:rsidRDefault="00CC5BAC" w:rsidP="00233889">
      <w:pPr>
        <w:pStyle w:val="Body"/>
        <w:rPr>
          <w:sz w:val="24"/>
          <w:szCs w:val="24"/>
        </w:rPr>
      </w:pPr>
      <w:r>
        <w:rPr>
          <w:sz w:val="24"/>
          <w:szCs w:val="24"/>
        </w:rPr>
        <w:t xml:space="preserve">By default, the ONT supports four priority queues corresponding to four classes of traffic, with an option to extend </w:t>
      </w:r>
      <w:r w:rsidR="00807DB0">
        <w:rPr>
          <w:sz w:val="24"/>
          <w:szCs w:val="24"/>
        </w:rPr>
        <w:t>the number of supported priority queues up to eight.</w:t>
      </w:r>
    </w:p>
    <w:p w14:paraId="7DC12884" w14:textId="264A7E89" w:rsidR="00D50F60" w:rsidRPr="00A5646C" w:rsidRDefault="00FB1222" w:rsidP="00233889">
      <w:pPr>
        <w:pStyle w:val="Body"/>
        <w:rPr>
          <w:sz w:val="24"/>
          <w:szCs w:val="24"/>
        </w:rPr>
      </w:pPr>
      <w:r>
        <w:rPr>
          <w:sz w:val="24"/>
          <w:szCs w:val="24"/>
        </w:rPr>
        <w:t xml:space="preserve">The ONT </w:t>
      </w:r>
      <w:r w:rsidRPr="00FB1222">
        <w:rPr>
          <w:sz w:val="24"/>
          <w:szCs w:val="24"/>
        </w:rPr>
        <w:t>OMCI implementation support</w:t>
      </w:r>
      <w:r>
        <w:rPr>
          <w:sz w:val="24"/>
          <w:szCs w:val="24"/>
        </w:rPr>
        <w:t>s</w:t>
      </w:r>
      <w:r w:rsidRPr="00FB1222">
        <w:rPr>
          <w:sz w:val="24"/>
          <w:szCs w:val="24"/>
        </w:rPr>
        <w:t xml:space="preserve"> flexible configuration of the Priority queue</w:t>
      </w:r>
      <w:r w:rsidR="00F844BF">
        <w:rPr>
          <w:sz w:val="24"/>
          <w:szCs w:val="24"/>
        </w:rPr>
        <w:t xml:space="preserve"> (277</w:t>
      </w:r>
      <w:r w:rsidR="00F844BF" w:rsidRPr="00A5646C">
        <w:rPr>
          <w:sz w:val="24"/>
          <w:szCs w:val="24"/>
        </w:rPr>
        <w:t>)</w:t>
      </w:r>
      <w:r w:rsidRPr="00A5646C">
        <w:rPr>
          <w:sz w:val="24"/>
          <w:szCs w:val="24"/>
        </w:rPr>
        <w:t>, Traffic Scheduler</w:t>
      </w:r>
      <w:r w:rsidR="00F844BF" w:rsidRPr="00A5646C">
        <w:rPr>
          <w:sz w:val="24"/>
          <w:szCs w:val="24"/>
        </w:rPr>
        <w:t xml:space="preserve"> (278)</w:t>
      </w:r>
      <w:r w:rsidRPr="00A5646C">
        <w:rPr>
          <w:sz w:val="24"/>
          <w:szCs w:val="24"/>
        </w:rPr>
        <w:t xml:space="preserve">, and T-CONT </w:t>
      </w:r>
      <w:r w:rsidR="00F844BF" w:rsidRPr="00A5646C">
        <w:rPr>
          <w:sz w:val="24"/>
          <w:szCs w:val="24"/>
        </w:rPr>
        <w:t xml:space="preserve">(262) </w:t>
      </w:r>
      <w:r w:rsidRPr="00A5646C">
        <w:rPr>
          <w:sz w:val="24"/>
          <w:szCs w:val="24"/>
        </w:rPr>
        <w:t xml:space="preserve">MEs. </w:t>
      </w:r>
    </w:p>
    <w:p w14:paraId="5EED4ED7" w14:textId="2C70C78A" w:rsidR="00F844BF" w:rsidRDefault="00F844BF" w:rsidP="00233889">
      <w:pPr>
        <w:pStyle w:val="Body"/>
        <w:rPr>
          <w:sz w:val="24"/>
          <w:szCs w:val="24"/>
        </w:rPr>
      </w:pPr>
      <w:r w:rsidRPr="00A5646C">
        <w:rPr>
          <w:sz w:val="24"/>
          <w:szCs w:val="24"/>
        </w:rPr>
        <w:t>The Traffic Scheduler (278) ME supports both strict priority and weighted round robin scheduling policies selectable by the OLT CT.</w:t>
      </w:r>
    </w:p>
    <w:p w14:paraId="4E3B426F" w14:textId="1D106DAB" w:rsidR="00E9717F" w:rsidRDefault="00EE1BED" w:rsidP="00876D9E">
      <w:pPr>
        <w:pStyle w:val="Body"/>
        <w:rPr>
          <w:sz w:val="24"/>
          <w:szCs w:val="24"/>
        </w:rPr>
      </w:pPr>
      <w:r>
        <w:rPr>
          <w:sz w:val="24"/>
          <w:szCs w:val="24"/>
        </w:rPr>
        <w:t xml:space="preserve">For the IPTV service, the ONT supports the L2-OCM with multicast provision model, as specified in clause II.1.3/G.988, with all the pertaining MEs and message sequences.  </w:t>
      </w:r>
      <w:r w:rsidR="005B61FA">
        <w:rPr>
          <w:sz w:val="24"/>
          <w:szCs w:val="24"/>
        </w:rPr>
        <w:t xml:space="preserve">Multicast related MEs include </w:t>
      </w:r>
      <w:r w:rsidR="005B61FA" w:rsidRPr="005B61FA">
        <w:rPr>
          <w:sz w:val="24"/>
          <w:szCs w:val="24"/>
        </w:rPr>
        <w:t>Multicast GEM interworking termination point</w:t>
      </w:r>
      <w:r w:rsidR="00226D32">
        <w:rPr>
          <w:sz w:val="24"/>
          <w:szCs w:val="24"/>
        </w:rPr>
        <w:t xml:space="preserve"> (281)</w:t>
      </w:r>
      <w:r w:rsidR="005B61FA">
        <w:rPr>
          <w:sz w:val="24"/>
          <w:szCs w:val="24"/>
        </w:rPr>
        <w:t xml:space="preserve">, </w:t>
      </w:r>
      <w:r w:rsidR="005B61FA" w:rsidRPr="005B61FA">
        <w:rPr>
          <w:sz w:val="24"/>
          <w:szCs w:val="24"/>
        </w:rPr>
        <w:t>Multicast operations profile</w:t>
      </w:r>
      <w:r w:rsidR="00226D32">
        <w:rPr>
          <w:sz w:val="24"/>
          <w:szCs w:val="24"/>
        </w:rPr>
        <w:t xml:space="preserve"> (309)</w:t>
      </w:r>
      <w:r w:rsidR="005B61FA">
        <w:rPr>
          <w:sz w:val="24"/>
          <w:szCs w:val="24"/>
        </w:rPr>
        <w:t xml:space="preserve">, </w:t>
      </w:r>
      <w:r w:rsidR="005B61FA" w:rsidRPr="005B61FA">
        <w:rPr>
          <w:sz w:val="24"/>
          <w:szCs w:val="24"/>
        </w:rPr>
        <w:t>Multicast subscriber config info</w:t>
      </w:r>
      <w:r w:rsidR="00226D32">
        <w:rPr>
          <w:sz w:val="24"/>
          <w:szCs w:val="24"/>
        </w:rPr>
        <w:t xml:space="preserve"> (310)</w:t>
      </w:r>
      <w:r w:rsidR="005B61FA">
        <w:rPr>
          <w:sz w:val="24"/>
          <w:szCs w:val="24"/>
        </w:rPr>
        <w:t xml:space="preserve">, and </w:t>
      </w:r>
      <w:r w:rsidR="005B61FA" w:rsidRPr="005B61FA">
        <w:rPr>
          <w:sz w:val="24"/>
          <w:szCs w:val="24"/>
        </w:rPr>
        <w:t>Multicast subscriber monitor</w:t>
      </w:r>
      <w:r w:rsidR="00226D32">
        <w:rPr>
          <w:sz w:val="24"/>
          <w:szCs w:val="24"/>
        </w:rPr>
        <w:t xml:space="preserve"> (311)</w:t>
      </w:r>
      <w:r w:rsidR="005B61FA">
        <w:rPr>
          <w:sz w:val="24"/>
          <w:szCs w:val="24"/>
        </w:rPr>
        <w:t>.</w:t>
      </w:r>
    </w:p>
    <w:p w14:paraId="1801E7D5" w14:textId="4529BE68" w:rsidR="00233889" w:rsidRDefault="00233889" w:rsidP="00233889">
      <w:pPr>
        <w:pStyle w:val="Heading2"/>
      </w:pPr>
      <w:r>
        <w:t xml:space="preserve"> </w:t>
      </w:r>
      <w:bookmarkStart w:id="40" w:name="_Toc33697724"/>
      <w:r>
        <w:t>Layer 3 connectivity</w:t>
      </w:r>
      <w:bookmarkEnd w:id="40"/>
      <w:r>
        <w:t xml:space="preserve"> </w:t>
      </w:r>
    </w:p>
    <w:p w14:paraId="041BEADB" w14:textId="4B585A90" w:rsidR="00B824A4" w:rsidRPr="00FF6211" w:rsidRDefault="00FF6211" w:rsidP="00B824A4">
      <w:pPr>
        <w:pStyle w:val="Body"/>
        <w:rPr>
          <w:sz w:val="24"/>
          <w:szCs w:val="24"/>
        </w:rPr>
      </w:pPr>
      <w:r>
        <w:rPr>
          <w:sz w:val="24"/>
          <w:szCs w:val="24"/>
        </w:rPr>
        <w:t>The only services that requiring an IP stack are those associated with setting the direct management path in a dual-managed ONT, such as IP-provisioned VoIP and TR-069 support. The ONT does not require an IP stack for performing its core functions.</w:t>
      </w:r>
    </w:p>
    <w:p w14:paraId="550970F3" w14:textId="150163E5" w:rsidR="002641A0" w:rsidRDefault="00233889" w:rsidP="00233889">
      <w:pPr>
        <w:pStyle w:val="Body"/>
        <w:rPr>
          <w:sz w:val="24"/>
          <w:szCs w:val="24"/>
        </w:rPr>
      </w:pPr>
      <w:r>
        <w:rPr>
          <w:sz w:val="24"/>
          <w:szCs w:val="24"/>
        </w:rPr>
        <w:t xml:space="preserve">The ONT supports all </w:t>
      </w:r>
      <w:r w:rsidR="00584794">
        <w:rPr>
          <w:sz w:val="24"/>
          <w:szCs w:val="24"/>
        </w:rPr>
        <w:t>MEs</w:t>
      </w:r>
      <w:r>
        <w:rPr>
          <w:sz w:val="24"/>
          <w:szCs w:val="24"/>
        </w:rPr>
        <w:t xml:space="preserve"> specified in clause 9.4/G.</w:t>
      </w:r>
      <w:r w:rsidR="005D43DE">
        <w:rPr>
          <w:sz w:val="24"/>
          <w:szCs w:val="24"/>
        </w:rPr>
        <w:t xml:space="preserve">988. </w:t>
      </w:r>
    </w:p>
    <w:p w14:paraId="1FF62392" w14:textId="5D941543" w:rsidR="00233889" w:rsidRDefault="005D43DE" w:rsidP="00233889">
      <w:pPr>
        <w:pStyle w:val="Body"/>
        <w:rPr>
          <w:sz w:val="24"/>
          <w:szCs w:val="24"/>
        </w:rPr>
      </w:pPr>
      <w:r>
        <w:rPr>
          <w:sz w:val="24"/>
          <w:szCs w:val="24"/>
        </w:rPr>
        <w:t>The IP host config dat</w:t>
      </w:r>
      <w:r w:rsidR="00690248">
        <w:rPr>
          <w:sz w:val="24"/>
          <w:szCs w:val="24"/>
        </w:rPr>
        <w:t>a</w:t>
      </w:r>
      <w:r>
        <w:rPr>
          <w:sz w:val="24"/>
          <w:szCs w:val="24"/>
        </w:rPr>
        <w:t xml:space="preserve"> </w:t>
      </w:r>
      <w:r w:rsidR="00233889">
        <w:rPr>
          <w:sz w:val="24"/>
          <w:szCs w:val="24"/>
        </w:rPr>
        <w:t>(134</w:t>
      </w:r>
      <w:r>
        <w:rPr>
          <w:sz w:val="24"/>
          <w:szCs w:val="24"/>
        </w:rPr>
        <w:t>) ME</w:t>
      </w:r>
      <w:r w:rsidR="00233889">
        <w:rPr>
          <w:sz w:val="24"/>
          <w:szCs w:val="24"/>
        </w:rPr>
        <w:t xml:space="preserve"> is instantiated autonomously by the ONT. The other MEs of that </w:t>
      </w:r>
      <w:r w:rsidR="00233889" w:rsidRPr="00233889">
        <w:rPr>
          <w:sz w:val="24"/>
          <w:szCs w:val="24"/>
        </w:rPr>
        <w:t>group: IP host performance monitoring history data (135), TCP/UDP config data (136), TCP/UDP performance monitoring history data (342), IPv6 host config data (34</w:t>
      </w:r>
      <w:r w:rsidR="00233889">
        <w:rPr>
          <w:sz w:val="24"/>
          <w:szCs w:val="24"/>
        </w:rPr>
        <w:t>7) -- are instantiated by the OLT CT.</w:t>
      </w:r>
    </w:p>
    <w:p w14:paraId="5B9BD0E4" w14:textId="7138DE26" w:rsidR="004938C0" w:rsidRDefault="00233889" w:rsidP="00233889">
      <w:pPr>
        <w:pStyle w:val="Body"/>
        <w:rPr>
          <w:sz w:val="24"/>
          <w:szCs w:val="24"/>
        </w:rPr>
      </w:pPr>
      <w:r>
        <w:rPr>
          <w:sz w:val="24"/>
          <w:szCs w:val="24"/>
        </w:rPr>
        <w:t xml:space="preserve">The OLT CT populates the ONU identifier attribute of the IP host config date ME (134) with the </w:t>
      </w:r>
      <w:r w:rsidR="000D7338">
        <w:rPr>
          <w:sz w:val="24"/>
          <w:szCs w:val="24"/>
        </w:rPr>
        <w:t xml:space="preserve">unique </w:t>
      </w:r>
      <w:r w:rsidR="000D7338" w:rsidRPr="000D7338">
        <w:rPr>
          <w:i/>
          <w:sz w:val="24"/>
          <w:szCs w:val="24"/>
        </w:rPr>
        <w:t>client identifier</w:t>
      </w:r>
      <w:r w:rsidR="000D7338">
        <w:rPr>
          <w:sz w:val="24"/>
          <w:szCs w:val="24"/>
        </w:rPr>
        <w:t xml:space="preserve"> parameter. The ONT uses this parameter to </w:t>
      </w:r>
      <w:r w:rsidR="000D7338">
        <w:rPr>
          <w:sz w:val="24"/>
          <w:szCs w:val="24"/>
        </w:rPr>
        <w:lastRenderedPageBreak/>
        <w:t xml:space="preserve">form a DHCP discovery </w:t>
      </w:r>
      <w:r w:rsidR="004938C0">
        <w:rPr>
          <w:sz w:val="24"/>
          <w:szCs w:val="24"/>
        </w:rPr>
        <w:t xml:space="preserve">message to the DHCP server. The ONT uses the content of the DHCP offer response </w:t>
      </w:r>
      <w:r w:rsidR="00166D22">
        <w:rPr>
          <w:sz w:val="24"/>
          <w:szCs w:val="24"/>
        </w:rPr>
        <w:t xml:space="preserve">from the DHCP server </w:t>
      </w:r>
      <w:r w:rsidR="004938C0">
        <w:rPr>
          <w:sz w:val="24"/>
          <w:szCs w:val="24"/>
        </w:rPr>
        <w:t>to populate the remaining a</w:t>
      </w:r>
      <w:r w:rsidR="002641A0">
        <w:rPr>
          <w:sz w:val="24"/>
          <w:szCs w:val="24"/>
        </w:rPr>
        <w:t>ttributes of IP host config data (134) ME</w:t>
      </w:r>
      <w:r w:rsidR="00FF6211">
        <w:rPr>
          <w:sz w:val="24"/>
          <w:szCs w:val="24"/>
        </w:rPr>
        <w:t>.</w:t>
      </w:r>
    </w:p>
    <w:p w14:paraId="32FCAA4C" w14:textId="159983B9" w:rsidR="00EF052D" w:rsidRPr="00E3218D" w:rsidRDefault="002641A0" w:rsidP="002641A0">
      <w:pPr>
        <w:pStyle w:val="Body"/>
        <w:rPr>
          <w:sz w:val="24"/>
          <w:szCs w:val="24"/>
        </w:rPr>
      </w:pPr>
      <w:r>
        <w:rPr>
          <w:sz w:val="24"/>
          <w:szCs w:val="24"/>
        </w:rPr>
        <w:t xml:space="preserve">The ONT uses the </w:t>
      </w:r>
      <w:r w:rsidR="00EF052D" w:rsidRPr="00EF052D">
        <w:rPr>
          <w:sz w:val="24"/>
          <w:szCs w:val="24"/>
        </w:rPr>
        <w:t xml:space="preserve">IP host performance monitoring history data </w:t>
      </w:r>
      <w:r w:rsidR="00EF052D">
        <w:rPr>
          <w:sz w:val="24"/>
          <w:szCs w:val="24"/>
        </w:rPr>
        <w:t>(135) ME to collect DHCP statistics and to report threshold crossing alerts</w:t>
      </w:r>
      <w:r w:rsidR="00FF6211">
        <w:rPr>
          <w:sz w:val="24"/>
          <w:szCs w:val="24"/>
        </w:rPr>
        <w:t xml:space="preserve"> (TCAs)</w:t>
      </w:r>
      <w:r w:rsidR="00EF052D">
        <w:rPr>
          <w:sz w:val="24"/>
          <w:szCs w:val="24"/>
        </w:rPr>
        <w:t xml:space="preserve">. </w:t>
      </w:r>
    </w:p>
    <w:p w14:paraId="446A5DA2" w14:textId="77777777" w:rsidR="002641A0" w:rsidRPr="00EF052D" w:rsidRDefault="002641A0" w:rsidP="00233889">
      <w:pPr>
        <w:pStyle w:val="Body"/>
        <w:rPr>
          <w:color w:val="E36C0A" w:themeColor="accent6" w:themeShade="BF"/>
          <w:sz w:val="24"/>
          <w:szCs w:val="24"/>
        </w:rPr>
      </w:pPr>
    </w:p>
    <w:p w14:paraId="4BED9269" w14:textId="77777777" w:rsidR="008636AC" w:rsidRDefault="008636AC" w:rsidP="008636AC">
      <w:pPr>
        <w:pStyle w:val="Body"/>
        <w:rPr>
          <w:sz w:val="24"/>
          <w:szCs w:val="24"/>
        </w:rPr>
      </w:pPr>
    </w:p>
    <w:p w14:paraId="7416A839" w14:textId="218F8A49" w:rsidR="008636AC" w:rsidRDefault="00B412F6" w:rsidP="008636AC">
      <w:pPr>
        <w:pStyle w:val="Heading2"/>
      </w:pPr>
      <w:bookmarkStart w:id="41" w:name="_Toc33697725"/>
      <w:r>
        <w:t>Voice services</w:t>
      </w:r>
      <w:bookmarkEnd w:id="41"/>
    </w:p>
    <w:p w14:paraId="275DF617" w14:textId="77777777" w:rsidR="00B412F6" w:rsidRDefault="00B412F6" w:rsidP="00B412F6">
      <w:pPr>
        <w:pStyle w:val="Body"/>
        <w:rPr>
          <w:sz w:val="24"/>
          <w:szCs w:val="24"/>
        </w:rPr>
      </w:pPr>
    </w:p>
    <w:p w14:paraId="5AB69CC8" w14:textId="3DEF750B" w:rsidR="00B412F6" w:rsidRDefault="00B412F6" w:rsidP="00B412F6">
      <w:pPr>
        <w:pStyle w:val="Heading3"/>
      </w:pPr>
      <w:bookmarkStart w:id="42" w:name="_Toc33697726"/>
      <w:r>
        <w:t>SIP-based VoIP service</w:t>
      </w:r>
      <w:bookmarkEnd w:id="42"/>
    </w:p>
    <w:p w14:paraId="2AA988FD" w14:textId="77777777" w:rsidR="00B412F6" w:rsidRPr="00B824A4" w:rsidRDefault="00B412F6" w:rsidP="00B412F6">
      <w:pPr>
        <w:pStyle w:val="Body"/>
      </w:pPr>
    </w:p>
    <w:p w14:paraId="29EA0AB8" w14:textId="0CAA5CF4" w:rsidR="00652CC4" w:rsidRPr="00652CC4" w:rsidRDefault="00B50DA4" w:rsidP="00652CC4">
      <w:pPr>
        <w:rPr>
          <w:rFonts w:ascii="Book Antiqua" w:hAnsi="Book Antiqua"/>
          <w:color w:val="000000"/>
          <w:sz w:val="24"/>
          <w:szCs w:val="24"/>
        </w:rPr>
      </w:pPr>
      <w:r w:rsidRPr="00652CC4">
        <w:rPr>
          <w:rFonts w:ascii="Book Antiqua" w:hAnsi="Book Antiqua"/>
          <w:sz w:val="24"/>
          <w:szCs w:val="24"/>
        </w:rPr>
        <w:t xml:space="preserve">This section specifies the OMCI-specific aspects of SIP-based VoIP services </w:t>
      </w:r>
      <w:r w:rsidR="00652CC4" w:rsidRPr="00652CC4">
        <w:rPr>
          <w:rFonts w:ascii="Book Antiqua" w:hAnsi="Book Antiqua"/>
          <w:sz w:val="24"/>
          <w:szCs w:val="24"/>
        </w:rPr>
        <w:t xml:space="preserve">configuration, provisioning, and monitoring. The complete specification </w:t>
      </w:r>
      <w:r w:rsidR="00652CC4">
        <w:rPr>
          <w:rFonts w:ascii="Book Antiqua" w:hAnsi="Book Antiqua"/>
          <w:sz w:val="24"/>
          <w:szCs w:val="24"/>
        </w:rPr>
        <w:t xml:space="preserve">of the Verizon VoIP architecture, </w:t>
      </w:r>
      <w:r w:rsidR="00652CC4" w:rsidRPr="00652CC4">
        <w:rPr>
          <w:rFonts w:ascii="Book Antiqua" w:hAnsi="Book Antiqua"/>
          <w:snapToGrid w:val="0"/>
          <w:color w:val="000000"/>
          <w:sz w:val="24"/>
          <w:szCs w:val="24"/>
        </w:rPr>
        <w:t>mandatory requirements and optional capabilities</w:t>
      </w:r>
      <w:r w:rsidR="00652CC4">
        <w:rPr>
          <w:rFonts w:ascii="Book Antiqua" w:hAnsi="Book Antiqua"/>
          <w:sz w:val="24"/>
          <w:szCs w:val="24"/>
        </w:rPr>
        <w:t xml:space="preserve">, along with other </w:t>
      </w:r>
      <w:r w:rsidR="00652CC4" w:rsidRPr="00652CC4">
        <w:rPr>
          <w:rFonts w:ascii="Book Antiqua" w:hAnsi="Book Antiqua"/>
          <w:snapToGrid w:val="0"/>
          <w:color w:val="000000"/>
          <w:sz w:val="24"/>
          <w:szCs w:val="24"/>
        </w:rPr>
        <w:t>Verizon-specific information required for interconnecting with the Verizon SIP-based packet telephony network</w:t>
      </w:r>
      <w:r w:rsidR="00652CC4">
        <w:rPr>
          <w:rFonts w:ascii="Book Antiqua" w:hAnsi="Book Antiqua"/>
          <w:snapToGrid w:val="0"/>
          <w:color w:val="000000"/>
          <w:sz w:val="24"/>
          <w:szCs w:val="24"/>
        </w:rPr>
        <w:t xml:space="preserve"> is provided in the current version of </w:t>
      </w:r>
      <w:r w:rsidR="00652CC4" w:rsidRPr="00652CC4">
        <w:rPr>
          <w:rFonts w:ascii="Book Antiqua" w:hAnsi="Book Antiqua"/>
          <w:color w:val="000000"/>
          <w:sz w:val="24"/>
          <w:szCs w:val="24"/>
        </w:rPr>
        <w:t>Verizon SIP-Based Packet Telephony Network</w:t>
      </w:r>
      <w:r w:rsidR="00652CC4">
        <w:rPr>
          <w:rFonts w:ascii="Book Antiqua" w:hAnsi="Book Antiqua"/>
          <w:color w:val="000000"/>
          <w:sz w:val="24"/>
          <w:szCs w:val="24"/>
        </w:rPr>
        <w:t xml:space="preserve"> </w:t>
      </w:r>
      <w:r w:rsidR="00652CC4">
        <w:rPr>
          <w:color w:val="000000"/>
          <w:sz w:val="24"/>
          <w:szCs w:val="24"/>
        </w:rPr>
        <w:t>UNI</w:t>
      </w:r>
      <w:r w:rsidR="00652CC4" w:rsidRPr="00652CC4">
        <w:rPr>
          <w:rFonts w:ascii="Book Antiqua" w:hAnsi="Book Antiqua"/>
          <w:color w:val="000000"/>
          <w:sz w:val="24"/>
          <w:szCs w:val="24"/>
        </w:rPr>
        <w:t xml:space="preserve"> Specification</w:t>
      </w:r>
      <w:r w:rsidR="00652CC4">
        <w:rPr>
          <w:rFonts w:ascii="Book Antiqua" w:hAnsi="Book Antiqua"/>
          <w:color w:val="000000"/>
          <w:sz w:val="24"/>
          <w:szCs w:val="24"/>
        </w:rPr>
        <w:t xml:space="preserve"> document</w:t>
      </w:r>
      <w:r w:rsidR="008F114E">
        <w:rPr>
          <w:rFonts w:ascii="Book Antiqua" w:hAnsi="Book Antiqua"/>
          <w:color w:val="000000"/>
          <w:sz w:val="24"/>
          <w:szCs w:val="24"/>
        </w:rPr>
        <w:t xml:space="preserve"> (Verizon SIP UNI spec</w:t>
      </w:r>
      <w:r w:rsidR="00444600">
        <w:rPr>
          <w:rFonts w:ascii="Book Antiqua" w:hAnsi="Book Antiqua"/>
          <w:color w:val="000000"/>
          <w:sz w:val="24"/>
          <w:szCs w:val="24"/>
        </w:rPr>
        <w:t>ification</w:t>
      </w:r>
      <w:r w:rsidR="008F114E">
        <w:rPr>
          <w:rFonts w:ascii="Book Antiqua" w:hAnsi="Book Antiqua"/>
          <w:color w:val="000000"/>
          <w:sz w:val="24"/>
          <w:szCs w:val="24"/>
        </w:rPr>
        <w:t>)</w:t>
      </w:r>
      <w:r w:rsidR="00652CC4">
        <w:rPr>
          <w:rFonts w:ascii="Book Antiqua" w:hAnsi="Book Antiqua"/>
          <w:color w:val="000000"/>
          <w:sz w:val="24"/>
          <w:szCs w:val="24"/>
        </w:rPr>
        <w:t>.</w:t>
      </w:r>
    </w:p>
    <w:p w14:paraId="327D43ED" w14:textId="009D716E" w:rsidR="007A6F4D" w:rsidRDefault="00051743" w:rsidP="00051743">
      <w:pPr>
        <w:pStyle w:val="Body"/>
        <w:rPr>
          <w:sz w:val="24"/>
          <w:szCs w:val="24"/>
        </w:rPr>
      </w:pPr>
      <w:r>
        <w:rPr>
          <w:sz w:val="24"/>
          <w:szCs w:val="24"/>
        </w:rPr>
        <w:t>Verizon uses the non-OMCI based control of VoIP service</w:t>
      </w:r>
      <w:r w:rsidR="00625463">
        <w:rPr>
          <w:sz w:val="24"/>
          <w:szCs w:val="24"/>
        </w:rPr>
        <w:t>;</w:t>
      </w:r>
      <w:r>
        <w:rPr>
          <w:sz w:val="24"/>
          <w:szCs w:val="24"/>
        </w:rPr>
        <w:t xml:space="preserve"> this is referred as “IP path” in clause 6.4/G.988. </w:t>
      </w:r>
      <w:r w:rsidR="007A6F4D">
        <w:rPr>
          <w:sz w:val="24"/>
          <w:szCs w:val="24"/>
        </w:rPr>
        <w:t xml:space="preserve">The relationship diagram </w:t>
      </w:r>
      <w:r w:rsidR="00130E2D">
        <w:rPr>
          <w:sz w:val="24"/>
          <w:szCs w:val="24"/>
        </w:rPr>
        <w:t xml:space="preserve">of VoIP provisioning </w:t>
      </w:r>
      <w:r w:rsidR="007A6F4D">
        <w:rPr>
          <w:sz w:val="24"/>
          <w:szCs w:val="24"/>
        </w:rPr>
        <w:t xml:space="preserve">is shown in </w:t>
      </w:r>
      <w:r w:rsidR="00130E2D">
        <w:rPr>
          <w:sz w:val="24"/>
          <w:szCs w:val="24"/>
        </w:rPr>
        <w:fldChar w:fldCharType="begin"/>
      </w:r>
      <w:r w:rsidR="00130E2D">
        <w:rPr>
          <w:sz w:val="24"/>
          <w:szCs w:val="24"/>
        </w:rPr>
        <w:instrText xml:space="preserve"> REF _Ref462610937 \h </w:instrText>
      </w:r>
      <w:r w:rsidR="00130E2D">
        <w:rPr>
          <w:sz w:val="24"/>
          <w:szCs w:val="24"/>
        </w:rPr>
      </w:r>
      <w:r w:rsidR="00130E2D">
        <w:rPr>
          <w:sz w:val="24"/>
          <w:szCs w:val="24"/>
        </w:rPr>
        <w:fldChar w:fldCharType="separate"/>
      </w:r>
      <w:r w:rsidR="00DE5409">
        <w:t xml:space="preserve">Figure </w:t>
      </w:r>
      <w:r w:rsidR="00DE5409">
        <w:rPr>
          <w:noProof/>
        </w:rPr>
        <w:t>9</w:t>
      </w:r>
      <w:r w:rsidR="00130E2D">
        <w:rPr>
          <w:sz w:val="24"/>
          <w:szCs w:val="24"/>
        </w:rPr>
        <w:fldChar w:fldCharType="end"/>
      </w:r>
      <w:r w:rsidR="00130E2D">
        <w:rPr>
          <w:sz w:val="24"/>
          <w:szCs w:val="24"/>
        </w:rPr>
        <w:t>.</w:t>
      </w:r>
    </w:p>
    <w:p w14:paraId="73BB53B5" w14:textId="3BDA4D0D" w:rsidR="007A6F4D" w:rsidRDefault="003C09BA" w:rsidP="00051743">
      <w:pPr>
        <w:pStyle w:val="Body"/>
        <w:rPr>
          <w:sz w:val="24"/>
          <w:szCs w:val="24"/>
        </w:rPr>
      </w:pPr>
      <w:r>
        <w:rPr>
          <w:noProof/>
          <w:sz w:val="24"/>
          <w:szCs w:val="24"/>
        </w:rPr>
        <w:lastRenderedPageBreak/>
        <w:drawing>
          <wp:inline distT="0" distB="0" distL="0" distR="0" wp14:anchorId="36A598E0" wp14:editId="6DC98D2B">
            <wp:extent cx="5486400" cy="589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2017021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895340"/>
                    </a:xfrm>
                    <a:prstGeom prst="rect">
                      <a:avLst/>
                    </a:prstGeom>
                  </pic:spPr>
                </pic:pic>
              </a:graphicData>
            </a:graphic>
          </wp:inline>
        </w:drawing>
      </w:r>
    </w:p>
    <w:p w14:paraId="3A143739" w14:textId="7793747D" w:rsidR="00130E2D" w:rsidRDefault="00130E2D" w:rsidP="00130E2D">
      <w:pPr>
        <w:pStyle w:val="Caption"/>
      </w:pPr>
      <w:bookmarkStart w:id="43" w:name="_Ref462610937"/>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9</w:t>
      </w:r>
      <w:r w:rsidR="008A3D7E">
        <w:rPr>
          <w:noProof/>
        </w:rPr>
        <w:fldChar w:fldCharType="end"/>
      </w:r>
      <w:bookmarkEnd w:id="43"/>
      <w:r>
        <w:t xml:space="preserve"> – VoIP provisioning MEs</w:t>
      </w:r>
    </w:p>
    <w:p w14:paraId="430E27A1" w14:textId="77777777" w:rsidR="007A6F4D" w:rsidRDefault="007A6F4D" w:rsidP="00051743">
      <w:pPr>
        <w:pStyle w:val="Body"/>
        <w:rPr>
          <w:sz w:val="24"/>
          <w:szCs w:val="24"/>
        </w:rPr>
      </w:pPr>
    </w:p>
    <w:p w14:paraId="2A954258" w14:textId="0AA3A56E" w:rsidR="00652CC4" w:rsidRDefault="00096486" w:rsidP="00051743">
      <w:pPr>
        <w:pStyle w:val="Body"/>
        <w:rPr>
          <w:sz w:val="24"/>
          <w:szCs w:val="24"/>
        </w:rPr>
      </w:pPr>
      <w:r>
        <w:rPr>
          <w:sz w:val="24"/>
          <w:szCs w:val="24"/>
        </w:rPr>
        <w:t xml:space="preserve">The ONT supports the VoIP config data (138) </w:t>
      </w:r>
      <w:r w:rsidR="005D43DE">
        <w:rPr>
          <w:sz w:val="24"/>
          <w:szCs w:val="24"/>
        </w:rPr>
        <w:t xml:space="preserve">ME </w:t>
      </w:r>
      <w:r>
        <w:rPr>
          <w:sz w:val="24"/>
          <w:szCs w:val="24"/>
        </w:rPr>
        <w:t xml:space="preserve">instantiating it autonomously, as long as VoIP services are supported, and declaring SIP signaling protocol and </w:t>
      </w:r>
      <w:r w:rsidR="006F0FB3">
        <w:rPr>
          <w:sz w:val="24"/>
          <w:szCs w:val="24"/>
        </w:rPr>
        <w:t xml:space="preserve">Configuration </w:t>
      </w:r>
      <w:r w:rsidRPr="00F95E6E">
        <w:rPr>
          <w:sz w:val="24"/>
          <w:szCs w:val="24"/>
        </w:rPr>
        <w:t>file retrieval</w:t>
      </w:r>
      <w:r>
        <w:rPr>
          <w:sz w:val="24"/>
          <w:szCs w:val="24"/>
        </w:rPr>
        <w:t xml:space="preserve"> VoIP configuration method.</w:t>
      </w:r>
    </w:p>
    <w:p w14:paraId="3B1EF62C" w14:textId="193F92C5" w:rsidR="00652CC4" w:rsidRPr="00655F20" w:rsidRDefault="00096486" w:rsidP="008636AC">
      <w:pPr>
        <w:pStyle w:val="Body"/>
        <w:rPr>
          <w:sz w:val="24"/>
          <w:szCs w:val="24"/>
        </w:rPr>
      </w:pPr>
      <w:r>
        <w:rPr>
          <w:sz w:val="24"/>
          <w:szCs w:val="24"/>
        </w:rPr>
        <w:t xml:space="preserve">To allow the ONT to retrieve its SIP configuration, the OLT CT </w:t>
      </w:r>
      <w:r w:rsidR="005D43DE">
        <w:rPr>
          <w:sz w:val="24"/>
          <w:szCs w:val="24"/>
        </w:rPr>
        <w:t xml:space="preserve">provides the </w:t>
      </w:r>
      <w:r w:rsidR="008F114E" w:rsidRPr="00444600">
        <w:rPr>
          <w:sz w:val="24"/>
          <w:szCs w:val="24"/>
        </w:rPr>
        <w:t xml:space="preserve">profile server </w:t>
      </w:r>
      <w:r w:rsidR="003202BC" w:rsidRPr="00444600">
        <w:rPr>
          <w:sz w:val="24"/>
          <w:szCs w:val="24"/>
        </w:rPr>
        <w:t>a</w:t>
      </w:r>
      <w:r w:rsidR="005D43DE" w:rsidRPr="00444600">
        <w:rPr>
          <w:sz w:val="24"/>
          <w:szCs w:val="24"/>
        </w:rPr>
        <w:t>ddress</w:t>
      </w:r>
      <w:r w:rsidR="008F114E">
        <w:rPr>
          <w:sz w:val="24"/>
          <w:szCs w:val="24"/>
        </w:rPr>
        <w:t>, as defined by the Verizon SIP UNI spec</w:t>
      </w:r>
      <w:r w:rsidR="00444600">
        <w:rPr>
          <w:sz w:val="24"/>
          <w:szCs w:val="24"/>
        </w:rPr>
        <w:t>ification</w:t>
      </w:r>
      <w:r w:rsidR="008F114E">
        <w:rPr>
          <w:sz w:val="24"/>
          <w:szCs w:val="24"/>
        </w:rPr>
        <w:t xml:space="preserve">, </w:t>
      </w:r>
      <w:r w:rsidR="005D43DE">
        <w:rPr>
          <w:sz w:val="24"/>
          <w:szCs w:val="24"/>
        </w:rPr>
        <w:t xml:space="preserve">and configuration credentials by instantiating the Network address (137) and Authentication security method (148) MEs, populating them with appropriate parameters, and </w:t>
      </w:r>
      <w:r w:rsidR="005D43DE" w:rsidRPr="005D43DE">
        <w:rPr>
          <w:sz w:val="24"/>
          <w:szCs w:val="24"/>
        </w:rPr>
        <w:t>writing</w:t>
      </w:r>
      <w:r w:rsidR="002D1E75">
        <w:rPr>
          <w:sz w:val="24"/>
          <w:szCs w:val="24"/>
        </w:rPr>
        <w:t xml:space="preserve"> the pointer to the instance of the Network address (137) </w:t>
      </w:r>
      <w:r w:rsidR="002D1E75">
        <w:rPr>
          <w:sz w:val="24"/>
          <w:szCs w:val="24"/>
        </w:rPr>
        <w:lastRenderedPageBreak/>
        <w:t>ME into</w:t>
      </w:r>
      <w:r w:rsidR="005D43DE" w:rsidRPr="005D43DE">
        <w:rPr>
          <w:sz w:val="24"/>
          <w:szCs w:val="24"/>
        </w:rPr>
        <w:t xml:space="preserve"> the </w:t>
      </w:r>
      <w:r w:rsidR="005D43DE" w:rsidRPr="005D43DE">
        <w:rPr>
          <w:sz w:val="24"/>
          <w:szCs w:val="24"/>
          <w:lang w:eastAsia="en-GB"/>
        </w:rPr>
        <w:t>VoIP configuration address pointer</w:t>
      </w:r>
      <w:r w:rsidR="005D43DE" w:rsidRPr="005D43DE">
        <w:rPr>
          <w:sz w:val="24"/>
          <w:szCs w:val="24"/>
        </w:rPr>
        <w:t xml:space="preserve"> </w:t>
      </w:r>
      <w:r w:rsidR="005D43DE">
        <w:rPr>
          <w:sz w:val="24"/>
          <w:szCs w:val="24"/>
        </w:rPr>
        <w:t>attribute of the VoIP config data (138) ME.</w:t>
      </w:r>
    </w:p>
    <w:p w14:paraId="361A508D" w14:textId="2FA4CE4B" w:rsidR="005D43DE" w:rsidRPr="00655F20" w:rsidRDefault="008F114E" w:rsidP="008636AC">
      <w:pPr>
        <w:pStyle w:val="Body"/>
        <w:rPr>
          <w:sz w:val="24"/>
          <w:szCs w:val="24"/>
        </w:rPr>
      </w:pPr>
      <w:r w:rsidRPr="00655F20">
        <w:rPr>
          <w:sz w:val="24"/>
          <w:szCs w:val="24"/>
        </w:rPr>
        <w:t xml:space="preserve">The ONU obtains </w:t>
      </w:r>
      <w:r w:rsidR="005D43DE" w:rsidRPr="00655F20">
        <w:rPr>
          <w:sz w:val="24"/>
          <w:szCs w:val="24"/>
        </w:rPr>
        <w:t xml:space="preserve">the local domain name and host </w:t>
      </w:r>
      <w:r w:rsidR="00267567" w:rsidRPr="00655F20">
        <w:rPr>
          <w:sz w:val="24"/>
          <w:szCs w:val="24"/>
        </w:rPr>
        <w:t>name</w:t>
      </w:r>
      <w:r w:rsidR="005D43DE" w:rsidRPr="00655F20">
        <w:rPr>
          <w:sz w:val="24"/>
          <w:szCs w:val="24"/>
        </w:rPr>
        <w:t xml:space="preserve"> via DHCP. </w:t>
      </w:r>
    </w:p>
    <w:p w14:paraId="1D58D584" w14:textId="425F887C" w:rsidR="002641A0" w:rsidRDefault="00634311" w:rsidP="008636AC">
      <w:pPr>
        <w:pStyle w:val="Body"/>
        <w:rPr>
          <w:sz w:val="24"/>
          <w:szCs w:val="24"/>
        </w:rPr>
      </w:pPr>
      <w:r w:rsidRPr="00655F20">
        <w:rPr>
          <w:sz w:val="24"/>
          <w:szCs w:val="24"/>
        </w:rPr>
        <w:t>Once the profil</w:t>
      </w:r>
      <w:r w:rsidRPr="00FF6211">
        <w:rPr>
          <w:sz w:val="24"/>
          <w:szCs w:val="24"/>
        </w:rPr>
        <w:t>e server address and associated credentials are established, the ONT leverages the SIP SUBSCRIBE/NOTIFY mechanism to obtain the SIP user agent configuration, according to Method B of Verizon SIP UNI specification.</w:t>
      </w:r>
      <w:r>
        <w:rPr>
          <w:sz w:val="24"/>
          <w:szCs w:val="24"/>
        </w:rPr>
        <w:t xml:space="preserve"> </w:t>
      </w:r>
      <w:r w:rsidR="00444600">
        <w:rPr>
          <w:sz w:val="24"/>
          <w:szCs w:val="24"/>
        </w:rPr>
        <w:t xml:space="preserve">The OLT CT uses a Set operation on the Retrieve profile attribute of the VoIP config data (138) ME to provide an indication to the ONU to initiate or reinitiate </w:t>
      </w:r>
      <w:r w:rsidR="0012063D">
        <w:rPr>
          <w:sz w:val="24"/>
          <w:szCs w:val="24"/>
        </w:rPr>
        <w:t xml:space="preserve">the process of obtaining the </w:t>
      </w:r>
      <w:r w:rsidR="002D1E75">
        <w:rPr>
          <w:sz w:val="24"/>
          <w:szCs w:val="24"/>
        </w:rPr>
        <w:t xml:space="preserve">SIP configuration information and configuring its SIP user agent(s), </w:t>
      </w:r>
      <w:r w:rsidRPr="00FF6211">
        <w:rPr>
          <w:sz w:val="24"/>
          <w:szCs w:val="24"/>
        </w:rPr>
        <w:t xml:space="preserve">starting with the </w:t>
      </w:r>
      <w:r w:rsidR="00AB2F92" w:rsidRPr="00FF6211">
        <w:rPr>
          <w:sz w:val="24"/>
          <w:szCs w:val="24"/>
        </w:rPr>
        <w:t>acquisition</w:t>
      </w:r>
      <w:r w:rsidRPr="00FF6211">
        <w:rPr>
          <w:sz w:val="24"/>
          <w:szCs w:val="24"/>
        </w:rPr>
        <w:t xml:space="preserve"> of the new profile server address.</w:t>
      </w:r>
      <w:r w:rsidRPr="00634311">
        <w:rPr>
          <w:sz w:val="24"/>
          <w:szCs w:val="24"/>
          <w:highlight w:val="yellow"/>
        </w:rPr>
        <w:t xml:space="preserve"> </w:t>
      </w:r>
    </w:p>
    <w:p w14:paraId="22F3BDE9" w14:textId="69CF8305" w:rsidR="003202BC" w:rsidRDefault="0094346B" w:rsidP="008636AC">
      <w:pPr>
        <w:pStyle w:val="Body"/>
        <w:rPr>
          <w:sz w:val="24"/>
          <w:szCs w:val="24"/>
        </w:rPr>
      </w:pPr>
      <w:r>
        <w:rPr>
          <w:sz w:val="24"/>
          <w:szCs w:val="24"/>
        </w:rPr>
        <w:t xml:space="preserve">The ONT uses the notification capabilities of </w:t>
      </w:r>
      <w:r w:rsidR="002641A0">
        <w:rPr>
          <w:sz w:val="24"/>
          <w:szCs w:val="24"/>
        </w:rPr>
        <w:t>the VoIP config data (138) ME</w:t>
      </w:r>
      <w:r w:rsidR="00C64D2E" w:rsidRPr="00625463">
        <w:rPr>
          <w:sz w:val="24"/>
          <w:szCs w:val="24"/>
        </w:rPr>
        <w:t xml:space="preserve">, </w:t>
      </w:r>
      <w:r w:rsidR="00802B3F" w:rsidRPr="00233889">
        <w:rPr>
          <w:sz w:val="24"/>
          <w:szCs w:val="24"/>
        </w:rPr>
        <w:t>IP host performance monitoring history data (135),</w:t>
      </w:r>
      <w:r w:rsidR="00802B3F" w:rsidRPr="001A4A57">
        <w:rPr>
          <w:sz w:val="24"/>
          <w:szCs w:val="24"/>
        </w:rPr>
        <w:t xml:space="preserve"> </w:t>
      </w:r>
      <w:r w:rsidR="00802B3F">
        <w:rPr>
          <w:sz w:val="24"/>
          <w:szCs w:val="24"/>
        </w:rPr>
        <w:t xml:space="preserve">and the OpenOMCI-specific SIP UNI Application server alarm status ME </w:t>
      </w:r>
      <w:r w:rsidR="00EF052D">
        <w:rPr>
          <w:sz w:val="24"/>
          <w:szCs w:val="24"/>
        </w:rPr>
        <w:t xml:space="preserve">to report </w:t>
      </w:r>
      <w:r w:rsidR="00802B3F" w:rsidRPr="001A4A57">
        <w:rPr>
          <w:sz w:val="24"/>
          <w:szCs w:val="24"/>
        </w:rPr>
        <w:t xml:space="preserve">SIP service related </w:t>
      </w:r>
      <w:r w:rsidR="00EF052D">
        <w:rPr>
          <w:sz w:val="24"/>
          <w:szCs w:val="24"/>
        </w:rPr>
        <w:t>alarms</w:t>
      </w:r>
      <w:r w:rsidR="00243132">
        <w:rPr>
          <w:sz w:val="24"/>
          <w:szCs w:val="24"/>
        </w:rPr>
        <w:t xml:space="preserve">, in accordance with section 7.1.2/ Verizon </w:t>
      </w:r>
      <w:r w:rsidR="00444600">
        <w:rPr>
          <w:sz w:val="24"/>
          <w:szCs w:val="24"/>
        </w:rPr>
        <w:t xml:space="preserve">SIP </w:t>
      </w:r>
      <w:r w:rsidR="00243132">
        <w:rPr>
          <w:sz w:val="24"/>
          <w:szCs w:val="24"/>
        </w:rPr>
        <w:t>UNI specification.</w:t>
      </w:r>
    </w:p>
    <w:p w14:paraId="3596283B" w14:textId="7E6672C1" w:rsidR="003871D8" w:rsidRDefault="00EF052D" w:rsidP="00EF052D">
      <w:pPr>
        <w:pStyle w:val="Body"/>
        <w:rPr>
          <w:sz w:val="24"/>
          <w:szCs w:val="24"/>
        </w:rPr>
      </w:pPr>
      <w:r>
        <w:rPr>
          <w:sz w:val="24"/>
          <w:szCs w:val="24"/>
        </w:rPr>
        <w:t xml:space="preserve">The SIP configuration parameters retrieved </w:t>
      </w:r>
      <w:r w:rsidR="005B453C">
        <w:rPr>
          <w:sz w:val="24"/>
          <w:szCs w:val="24"/>
        </w:rPr>
        <w:t>from</w:t>
      </w:r>
      <w:r>
        <w:rPr>
          <w:sz w:val="24"/>
          <w:szCs w:val="24"/>
        </w:rPr>
        <w:t xml:space="preserve"> the configuration server </w:t>
      </w:r>
      <w:r w:rsidR="005B453C">
        <w:rPr>
          <w:sz w:val="24"/>
          <w:szCs w:val="24"/>
        </w:rPr>
        <w:t xml:space="preserve">in the form of an XML profile document </w:t>
      </w:r>
      <w:r>
        <w:rPr>
          <w:sz w:val="24"/>
          <w:szCs w:val="24"/>
        </w:rPr>
        <w:t xml:space="preserve">are not presented in the OMCI MIB. However, </w:t>
      </w:r>
      <w:r w:rsidR="00FE3E01">
        <w:rPr>
          <w:sz w:val="24"/>
          <w:szCs w:val="24"/>
        </w:rPr>
        <w:t xml:space="preserve">the ONT makes </w:t>
      </w:r>
      <w:r w:rsidR="005B453C">
        <w:rPr>
          <w:sz w:val="24"/>
          <w:szCs w:val="24"/>
        </w:rPr>
        <w:t xml:space="preserve">the profile document itself </w:t>
      </w:r>
      <w:r w:rsidR="00FE3E01">
        <w:rPr>
          <w:sz w:val="24"/>
          <w:szCs w:val="24"/>
        </w:rPr>
        <w:t xml:space="preserve">available in </w:t>
      </w:r>
      <w:r w:rsidR="006F627E">
        <w:rPr>
          <w:sz w:val="24"/>
          <w:szCs w:val="24"/>
        </w:rPr>
        <w:t xml:space="preserve">an </w:t>
      </w:r>
      <w:r w:rsidR="00FE3E01">
        <w:rPr>
          <w:sz w:val="24"/>
          <w:szCs w:val="24"/>
        </w:rPr>
        <w:t xml:space="preserve">unstructured form via </w:t>
      </w:r>
      <w:r w:rsidR="005B453C">
        <w:rPr>
          <w:sz w:val="24"/>
          <w:szCs w:val="24"/>
        </w:rPr>
        <w:t>the Configuration text table attribute of the SIP config p</w:t>
      </w:r>
      <w:r w:rsidR="00FE3E01">
        <w:rPr>
          <w:sz w:val="24"/>
          <w:szCs w:val="24"/>
        </w:rPr>
        <w:t>ortal (149</w:t>
      </w:r>
      <w:r w:rsidR="005B453C">
        <w:rPr>
          <w:sz w:val="24"/>
          <w:szCs w:val="24"/>
        </w:rPr>
        <w:t xml:space="preserve">) ME. </w:t>
      </w:r>
      <w:r w:rsidR="00C9572B">
        <w:rPr>
          <w:sz w:val="24"/>
          <w:szCs w:val="24"/>
        </w:rPr>
        <w:t>(See II.4.6.2/G.988.)</w:t>
      </w:r>
    </w:p>
    <w:p w14:paraId="018FA666" w14:textId="4B7349EF" w:rsidR="00130E2D" w:rsidRDefault="00130E2D" w:rsidP="00EF052D">
      <w:pPr>
        <w:pStyle w:val="Body"/>
        <w:rPr>
          <w:sz w:val="24"/>
          <w:szCs w:val="24"/>
        </w:rPr>
      </w:pPr>
      <w:r>
        <w:rPr>
          <w:noProof/>
          <w:sz w:val="24"/>
          <w:szCs w:val="24"/>
        </w:rPr>
        <w:lastRenderedPageBreak/>
        <w:drawing>
          <wp:inline distT="0" distB="0" distL="0" distR="0" wp14:anchorId="20E827DF" wp14:editId="2C8D76B9">
            <wp:extent cx="5486400" cy="642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seq.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6428740"/>
                    </a:xfrm>
                    <a:prstGeom prst="rect">
                      <a:avLst/>
                    </a:prstGeom>
                  </pic:spPr>
                </pic:pic>
              </a:graphicData>
            </a:graphic>
          </wp:inline>
        </w:drawing>
      </w:r>
    </w:p>
    <w:p w14:paraId="13B766F0" w14:textId="3CC1EF5A" w:rsidR="00B412F6" w:rsidRDefault="00130E2D" w:rsidP="00B412F6">
      <w:pPr>
        <w:pStyle w:val="Body"/>
        <w:rPr>
          <w:sz w:val="24"/>
          <w:szCs w:val="24"/>
        </w:rPr>
      </w:pPr>
      <w:r>
        <w:t xml:space="preserve">Figure </w:t>
      </w:r>
      <w:r w:rsidR="00B914ED">
        <w:rPr>
          <w:b/>
          <w:iCs/>
        </w:rPr>
        <w:fldChar w:fldCharType="begin"/>
      </w:r>
      <w:r w:rsidR="00B914ED">
        <w:rPr>
          <w:iCs/>
        </w:rPr>
        <w:instrText xml:space="preserve"> SEQ Figure \* ARABIC </w:instrText>
      </w:r>
      <w:r w:rsidR="00B914ED">
        <w:rPr>
          <w:b/>
          <w:iCs/>
        </w:rPr>
        <w:fldChar w:fldCharType="separate"/>
      </w:r>
      <w:r w:rsidR="00DE5409">
        <w:rPr>
          <w:iCs/>
          <w:noProof/>
        </w:rPr>
        <w:t>10</w:t>
      </w:r>
      <w:r w:rsidR="00B914ED">
        <w:rPr>
          <w:b/>
          <w:iCs/>
          <w:noProof/>
        </w:rPr>
        <w:fldChar w:fldCharType="end"/>
      </w:r>
      <w:r>
        <w:t xml:space="preserve"> – OMCI message sequence for VoIP provisioning </w:t>
      </w:r>
    </w:p>
    <w:p w14:paraId="7DF4D0DD" w14:textId="51A3B849" w:rsidR="00B412F6" w:rsidRDefault="00B412F6" w:rsidP="00B412F6">
      <w:pPr>
        <w:pStyle w:val="Heading3"/>
      </w:pPr>
      <w:bookmarkStart w:id="44" w:name="_Toc33697727"/>
      <w:r>
        <w:t>H.248-based voice</w:t>
      </w:r>
      <w:bookmarkEnd w:id="44"/>
    </w:p>
    <w:p w14:paraId="33FD99A9" w14:textId="77777777" w:rsidR="00B412F6" w:rsidRDefault="00B412F6" w:rsidP="00B412F6">
      <w:pPr>
        <w:pStyle w:val="Body"/>
      </w:pPr>
    </w:p>
    <w:p w14:paraId="18A0406F" w14:textId="04AB00B2" w:rsidR="002D1E75" w:rsidRDefault="00185595" w:rsidP="008636AC">
      <w:pPr>
        <w:pStyle w:val="Body"/>
        <w:rPr>
          <w:sz w:val="24"/>
          <w:szCs w:val="24"/>
        </w:rPr>
      </w:pPr>
      <w:r>
        <w:rPr>
          <w:sz w:val="24"/>
          <w:szCs w:val="24"/>
        </w:rPr>
        <w:t>The support of H.248-based voice follows the specification in ITU-T G.988.</w:t>
      </w:r>
    </w:p>
    <w:p w14:paraId="125F1421" w14:textId="77777777" w:rsidR="004C26E3" w:rsidRDefault="004C26E3" w:rsidP="004C26E3">
      <w:pPr>
        <w:pStyle w:val="Body"/>
        <w:rPr>
          <w:sz w:val="24"/>
          <w:szCs w:val="24"/>
        </w:rPr>
      </w:pPr>
    </w:p>
    <w:p w14:paraId="6493E6C4" w14:textId="673DB6F1" w:rsidR="004C26E3" w:rsidRDefault="004C26E3" w:rsidP="004C26E3">
      <w:pPr>
        <w:pStyle w:val="Heading3"/>
      </w:pPr>
      <w:bookmarkStart w:id="45" w:name="_Toc33697728"/>
      <w:r>
        <w:lastRenderedPageBreak/>
        <w:t>POTS holdover</w:t>
      </w:r>
      <w:bookmarkEnd w:id="45"/>
      <w:r>
        <w:t xml:space="preserve"> </w:t>
      </w:r>
    </w:p>
    <w:p w14:paraId="1BB53C3B" w14:textId="161F8C2B" w:rsidR="00FD1383" w:rsidRPr="00882F5F" w:rsidRDefault="004C26E3" w:rsidP="00FD1383">
      <w:pPr>
        <w:pStyle w:val="Body"/>
        <w:rPr>
          <w:sz w:val="24"/>
          <w:szCs w:val="24"/>
        </w:rPr>
      </w:pPr>
      <w:r w:rsidRPr="004C26E3">
        <w:rPr>
          <w:sz w:val="24"/>
          <w:szCs w:val="24"/>
        </w:rPr>
        <w:t xml:space="preserve">POTS holdover refers </w:t>
      </w:r>
      <w:r>
        <w:rPr>
          <w:sz w:val="24"/>
          <w:szCs w:val="24"/>
        </w:rPr>
        <w:t xml:space="preserve">to the loop voltage being held up under certain adverse conditions associated with the loss of connectivity on the PON fiber, preventing false positive activation of </w:t>
      </w:r>
      <w:r w:rsidRPr="004C26E3">
        <w:rPr>
          <w:sz w:val="24"/>
          <w:szCs w:val="24"/>
        </w:rPr>
        <w:t>premises intru</w:t>
      </w:r>
      <w:r>
        <w:rPr>
          <w:sz w:val="24"/>
          <w:szCs w:val="24"/>
        </w:rPr>
        <w:t>sion alarm circuits</w:t>
      </w:r>
      <w:r w:rsidRPr="004C26E3">
        <w:rPr>
          <w:sz w:val="24"/>
          <w:szCs w:val="24"/>
        </w:rPr>
        <w:t>.</w:t>
      </w:r>
      <w:r>
        <w:rPr>
          <w:sz w:val="24"/>
          <w:szCs w:val="24"/>
        </w:rPr>
        <w:t xml:space="preserve"> </w:t>
      </w:r>
      <w:r w:rsidR="00FD1383">
        <w:rPr>
          <w:sz w:val="24"/>
          <w:szCs w:val="24"/>
        </w:rPr>
        <w:t xml:space="preserve">There are two distinct mechanisms to support POTS </w:t>
      </w:r>
      <w:r w:rsidR="00FD1383" w:rsidRPr="00882F5F">
        <w:rPr>
          <w:sz w:val="24"/>
          <w:szCs w:val="24"/>
        </w:rPr>
        <w:t>holdover: the POTS holdover timer of PPTP POTS UNI (53) ME and the Controlled POTS holdover timer of POTS UNI extension (</w:t>
      </w:r>
      <w:r w:rsidR="00FD1383" w:rsidRPr="00882F5F">
        <w:rPr>
          <w:iCs/>
          <w:kern w:val="0"/>
          <w:sz w:val="24"/>
          <w:szCs w:val="24"/>
        </w:rPr>
        <w:t>65415)</w:t>
      </w:r>
      <w:r w:rsidR="00FD1383" w:rsidRPr="00882F5F">
        <w:rPr>
          <w:rFonts w:asciiTheme="minorHAnsi" w:hAnsiTheme="minorHAnsi"/>
          <w:iCs/>
          <w:kern w:val="0"/>
          <w:sz w:val="22"/>
          <w:szCs w:val="22"/>
        </w:rPr>
        <w:t xml:space="preserve"> </w:t>
      </w:r>
      <w:r w:rsidR="00FD1383" w:rsidRPr="00882F5F">
        <w:rPr>
          <w:sz w:val="24"/>
          <w:szCs w:val="24"/>
        </w:rPr>
        <w:t>ME.</w:t>
      </w:r>
      <w:r w:rsidR="00FD1383" w:rsidRPr="00882F5F">
        <w:t xml:space="preserve"> </w:t>
      </w:r>
    </w:p>
    <w:p w14:paraId="7B5123CD" w14:textId="5FF5C472" w:rsidR="00FD1383" w:rsidRPr="00882F5F" w:rsidRDefault="00FD1383" w:rsidP="00FD1383">
      <w:pPr>
        <w:spacing w:after="0"/>
        <w:rPr>
          <w:rFonts w:ascii="Book Antiqua" w:hAnsi="Book Antiqua"/>
          <w:sz w:val="24"/>
          <w:szCs w:val="24"/>
        </w:rPr>
      </w:pPr>
      <w:r w:rsidRPr="00882F5F">
        <w:rPr>
          <w:rFonts w:ascii="Book Antiqua" w:hAnsi="Book Antiqua"/>
          <w:sz w:val="24"/>
          <w:szCs w:val="24"/>
        </w:rPr>
        <w:t>The former controls the POTS voltage holdover in case of loss of TC layer connectivity. The timer is started once the connectivity is lost (that is, when the “ONU is not ranged on the PON”), and reset to the preconfigured original value when the connectivity is restored. When the timer expires, the POTS voltage is dropped. As the PON connectivity is by definition lost, the ONT is not able to report remaining holdover time.</w:t>
      </w:r>
    </w:p>
    <w:p w14:paraId="2E0C436F" w14:textId="77777777" w:rsidR="00FD1383" w:rsidRPr="00882F5F" w:rsidRDefault="00FD1383" w:rsidP="00FD1383">
      <w:pPr>
        <w:spacing w:after="0"/>
        <w:rPr>
          <w:rFonts w:ascii="Book Antiqua" w:hAnsi="Book Antiqua"/>
          <w:sz w:val="24"/>
          <w:szCs w:val="24"/>
        </w:rPr>
      </w:pPr>
    </w:p>
    <w:p w14:paraId="77A993B8" w14:textId="3EF63EBC" w:rsidR="00FD1383" w:rsidRPr="00882F5F" w:rsidRDefault="00FD1383" w:rsidP="00FD1383">
      <w:pPr>
        <w:spacing w:after="0"/>
        <w:rPr>
          <w:rFonts w:ascii="Book Antiqua" w:hAnsi="Book Antiqua"/>
          <w:sz w:val="24"/>
          <w:szCs w:val="24"/>
        </w:rPr>
      </w:pPr>
      <w:r w:rsidRPr="00882F5F">
        <w:rPr>
          <w:rFonts w:ascii="Book Antiqua" w:hAnsi="Book Antiqua"/>
          <w:sz w:val="24"/>
          <w:szCs w:val="24"/>
        </w:rPr>
        <w:t>The latter guarantees POTS voltage holdover for the specified duration of time regardless of PON connectivity. The timer is started once its initial value is set by the OLT and runs until expiration. While the timer is running, any condition that normally causes the ONT to drop the POTS loop voltage is ignored. Expiration of the timer restores the normal operation. As the TC layer connectivity can be maintained and the OMCC channel can be up while the timer is running, the ONT can be able to report the remaining holdover time.</w:t>
      </w:r>
    </w:p>
    <w:p w14:paraId="75CBE3EA" w14:textId="77777777" w:rsidR="00FD1383" w:rsidRPr="00FD1383" w:rsidRDefault="00FD1383" w:rsidP="008636AC">
      <w:pPr>
        <w:pStyle w:val="Body"/>
        <w:rPr>
          <w:sz w:val="24"/>
          <w:szCs w:val="24"/>
        </w:rPr>
      </w:pPr>
    </w:p>
    <w:p w14:paraId="300CE2CC" w14:textId="0EFDB854" w:rsidR="00B824A4" w:rsidRDefault="002B0BF0" w:rsidP="00B824A4">
      <w:pPr>
        <w:pStyle w:val="Heading2"/>
      </w:pPr>
      <w:bookmarkStart w:id="46" w:name="_Toc33697729"/>
      <w:r>
        <w:t xml:space="preserve">Ethernet </w:t>
      </w:r>
      <w:r w:rsidR="003A38B9">
        <w:t>service OAM</w:t>
      </w:r>
      <w:bookmarkEnd w:id="46"/>
    </w:p>
    <w:p w14:paraId="369520CB" w14:textId="77777777" w:rsidR="00B824A4" w:rsidRPr="00B824A4" w:rsidRDefault="00B824A4" w:rsidP="00B824A4">
      <w:pPr>
        <w:pStyle w:val="Body"/>
      </w:pPr>
    </w:p>
    <w:p w14:paraId="0066BF57" w14:textId="77777777" w:rsidR="003A38B9" w:rsidRDefault="003A38B9" w:rsidP="008636AC">
      <w:pPr>
        <w:pStyle w:val="Body"/>
        <w:rPr>
          <w:sz w:val="24"/>
          <w:szCs w:val="24"/>
        </w:rPr>
      </w:pPr>
      <w:r>
        <w:rPr>
          <w:sz w:val="24"/>
          <w:szCs w:val="24"/>
        </w:rPr>
        <w:t xml:space="preserve">An </w:t>
      </w:r>
      <w:r w:rsidR="008636AC">
        <w:rPr>
          <w:sz w:val="24"/>
          <w:szCs w:val="24"/>
        </w:rPr>
        <w:t>ONT support</w:t>
      </w:r>
      <w:r>
        <w:rPr>
          <w:sz w:val="24"/>
          <w:szCs w:val="24"/>
        </w:rPr>
        <w:t>ing IEEE 802.1ag Ethernet Connectivity Fault Management (CFM) supports the following OMCI ME:</w:t>
      </w:r>
    </w:p>
    <w:p w14:paraId="52A41D3F" w14:textId="77777777" w:rsidR="00B6582A" w:rsidRDefault="003A38B9" w:rsidP="008636AC">
      <w:pPr>
        <w:pStyle w:val="Body"/>
        <w:rPr>
          <w:sz w:val="24"/>
          <w:szCs w:val="24"/>
        </w:rPr>
      </w:pPr>
      <w:r>
        <w:rPr>
          <w:sz w:val="24"/>
          <w:szCs w:val="24"/>
        </w:rPr>
        <w:t>Dot1ag maintenance domain (299). Dot1ag maintenance association (300), Dot1ag def</w:t>
      </w:r>
      <w:r w:rsidR="00B6582A">
        <w:rPr>
          <w:sz w:val="24"/>
          <w:szCs w:val="24"/>
        </w:rPr>
        <w:t xml:space="preserve">ault MD level (301), Dot1ag MEP </w:t>
      </w:r>
      <w:r>
        <w:rPr>
          <w:sz w:val="24"/>
          <w:szCs w:val="24"/>
        </w:rPr>
        <w:t xml:space="preserve">(302), Dot1ag MEP status (303), </w:t>
      </w:r>
      <w:r w:rsidR="00B6582A">
        <w:rPr>
          <w:sz w:val="24"/>
          <w:szCs w:val="24"/>
        </w:rPr>
        <w:t xml:space="preserve">Dot1ag MEP CCM database (304), Dot1ag CFM stack (305), Dot1ag chassis-maintenance info (306). </w:t>
      </w:r>
    </w:p>
    <w:p w14:paraId="73B0439D" w14:textId="33A36665" w:rsidR="00B6582A" w:rsidRDefault="00B6582A" w:rsidP="008636AC">
      <w:pPr>
        <w:pStyle w:val="Body"/>
        <w:rPr>
          <w:sz w:val="24"/>
          <w:szCs w:val="24"/>
        </w:rPr>
      </w:pPr>
      <w:r>
        <w:rPr>
          <w:sz w:val="24"/>
          <w:szCs w:val="24"/>
        </w:rPr>
        <w:t>The ONT automatically creates an instance of Dot1ag chassis-maintenance info (306) ME. The ONT creates an instance of Dot1ag CFM stack (305) ME and an instance of Dot1ag default MD level (301) for each supported MAC bridge. The ONT creates an instance of Dot1ag MEP CCM database (304) ME and an instance of Dot1ag MEP status (303) ME with each Dot1ag MEP (302) ME instantiated by the OLT CT.</w:t>
      </w:r>
    </w:p>
    <w:p w14:paraId="1E9C0045" w14:textId="1C50E28A" w:rsidR="00B6582A" w:rsidRDefault="00B6582A" w:rsidP="008636AC">
      <w:pPr>
        <w:pStyle w:val="Body"/>
        <w:rPr>
          <w:sz w:val="24"/>
          <w:szCs w:val="24"/>
        </w:rPr>
      </w:pPr>
      <w:r>
        <w:rPr>
          <w:sz w:val="24"/>
          <w:szCs w:val="24"/>
        </w:rPr>
        <w:t xml:space="preserve">The ONT uses the notification capabilities of the Dot1ag MEP (302) ME to </w:t>
      </w:r>
      <w:r w:rsidR="00482D1F">
        <w:rPr>
          <w:sz w:val="24"/>
          <w:szCs w:val="24"/>
        </w:rPr>
        <w:t>report CFM alarms and failure conditions.</w:t>
      </w:r>
    </w:p>
    <w:p w14:paraId="16BF9F3F" w14:textId="788FCC57" w:rsidR="00853A92" w:rsidRDefault="00853A92" w:rsidP="008636AC">
      <w:pPr>
        <w:pStyle w:val="Body"/>
        <w:rPr>
          <w:sz w:val="24"/>
          <w:szCs w:val="24"/>
        </w:rPr>
      </w:pPr>
      <w:r>
        <w:rPr>
          <w:sz w:val="24"/>
          <w:szCs w:val="24"/>
        </w:rPr>
        <w:lastRenderedPageBreak/>
        <w:t>The ONT supports the loopback test &amp; test results and link trace test &amp; test result messages per G.988 sections A.{2|3}.21 and A.{2|3}.39.</w:t>
      </w:r>
    </w:p>
    <w:p w14:paraId="74F4C241" w14:textId="504CEF01" w:rsidR="00185595" w:rsidRDefault="00185595" w:rsidP="008636AC">
      <w:pPr>
        <w:pStyle w:val="Body"/>
        <w:rPr>
          <w:sz w:val="24"/>
          <w:szCs w:val="24"/>
        </w:rPr>
      </w:pPr>
      <w:r>
        <w:rPr>
          <w:sz w:val="24"/>
          <w:szCs w:val="24"/>
        </w:rPr>
        <w:t>Note that the Ethernet service OAM support on the IBONT type PON device is a function of the NID.</w:t>
      </w:r>
    </w:p>
    <w:p w14:paraId="23A9DEC9" w14:textId="77777777" w:rsidR="00482D1F" w:rsidRPr="003202BC" w:rsidRDefault="00482D1F" w:rsidP="00482D1F">
      <w:pPr>
        <w:pStyle w:val="Body"/>
        <w:rPr>
          <w:sz w:val="24"/>
          <w:szCs w:val="24"/>
        </w:rPr>
      </w:pPr>
    </w:p>
    <w:p w14:paraId="46D47FFD" w14:textId="44F3225B" w:rsidR="00482D1F" w:rsidRDefault="00482D1F" w:rsidP="00482D1F">
      <w:pPr>
        <w:pStyle w:val="Heading2"/>
      </w:pPr>
      <w:bookmarkStart w:id="47" w:name="_Toc33697730"/>
      <w:r>
        <w:t>Switched Ethernet service NID support</w:t>
      </w:r>
      <w:bookmarkEnd w:id="47"/>
      <w:r>
        <w:t xml:space="preserve"> </w:t>
      </w:r>
    </w:p>
    <w:p w14:paraId="1217E105" w14:textId="77777777" w:rsidR="00B824A4" w:rsidRPr="00B824A4" w:rsidRDefault="00B824A4" w:rsidP="00B824A4">
      <w:pPr>
        <w:pStyle w:val="Body"/>
      </w:pPr>
    </w:p>
    <w:p w14:paraId="1780E84C" w14:textId="3446BBFE" w:rsidR="00A614B1" w:rsidRDefault="00482D1F" w:rsidP="00BB28B3">
      <w:pPr>
        <w:pStyle w:val="Body"/>
        <w:rPr>
          <w:sz w:val="24"/>
          <w:szCs w:val="24"/>
        </w:rPr>
      </w:pPr>
      <w:r>
        <w:rPr>
          <w:sz w:val="24"/>
          <w:szCs w:val="24"/>
        </w:rPr>
        <w:t xml:space="preserve">This section applies to </w:t>
      </w:r>
      <w:r w:rsidR="0093355F">
        <w:rPr>
          <w:sz w:val="24"/>
          <w:szCs w:val="24"/>
        </w:rPr>
        <w:t>Integrated Business ONT (</w:t>
      </w:r>
      <w:r>
        <w:rPr>
          <w:sz w:val="24"/>
          <w:szCs w:val="24"/>
        </w:rPr>
        <w:t>IBONT</w:t>
      </w:r>
      <w:r w:rsidR="0093355F">
        <w:rPr>
          <w:sz w:val="24"/>
          <w:szCs w:val="24"/>
        </w:rPr>
        <w:t>)</w:t>
      </w:r>
      <w:r>
        <w:rPr>
          <w:sz w:val="24"/>
          <w:szCs w:val="24"/>
        </w:rPr>
        <w:t xml:space="preserve"> only.</w:t>
      </w:r>
    </w:p>
    <w:p w14:paraId="633B2421" w14:textId="4EB7B2AA" w:rsidR="00791286" w:rsidRDefault="0093355F" w:rsidP="00BB28B3">
      <w:pPr>
        <w:pStyle w:val="Body"/>
        <w:rPr>
          <w:sz w:val="24"/>
          <w:szCs w:val="24"/>
        </w:rPr>
      </w:pPr>
      <w:r>
        <w:rPr>
          <w:sz w:val="24"/>
          <w:szCs w:val="24"/>
        </w:rPr>
        <w:t>IBONT is a</w:t>
      </w:r>
      <w:r w:rsidR="00482D1F">
        <w:rPr>
          <w:sz w:val="24"/>
          <w:szCs w:val="24"/>
        </w:rPr>
        <w:t xml:space="preserve">n ONT </w:t>
      </w:r>
      <w:r w:rsidR="00FE138E">
        <w:rPr>
          <w:sz w:val="24"/>
          <w:szCs w:val="24"/>
        </w:rPr>
        <w:t xml:space="preserve">type </w:t>
      </w:r>
      <w:r w:rsidR="006267A5" w:rsidRPr="00B017D5">
        <w:rPr>
          <w:sz w:val="24"/>
          <w:szCs w:val="24"/>
        </w:rPr>
        <w:t>providing</w:t>
      </w:r>
      <w:r w:rsidR="00482D1F" w:rsidRPr="00B017D5">
        <w:rPr>
          <w:sz w:val="24"/>
          <w:szCs w:val="24"/>
        </w:rPr>
        <w:t xml:space="preserve"> Network Interface Device (NID) functionality</w:t>
      </w:r>
      <w:r w:rsidR="00FE138E">
        <w:rPr>
          <w:sz w:val="24"/>
          <w:szCs w:val="24"/>
        </w:rPr>
        <w:t xml:space="preserve"> in Verizon E-Line architecture which supports Switched Eth</w:t>
      </w:r>
      <w:r w:rsidR="006D5AA4">
        <w:rPr>
          <w:sz w:val="24"/>
          <w:szCs w:val="24"/>
        </w:rPr>
        <w:t>ernet S</w:t>
      </w:r>
      <w:r w:rsidR="00FE138E">
        <w:rPr>
          <w:sz w:val="24"/>
          <w:szCs w:val="24"/>
        </w:rPr>
        <w:t xml:space="preserve">ervices </w:t>
      </w:r>
      <w:r w:rsidR="006D5AA4">
        <w:rPr>
          <w:sz w:val="24"/>
          <w:szCs w:val="24"/>
        </w:rPr>
        <w:t xml:space="preserve">(SES) </w:t>
      </w:r>
      <w:r w:rsidR="00FE138E">
        <w:rPr>
          <w:sz w:val="24"/>
          <w:szCs w:val="24"/>
        </w:rPr>
        <w:t xml:space="preserve">and </w:t>
      </w:r>
      <w:r w:rsidR="006D5AA4">
        <w:rPr>
          <w:sz w:val="24"/>
          <w:szCs w:val="24"/>
        </w:rPr>
        <w:t>Converged Packet Access (</w:t>
      </w:r>
      <w:r w:rsidR="00FE138E">
        <w:rPr>
          <w:sz w:val="24"/>
          <w:szCs w:val="24"/>
        </w:rPr>
        <w:t>CPA</w:t>
      </w:r>
      <w:r w:rsidR="006D5AA4">
        <w:rPr>
          <w:sz w:val="24"/>
          <w:szCs w:val="24"/>
        </w:rPr>
        <w:t>)</w:t>
      </w:r>
      <w:r w:rsidR="00FE138E">
        <w:rPr>
          <w:sz w:val="24"/>
          <w:szCs w:val="24"/>
        </w:rPr>
        <w:t>.</w:t>
      </w:r>
      <w:r w:rsidR="00482D1F" w:rsidRPr="00B017D5">
        <w:rPr>
          <w:sz w:val="24"/>
          <w:szCs w:val="24"/>
        </w:rPr>
        <w:t xml:space="preserve"> </w:t>
      </w:r>
      <w:r w:rsidR="00FE138E">
        <w:rPr>
          <w:sz w:val="24"/>
          <w:szCs w:val="24"/>
        </w:rPr>
        <w:t xml:space="preserve">IBONT </w:t>
      </w:r>
      <w:r w:rsidR="00791286" w:rsidRPr="00B017D5">
        <w:rPr>
          <w:sz w:val="24"/>
          <w:szCs w:val="24"/>
        </w:rPr>
        <w:t xml:space="preserve">is a dual-managed device which </w:t>
      </w:r>
      <w:r w:rsidR="006267A5" w:rsidRPr="00B017D5">
        <w:rPr>
          <w:sz w:val="24"/>
          <w:szCs w:val="24"/>
        </w:rPr>
        <w:t xml:space="preserve">supports OMCI provisioning of the </w:t>
      </w:r>
      <w:r w:rsidR="00791286" w:rsidRPr="00B017D5">
        <w:rPr>
          <w:sz w:val="24"/>
          <w:szCs w:val="24"/>
        </w:rPr>
        <w:t>basic traffic management functionality and the non-OMCI (NETCONF/YANG) management path for NID management and control.</w:t>
      </w:r>
    </w:p>
    <w:p w14:paraId="5F437BF2" w14:textId="77777777" w:rsidR="00A757D3" w:rsidRPr="003202BC" w:rsidRDefault="00A757D3" w:rsidP="00A757D3">
      <w:pPr>
        <w:pStyle w:val="Body"/>
        <w:rPr>
          <w:sz w:val="24"/>
          <w:szCs w:val="24"/>
        </w:rPr>
      </w:pPr>
    </w:p>
    <w:p w14:paraId="3AF6D73E" w14:textId="7EF60360" w:rsidR="00A757D3" w:rsidRDefault="00A757D3" w:rsidP="00A757D3">
      <w:pPr>
        <w:pStyle w:val="Heading2"/>
      </w:pPr>
      <w:r>
        <w:t xml:space="preserve"> </w:t>
      </w:r>
      <w:bookmarkStart w:id="48" w:name="_Toc33697731"/>
      <w:r>
        <w:t>RF video overlay service</w:t>
      </w:r>
      <w:bookmarkEnd w:id="48"/>
    </w:p>
    <w:p w14:paraId="2F2591A2" w14:textId="77777777" w:rsidR="00A757D3" w:rsidRDefault="00A757D3" w:rsidP="00A757D3">
      <w:pPr>
        <w:pStyle w:val="Body"/>
        <w:rPr>
          <w:sz w:val="24"/>
          <w:szCs w:val="24"/>
        </w:rPr>
      </w:pPr>
      <w:r>
        <w:rPr>
          <w:sz w:val="24"/>
          <w:szCs w:val="24"/>
        </w:rPr>
        <w:t xml:space="preserve">Subject to operator requirements, an ONT may have to support RF video services via the wavelength overlay in the 1550—1560 nm band. A single downstream-only optical carrier is modulated by an RF signal with the frequency range from 54 to 870 MHz which allows to accommodate up to 136 digital 256-QAM channels, each having the data capacity of </w:t>
      </w:r>
      <w:r w:rsidRPr="00A72ED8">
        <w:rPr>
          <w:color w:val="E36C0A" w:themeColor="accent6" w:themeShade="BF"/>
          <w:sz w:val="24"/>
          <w:szCs w:val="24"/>
        </w:rPr>
        <w:t xml:space="preserve">38.8107 </w:t>
      </w:r>
      <w:r>
        <w:rPr>
          <w:sz w:val="24"/>
          <w:szCs w:val="24"/>
        </w:rPr>
        <w:t xml:space="preserve">Mbit/s. </w:t>
      </w:r>
    </w:p>
    <w:p w14:paraId="4F50B03E" w14:textId="77777777" w:rsidR="00A757D3" w:rsidRDefault="00A757D3" w:rsidP="00A757D3">
      <w:pPr>
        <w:pStyle w:val="Body"/>
        <w:rPr>
          <w:sz w:val="24"/>
          <w:szCs w:val="24"/>
        </w:rPr>
      </w:pPr>
      <w:r>
        <w:rPr>
          <w:sz w:val="24"/>
          <w:szCs w:val="24"/>
        </w:rPr>
        <w:t xml:space="preserve">The configuration and monitoring of the RF video services is performed using the standard-based </w:t>
      </w:r>
      <w:r w:rsidRPr="006F0A5B">
        <w:rPr>
          <w:sz w:val="24"/>
          <w:szCs w:val="24"/>
        </w:rPr>
        <w:t>Physical path termination point video UNI</w:t>
      </w:r>
      <w:r>
        <w:rPr>
          <w:sz w:val="24"/>
          <w:szCs w:val="24"/>
        </w:rPr>
        <w:t xml:space="preserve"> (82) and </w:t>
      </w:r>
      <w:r w:rsidRPr="006F0A5B">
        <w:rPr>
          <w:sz w:val="24"/>
          <w:szCs w:val="24"/>
        </w:rPr>
        <w:t>Physical path termination point video ANI</w:t>
      </w:r>
      <w:r>
        <w:rPr>
          <w:sz w:val="24"/>
          <w:szCs w:val="24"/>
        </w:rPr>
        <w:t xml:space="preserve"> (90) MEs. This section provides additional clarifications describing the use of these MEs.</w:t>
      </w:r>
    </w:p>
    <w:p w14:paraId="658623CC" w14:textId="77777777" w:rsidR="00A757D3" w:rsidRDefault="00A757D3" w:rsidP="00A757D3">
      <w:pPr>
        <w:pStyle w:val="Heading3"/>
      </w:pPr>
      <w:bookmarkStart w:id="49" w:name="_Toc33697732"/>
      <w:r w:rsidRPr="006F0A5B">
        <w:t>Physical path termination point video UNI</w:t>
      </w:r>
      <w:r>
        <w:t xml:space="preserve"> (82) ME</w:t>
      </w:r>
      <w:bookmarkEnd w:id="49"/>
    </w:p>
    <w:p w14:paraId="66182AD0" w14:textId="77777777" w:rsidR="00A757D3" w:rsidRDefault="00A757D3" w:rsidP="00A757D3">
      <w:pPr>
        <w:pStyle w:val="Body"/>
        <w:rPr>
          <w:sz w:val="24"/>
          <w:szCs w:val="24"/>
        </w:rPr>
      </w:pPr>
      <w:r>
        <w:rPr>
          <w:sz w:val="24"/>
          <w:szCs w:val="24"/>
        </w:rPr>
        <w:t>The ONT is not required to provide power over the coaxial cable. Therefore, the value of the Power control attribute shall be set and maintained at the default 0.</w:t>
      </w:r>
    </w:p>
    <w:p w14:paraId="482F685F" w14:textId="1940794F" w:rsidR="00A757D3" w:rsidRDefault="00A757D3" w:rsidP="00A757D3">
      <w:pPr>
        <w:pStyle w:val="Body"/>
        <w:rPr>
          <w:sz w:val="24"/>
          <w:szCs w:val="24"/>
        </w:rPr>
      </w:pPr>
      <w:r>
        <w:rPr>
          <w:sz w:val="24"/>
          <w:szCs w:val="24"/>
        </w:rPr>
        <w:t>The RF output alarms are raised with respect to the ONT’s RF power level value. That value is subject to the minim</w:t>
      </w:r>
      <w:r w:rsidR="006F4872">
        <w:rPr>
          <w:sz w:val="24"/>
          <w:szCs w:val="24"/>
        </w:rPr>
        <w:t xml:space="preserve">um requirement (specified as </w:t>
      </w:r>
      <w:r w:rsidR="006F4872" w:rsidRPr="0093355F">
        <w:rPr>
          <w:sz w:val="24"/>
          <w:szCs w:val="24"/>
        </w:rPr>
        <w:t xml:space="preserve">+12 </w:t>
      </w:r>
      <w:r w:rsidRPr="0093355F">
        <w:rPr>
          <w:sz w:val="24"/>
          <w:szCs w:val="24"/>
        </w:rPr>
        <w:t xml:space="preserve">dBmV </w:t>
      </w:r>
      <w:r w:rsidRPr="0093355F">
        <w:rPr>
          <w:color w:val="E36C0A" w:themeColor="accent6" w:themeShade="BF"/>
          <w:sz w:val="24"/>
          <w:szCs w:val="24"/>
        </w:rPr>
        <w:t xml:space="preserve">per channel </w:t>
      </w:r>
      <w:r w:rsidRPr="0093355F">
        <w:rPr>
          <w:sz w:val="24"/>
          <w:szCs w:val="24"/>
        </w:rPr>
        <w:t>at 450 MHz</w:t>
      </w:r>
      <w:r>
        <w:rPr>
          <w:sz w:val="24"/>
          <w:szCs w:val="24"/>
        </w:rPr>
        <w:t xml:space="preserve"> at the ONT’s coax connector) and the tilt (specified as 2dB positive between 54 MHz and 870 MHz). </w:t>
      </w:r>
    </w:p>
    <w:p w14:paraId="5DC3D32F" w14:textId="77777777" w:rsidR="00A757D3" w:rsidRDefault="00A757D3" w:rsidP="00A757D3">
      <w:pPr>
        <w:pStyle w:val="Body"/>
        <w:jc w:val="center"/>
        <w:rPr>
          <w:sz w:val="24"/>
          <w:szCs w:val="24"/>
        </w:rPr>
      </w:pPr>
      <w:r>
        <w:rPr>
          <w:noProof/>
          <w:sz w:val="24"/>
          <w:szCs w:val="24"/>
        </w:rPr>
        <w:lastRenderedPageBreak/>
        <w:drawing>
          <wp:inline distT="0" distB="0" distL="0" distR="0" wp14:anchorId="3F3753C9" wp14:editId="48961DD6">
            <wp:extent cx="4750904" cy="313529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oor-v3.tif"/>
                    <pic:cNvPicPr/>
                  </pic:nvPicPr>
                  <pic:blipFill>
                    <a:blip r:embed="rId23">
                      <a:extLst>
                        <a:ext uri="{28A0092B-C50C-407E-A947-70E740481C1C}">
                          <a14:useLocalDpi xmlns:a14="http://schemas.microsoft.com/office/drawing/2010/main" val="0"/>
                        </a:ext>
                      </a:extLst>
                    </a:blip>
                    <a:stretch>
                      <a:fillRect/>
                    </a:stretch>
                  </pic:blipFill>
                  <pic:spPr>
                    <a:xfrm>
                      <a:off x="0" y="0"/>
                      <a:ext cx="4759492" cy="3140959"/>
                    </a:xfrm>
                    <a:prstGeom prst="rect">
                      <a:avLst/>
                    </a:prstGeom>
                  </pic:spPr>
                </pic:pic>
              </a:graphicData>
            </a:graphic>
          </wp:inline>
        </w:drawing>
      </w:r>
    </w:p>
    <w:p w14:paraId="3C89A7A3" w14:textId="77777777" w:rsidR="00A757D3" w:rsidRDefault="00A757D3" w:rsidP="00A757D3">
      <w:pPr>
        <w:pStyle w:val="Body"/>
        <w:rPr>
          <w:sz w:val="24"/>
          <w:szCs w:val="24"/>
        </w:rPr>
      </w:pPr>
      <w:r w:rsidRPr="00060766">
        <w:rPr>
          <w:sz w:val="24"/>
          <w:szCs w:val="24"/>
        </w:rPr>
        <w:t xml:space="preserve">The ONT monitors the composite RF power over the frequency range and raises an alarm whenever the inferred per channel power falls out of range for any channel. </w:t>
      </w:r>
      <w:r>
        <w:rPr>
          <w:sz w:val="24"/>
          <w:szCs w:val="24"/>
        </w:rPr>
        <w:t>The ONT raises the Video-OOR-Low alarm, if the output power falls below the minimum value boundary. The ONT raises the Video-OOR-High alarm, if the output power exceeds the minimum value shifted up by 3 dB. The ONT’s own rated power level may exceed the specified minimum. To accommodate this case, an additional alarm in the vendor-specific space is specified to indicate that while the output power is within the required boundaries, the equipment is not functioning correctly.</w:t>
      </w:r>
    </w:p>
    <w:p w14:paraId="07F0F1D5" w14:textId="77777777" w:rsidR="00A757D3" w:rsidRDefault="00A757D3" w:rsidP="00A757D3">
      <w:pPr>
        <w:pStyle w:val="Body"/>
        <w:rPr>
          <w:sz w:val="24"/>
          <w:szCs w:val="24"/>
        </w:rPr>
      </w:pPr>
    </w:p>
    <w:p w14:paraId="417A3525" w14:textId="77777777" w:rsidR="00A757D3" w:rsidRDefault="00A757D3" w:rsidP="00A757D3">
      <w:pPr>
        <w:pStyle w:val="Heading3"/>
      </w:pPr>
      <w:bookmarkStart w:id="50" w:name="_Toc33697733"/>
      <w:r w:rsidRPr="006F0A5B">
        <w:t>Physica</w:t>
      </w:r>
      <w:r>
        <w:t>l path termination point video A</w:t>
      </w:r>
      <w:r w:rsidRPr="006F0A5B">
        <w:t>NI</w:t>
      </w:r>
      <w:r>
        <w:t xml:space="preserve"> (90) ME</w:t>
      </w:r>
      <w:bookmarkEnd w:id="50"/>
    </w:p>
    <w:p w14:paraId="0855B233" w14:textId="77777777" w:rsidR="00A757D3" w:rsidRDefault="00A757D3" w:rsidP="00A757D3">
      <w:pPr>
        <w:pStyle w:val="Body"/>
        <w:rPr>
          <w:sz w:val="24"/>
          <w:szCs w:val="24"/>
        </w:rPr>
      </w:pPr>
      <w:r>
        <w:rPr>
          <w:sz w:val="24"/>
          <w:szCs w:val="24"/>
        </w:rPr>
        <w:t xml:space="preserve">As the ONT is required to support the RF frequency range from 54 MHz to 870 MHz, it should report the Frequency range high and Frequency range low attributes consistent with this requirement.  That is, the low end of the lower range is 50 MHz, and the upper end of the higher range is 870 MHz. </w:t>
      </w:r>
    </w:p>
    <w:p w14:paraId="5AA1F544" w14:textId="77777777" w:rsidR="00A757D3" w:rsidRDefault="00A757D3" w:rsidP="00A757D3">
      <w:pPr>
        <w:pStyle w:val="Body"/>
        <w:rPr>
          <w:sz w:val="24"/>
          <w:szCs w:val="24"/>
        </w:rPr>
      </w:pPr>
      <w:r>
        <w:rPr>
          <w:sz w:val="24"/>
          <w:szCs w:val="24"/>
        </w:rPr>
        <w:t>The ONT is required to support measurement of both total optical power level at the fiber interface within the 1550—1560 nm band, and broadband RF power level at the video service interface. Therefore, the Signal capability attribute should default to 7, and should not allow any change.</w:t>
      </w:r>
    </w:p>
    <w:p w14:paraId="124B0806" w14:textId="77777777" w:rsidR="00A757D3" w:rsidRDefault="00A757D3" w:rsidP="00A757D3">
      <w:pPr>
        <w:pStyle w:val="Body"/>
        <w:rPr>
          <w:sz w:val="24"/>
          <w:szCs w:val="24"/>
        </w:rPr>
      </w:pPr>
      <w:r>
        <w:rPr>
          <w:sz w:val="24"/>
          <w:szCs w:val="24"/>
        </w:rPr>
        <w:t xml:space="preserve">As only </w:t>
      </w:r>
      <w:r w:rsidRPr="00060766">
        <w:rPr>
          <w:sz w:val="24"/>
          <w:szCs w:val="24"/>
        </w:rPr>
        <w:t xml:space="preserve">digital 256-QAM channels </w:t>
      </w:r>
      <w:r>
        <w:rPr>
          <w:sz w:val="24"/>
          <w:szCs w:val="24"/>
        </w:rPr>
        <w:t>are supported, the Signal level min, Signal level max, and Pilot frequency attributes are not used and should default to 0.</w:t>
      </w:r>
    </w:p>
    <w:p w14:paraId="637F8B3F" w14:textId="77777777" w:rsidR="00A757D3" w:rsidRDefault="00A757D3" w:rsidP="00A757D3">
      <w:pPr>
        <w:pStyle w:val="Body"/>
        <w:rPr>
          <w:sz w:val="24"/>
          <w:szCs w:val="24"/>
        </w:rPr>
      </w:pPr>
      <w:r>
        <w:rPr>
          <w:sz w:val="24"/>
          <w:szCs w:val="24"/>
        </w:rPr>
        <w:lastRenderedPageBreak/>
        <w:t>The ONT is required to support the Broadband RF AGC, but not the Optical AGC. The AGC mode attribute should default to 1, and should not allow change.</w:t>
      </w:r>
    </w:p>
    <w:p w14:paraId="2F0DCB27" w14:textId="77777777" w:rsidR="00A757D3" w:rsidRPr="006D3369" w:rsidRDefault="00A757D3" w:rsidP="00A757D3">
      <w:pPr>
        <w:pStyle w:val="Body"/>
        <w:rPr>
          <w:sz w:val="24"/>
          <w:szCs w:val="24"/>
        </w:rPr>
      </w:pPr>
      <w:r>
        <w:rPr>
          <w:sz w:val="24"/>
          <w:szCs w:val="24"/>
        </w:rPr>
        <w:t xml:space="preserve">Alarming with respect to the optical power level is required. Therefore, the Video lower optical threshold and Video upper optical threshold with the corresponding alarms should be supported. </w:t>
      </w:r>
    </w:p>
    <w:p w14:paraId="16EBACB3" w14:textId="77777777" w:rsidR="00A757D3" w:rsidRPr="00B017D5" w:rsidRDefault="00A757D3" w:rsidP="00BB28B3">
      <w:pPr>
        <w:pStyle w:val="Body"/>
        <w:rPr>
          <w:sz w:val="24"/>
          <w:szCs w:val="24"/>
        </w:rPr>
      </w:pPr>
    </w:p>
    <w:p w14:paraId="1C618295" w14:textId="7ABEB64C" w:rsidR="00BB6059" w:rsidRDefault="00C82962" w:rsidP="00BB6059">
      <w:pPr>
        <w:pStyle w:val="Heading1"/>
        <w:rPr>
          <w:lang w:val="en-US"/>
        </w:rPr>
      </w:pPr>
      <w:bookmarkStart w:id="51" w:name="_Toc33697734"/>
      <w:r>
        <w:rPr>
          <w:lang w:val="en-US"/>
        </w:rPr>
        <w:lastRenderedPageBreak/>
        <w:t xml:space="preserve">Standard </w:t>
      </w:r>
      <w:r w:rsidR="00BB6059">
        <w:rPr>
          <w:lang w:val="en-US"/>
        </w:rPr>
        <w:t xml:space="preserve">G.988 </w:t>
      </w:r>
      <w:r>
        <w:rPr>
          <w:lang w:val="en-US"/>
        </w:rPr>
        <w:t>ME adaptation to OpenOMCI</w:t>
      </w:r>
      <w:bookmarkEnd w:id="51"/>
    </w:p>
    <w:p w14:paraId="14DC1F7B" w14:textId="77777777" w:rsidR="001F4983" w:rsidRDefault="001F4983" w:rsidP="001F4983">
      <w:pPr>
        <w:pStyle w:val="Heading2"/>
        <w:ind w:left="0"/>
        <w:rPr>
          <w:rFonts w:ascii="Book Antiqua" w:hAnsi="Book Antiqua"/>
          <w:sz w:val="24"/>
          <w:szCs w:val="24"/>
        </w:rPr>
      </w:pPr>
      <w:bookmarkStart w:id="52" w:name="_Toc33697735"/>
      <w:r w:rsidRPr="001F4983">
        <w:rPr>
          <w:rFonts w:ascii="Book Antiqua" w:hAnsi="Book Antiqua"/>
          <w:sz w:val="24"/>
          <w:szCs w:val="24"/>
        </w:rPr>
        <w:t>High level guidelines</w:t>
      </w:r>
      <w:bookmarkEnd w:id="52"/>
    </w:p>
    <w:p w14:paraId="5BB0672E" w14:textId="6AF53305" w:rsidR="001F4983" w:rsidRPr="001F4983" w:rsidRDefault="001F4983" w:rsidP="001F4983">
      <w:pPr>
        <w:pStyle w:val="Body"/>
        <w:rPr>
          <w:sz w:val="24"/>
          <w:szCs w:val="24"/>
        </w:rPr>
      </w:pPr>
      <w:r w:rsidRPr="001F4983">
        <w:rPr>
          <w:sz w:val="24"/>
          <w:szCs w:val="24"/>
        </w:rPr>
        <w:t xml:space="preserve">In addition to having short-term ONU/OLT OMCI interoperability, </w:t>
      </w:r>
      <w:r w:rsidR="00FF6211">
        <w:rPr>
          <w:sz w:val="24"/>
          <w:szCs w:val="24"/>
        </w:rPr>
        <w:t>Verizon OpenOMCI</w:t>
      </w:r>
      <w:r w:rsidRPr="001F4983">
        <w:rPr>
          <w:sz w:val="24"/>
          <w:szCs w:val="24"/>
        </w:rPr>
        <w:t xml:space="preserve"> needs to be flexible enough to support future features without redefining the </w:t>
      </w:r>
      <w:r w:rsidR="00FF6211">
        <w:rPr>
          <w:sz w:val="24"/>
          <w:szCs w:val="24"/>
        </w:rPr>
        <w:t>Verizon OpenOMCI</w:t>
      </w:r>
      <w:r w:rsidRPr="001F4983">
        <w:rPr>
          <w:sz w:val="24"/>
          <w:szCs w:val="24"/>
        </w:rPr>
        <w:t xml:space="preserve">. To support this, </w:t>
      </w:r>
      <w:r w:rsidR="00FF6211">
        <w:rPr>
          <w:sz w:val="24"/>
          <w:szCs w:val="24"/>
        </w:rPr>
        <w:t>Verizon OpenOMCI</w:t>
      </w:r>
      <w:r w:rsidRPr="001F4983">
        <w:rPr>
          <w:sz w:val="24"/>
          <w:szCs w:val="24"/>
        </w:rPr>
        <w:t xml:space="preserve"> needs to be as encompassing as possible to minimize the need for future revisions. This goal of flexibility will also guide the optional behavior (if any) for MEs and attributes.</w:t>
      </w:r>
    </w:p>
    <w:p w14:paraId="19734414" w14:textId="05EC7142" w:rsidR="001F4983" w:rsidRPr="001F4983" w:rsidRDefault="001F4983" w:rsidP="001F4983">
      <w:pPr>
        <w:pStyle w:val="Body"/>
        <w:rPr>
          <w:sz w:val="24"/>
          <w:szCs w:val="24"/>
        </w:rPr>
      </w:pPr>
      <w:r w:rsidRPr="001F4983">
        <w:rPr>
          <w:sz w:val="24"/>
          <w:szCs w:val="24"/>
        </w:rPr>
        <w:t xml:space="preserve">The following list summarizes the high level guidelines used to refine G.988 for use in the </w:t>
      </w:r>
      <w:r w:rsidR="00FF6211">
        <w:rPr>
          <w:sz w:val="24"/>
          <w:szCs w:val="24"/>
        </w:rPr>
        <w:t>Verizon OpenOMCI</w:t>
      </w:r>
      <w:r w:rsidRPr="001F4983">
        <w:rPr>
          <w:sz w:val="24"/>
          <w:szCs w:val="24"/>
        </w:rPr>
        <w:t xml:space="preserve">. As these are guidelines, there will be exceptions in order to improve interoperability. </w:t>
      </w:r>
    </w:p>
    <w:p w14:paraId="76076A1C" w14:textId="101D3E80"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Interoperability is lim</w:t>
      </w:r>
      <w:r w:rsidR="00060766">
        <w:rPr>
          <w:rFonts w:ascii="Book Antiqua" w:hAnsi="Book Antiqua"/>
          <w:sz w:val="24"/>
          <w:szCs w:val="24"/>
        </w:rPr>
        <w:t>ited to the OMCI protocol level,</w:t>
      </w:r>
      <w:r w:rsidRPr="001F4983">
        <w:rPr>
          <w:rFonts w:ascii="Book Antiqua" w:hAnsi="Book Antiqua"/>
          <w:sz w:val="24"/>
          <w:szCs w:val="24"/>
        </w:rPr>
        <w:t xml:space="preserve"> “look and feel”, scale, performance, “form/fit/function” are not part of OMCI interoperability.</w:t>
      </w:r>
    </w:p>
    <w:p w14:paraId="157EB2E1" w14:textId="77777777"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G.988 optional attributes will become mandatory or O1 (See below), with few exceptions.</w:t>
      </w:r>
    </w:p>
    <w:p w14:paraId="38A11B36" w14:textId="1DEB0DBC"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AVCs will be supported</w:t>
      </w:r>
      <w:r w:rsidR="00060766">
        <w:rPr>
          <w:rFonts w:ascii="Book Antiqua" w:hAnsi="Book Antiqua"/>
          <w:sz w:val="24"/>
          <w:szCs w:val="24"/>
        </w:rPr>
        <w:t>.</w:t>
      </w:r>
    </w:p>
    <w:p w14:paraId="179DA64F" w14:textId="79189870"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alarms will be supported</w:t>
      </w:r>
      <w:r w:rsidR="00060766">
        <w:rPr>
          <w:rFonts w:ascii="Book Antiqua" w:hAnsi="Book Antiqua"/>
          <w:sz w:val="24"/>
          <w:szCs w:val="24"/>
        </w:rPr>
        <w:t>.</w:t>
      </w:r>
    </w:p>
    <w:p w14:paraId="1601E750" w14:textId="11EE5895"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actions will be supported</w:t>
      </w:r>
      <w:r w:rsidR="00060766">
        <w:rPr>
          <w:rFonts w:ascii="Book Antiqua" w:hAnsi="Book Antiqua"/>
          <w:sz w:val="24"/>
          <w:szCs w:val="24"/>
        </w:rPr>
        <w:t>.</w:t>
      </w:r>
    </w:p>
    <w:p w14:paraId="6213ADE5" w14:textId="195EB366"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notifications will be supported</w:t>
      </w:r>
      <w:r w:rsidR="00060766">
        <w:rPr>
          <w:rFonts w:ascii="Book Antiqua" w:hAnsi="Book Antiqua"/>
          <w:sz w:val="24"/>
          <w:szCs w:val="24"/>
        </w:rPr>
        <w:t>.</w:t>
      </w:r>
    </w:p>
    <w:p w14:paraId="28030F1F" w14:textId="51AE9347"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TCAs will be supported</w:t>
      </w:r>
      <w:r w:rsidR="00060766">
        <w:rPr>
          <w:rFonts w:ascii="Book Antiqua" w:hAnsi="Book Antiqua"/>
          <w:sz w:val="24"/>
          <w:szCs w:val="24"/>
        </w:rPr>
        <w:t>.</w:t>
      </w:r>
    </w:p>
    <w:p w14:paraId="1867E571" w14:textId="51DBD330"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ARC and ARC interval will be supported</w:t>
      </w:r>
      <w:r w:rsidR="00060766">
        <w:rPr>
          <w:rFonts w:ascii="Book Antiqua" w:hAnsi="Book Antiqua"/>
          <w:sz w:val="24"/>
          <w:szCs w:val="24"/>
        </w:rPr>
        <w:t>.</w:t>
      </w:r>
    </w:p>
    <w:p w14:paraId="64D9D6F9" w14:textId="58112A79"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set/get tables will be supported</w:t>
      </w:r>
      <w:r w:rsidR="00060766">
        <w:rPr>
          <w:rFonts w:ascii="Book Antiqua" w:hAnsi="Book Antiqua"/>
          <w:sz w:val="24"/>
          <w:szCs w:val="24"/>
        </w:rPr>
        <w:t>.</w:t>
      </w:r>
    </w:p>
    <w:p w14:paraId="1418EDC5" w14:textId="60E1705E"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All get current data will be supported</w:t>
      </w:r>
      <w:r w:rsidR="00060766">
        <w:rPr>
          <w:rFonts w:ascii="Book Antiqua" w:hAnsi="Book Antiqua"/>
          <w:sz w:val="24"/>
          <w:szCs w:val="24"/>
        </w:rPr>
        <w:t>.</w:t>
      </w:r>
    </w:p>
    <w:p w14:paraId="1B6653D8" w14:textId="72104F94"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 xml:space="preserve">No attributes </w:t>
      </w:r>
      <w:r w:rsidR="00B521A3">
        <w:rPr>
          <w:rFonts w:ascii="Book Antiqua" w:hAnsi="Book Antiqua"/>
          <w:sz w:val="24"/>
          <w:szCs w:val="24"/>
        </w:rPr>
        <w:t xml:space="preserve">appearing as deprecated in G.988 </w:t>
      </w:r>
      <w:r w:rsidRPr="001F4983">
        <w:rPr>
          <w:rFonts w:ascii="Book Antiqua" w:hAnsi="Book Antiqua"/>
          <w:sz w:val="24"/>
          <w:szCs w:val="24"/>
        </w:rPr>
        <w:t>are to be used.</w:t>
      </w:r>
    </w:p>
    <w:p w14:paraId="3FAB3E91" w14:textId="77777777" w:rsid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If an ME has an "extended" counterpart, the extended version will be used.</w:t>
      </w:r>
    </w:p>
    <w:p w14:paraId="1352B8CA" w14:textId="63D7E368" w:rsidR="004471BC" w:rsidRPr="001F4983" w:rsidRDefault="004471BC" w:rsidP="00635AB1">
      <w:pPr>
        <w:pStyle w:val="ListParagraph"/>
        <w:numPr>
          <w:ilvl w:val="0"/>
          <w:numId w:val="17"/>
        </w:numPr>
        <w:spacing w:after="200"/>
        <w:rPr>
          <w:rFonts w:ascii="Book Antiqua" w:hAnsi="Book Antiqua"/>
          <w:sz w:val="24"/>
          <w:szCs w:val="24"/>
        </w:rPr>
      </w:pPr>
      <w:r>
        <w:rPr>
          <w:rFonts w:ascii="Book Antiqua" w:hAnsi="Book Antiqua"/>
          <w:sz w:val="24"/>
          <w:szCs w:val="24"/>
        </w:rPr>
        <w:t>If a histori</w:t>
      </w:r>
      <w:r w:rsidR="0070709F">
        <w:rPr>
          <w:rFonts w:ascii="Book Antiqua" w:hAnsi="Book Antiqua"/>
          <w:sz w:val="24"/>
          <w:szCs w:val="24"/>
        </w:rPr>
        <w:t>c</w:t>
      </w:r>
      <w:r>
        <w:rPr>
          <w:rFonts w:ascii="Book Antiqua" w:hAnsi="Book Antiqua"/>
          <w:sz w:val="24"/>
          <w:szCs w:val="24"/>
        </w:rPr>
        <w:t>al performance monitoring ME has a 64-bit version, that will be used.</w:t>
      </w:r>
    </w:p>
    <w:p w14:paraId="278C03E3" w14:textId="77777777"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Unless otherwise noted, all equipment IDs will be CLEI code formatted.</w:t>
      </w:r>
    </w:p>
    <w:p w14:paraId="417DF2AE" w14:textId="77777777"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Some attributes use 0 to indicate “internal ONU policy” or other indication that the feature is defined by the ONU vendor. These attributes cannot have the value of 0.</w:t>
      </w:r>
    </w:p>
    <w:p w14:paraId="17D3E789" w14:textId="77777777"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Some attributes are marked as “G.984 only” or “G.987 only” in G.988. These attributes are not used.</w:t>
      </w:r>
    </w:p>
    <w:p w14:paraId="376642F2" w14:textId="76C9D67A" w:rsidR="001F4983" w:rsidRPr="001F4983" w:rsidRDefault="001F4983" w:rsidP="00635AB1">
      <w:pPr>
        <w:pStyle w:val="ListParagraph"/>
        <w:numPr>
          <w:ilvl w:val="0"/>
          <w:numId w:val="17"/>
        </w:numPr>
        <w:spacing w:after="200"/>
        <w:rPr>
          <w:rFonts w:ascii="Book Antiqua" w:hAnsi="Book Antiqua"/>
          <w:sz w:val="24"/>
          <w:szCs w:val="24"/>
        </w:rPr>
      </w:pPr>
      <w:r w:rsidRPr="001F4983">
        <w:rPr>
          <w:rFonts w:ascii="Book Antiqua" w:hAnsi="Book Antiqua"/>
          <w:sz w:val="24"/>
          <w:szCs w:val="24"/>
        </w:rPr>
        <w:t xml:space="preserve">In the case where a </w:t>
      </w:r>
      <w:r w:rsidR="00B521A3">
        <w:rPr>
          <w:rFonts w:ascii="Book Antiqua" w:hAnsi="Book Antiqua"/>
          <w:sz w:val="24"/>
          <w:szCs w:val="24"/>
        </w:rPr>
        <w:t xml:space="preserve">feature described by a </w:t>
      </w:r>
      <w:r w:rsidRPr="001F4983">
        <w:rPr>
          <w:rFonts w:ascii="Book Antiqua" w:hAnsi="Book Antiqua"/>
          <w:sz w:val="24"/>
          <w:szCs w:val="24"/>
        </w:rPr>
        <w:t>mandatory attribute is not supported by the ONU, the attribute still needs to be supported.</w:t>
      </w:r>
    </w:p>
    <w:p w14:paraId="6922FF06" w14:textId="77777777" w:rsidR="001F4983" w:rsidRDefault="001F4983" w:rsidP="001F4983">
      <w:pPr>
        <w:pStyle w:val="Heading2"/>
      </w:pPr>
      <w:bookmarkStart w:id="53" w:name="_Toc33697736"/>
      <w:r w:rsidRPr="001F4983">
        <w:lastRenderedPageBreak/>
        <w:t>Mandatory and optional attributes</w:t>
      </w:r>
      <w:bookmarkEnd w:id="53"/>
    </w:p>
    <w:p w14:paraId="32803F2B" w14:textId="29A9726D" w:rsidR="004471BC" w:rsidRDefault="004471BC" w:rsidP="004471BC">
      <w:pPr>
        <w:pStyle w:val="Heading3"/>
      </w:pPr>
      <w:bookmarkStart w:id="54" w:name="_Toc33697737"/>
      <w:r>
        <w:t>Discuss</w:t>
      </w:r>
      <w:r w:rsidR="0070709F" w:rsidRPr="001F4983">
        <w:t>i</w:t>
      </w:r>
      <w:r>
        <w:t xml:space="preserve">on on </w:t>
      </w:r>
      <w:r w:rsidRPr="001F4983">
        <w:t>Mandatory and optional attributes</w:t>
      </w:r>
      <w:bookmarkEnd w:id="54"/>
    </w:p>
    <w:p w14:paraId="0A412D43" w14:textId="11518AE8" w:rsidR="004471BC" w:rsidRPr="004471BC" w:rsidRDefault="004471BC" w:rsidP="004471BC">
      <w:pPr>
        <w:pStyle w:val="Body"/>
        <w:rPr>
          <w:sz w:val="24"/>
          <w:szCs w:val="24"/>
        </w:rPr>
      </w:pPr>
      <w:r w:rsidRPr="004471BC">
        <w:rPr>
          <w:sz w:val="24"/>
          <w:szCs w:val="24"/>
        </w:rPr>
        <w:t>This section is used for discussion and illustrative purposes and does not impose any requirements or constraints on implementing Verizon OpenOMCI</w:t>
      </w:r>
    </w:p>
    <w:p w14:paraId="7E9E8376" w14:textId="6E2A8056" w:rsidR="001F4983" w:rsidRPr="004471BC" w:rsidRDefault="00B521A3" w:rsidP="004471BC">
      <w:pPr>
        <w:pStyle w:val="Body"/>
        <w:rPr>
          <w:sz w:val="24"/>
          <w:szCs w:val="24"/>
        </w:rPr>
      </w:pPr>
      <w:r w:rsidRPr="004471BC">
        <w:rPr>
          <w:sz w:val="24"/>
          <w:szCs w:val="24"/>
        </w:rPr>
        <w:t xml:space="preserve">ITU-T Recommendation </w:t>
      </w:r>
      <w:r w:rsidR="001F4983" w:rsidRPr="004471BC">
        <w:rPr>
          <w:sz w:val="24"/>
          <w:szCs w:val="24"/>
        </w:rPr>
        <w:t>G.988 use</w:t>
      </w:r>
      <w:r w:rsidRPr="004471BC">
        <w:rPr>
          <w:sz w:val="24"/>
          <w:szCs w:val="24"/>
        </w:rPr>
        <w:t>s qualification</w:t>
      </w:r>
      <w:r w:rsidR="001F4983" w:rsidRPr="004471BC">
        <w:rPr>
          <w:sz w:val="24"/>
          <w:szCs w:val="24"/>
        </w:rPr>
        <w:t xml:space="preserve"> “mandatory” in several different ways. Although MEs are marked as mandatory or optional, certain fundamental MEs (ONU-G) are obviously mandatory. But some MEs are feature based, such as VoIP. If an ONU does not support VoIP, does it need to support those VoIP MEs with mandatory attributes? It</w:t>
      </w:r>
      <w:r w:rsidRPr="004471BC">
        <w:rPr>
          <w:sz w:val="24"/>
          <w:szCs w:val="24"/>
        </w:rPr>
        <w:t xml:space="preserve"> i</w:t>
      </w:r>
      <w:r w:rsidR="001F4983" w:rsidRPr="004471BC">
        <w:rPr>
          <w:sz w:val="24"/>
          <w:szCs w:val="24"/>
        </w:rPr>
        <w:t>s not clear from the recommendations.</w:t>
      </w:r>
    </w:p>
    <w:p w14:paraId="2226307E" w14:textId="3DC72625" w:rsidR="001F4983" w:rsidRPr="004471BC" w:rsidRDefault="001F4983" w:rsidP="004471BC">
      <w:pPr>
        <w:pStyle w:val="Body"/>
        <w:rPr>
          <w:sz w:val="24"/>
          <w:szCs w:val="24"/>
        </w:rPr>
      </w:pPr>
      <w:r w:rsidRPr="004471BC">
        <w:rPr>
          <w:sz w:val="24"/>
          <w:szCs w:val="24"/>
        </w:rPr>
        <w:t>A similar ana</w:t>
      </w:r>
      <w:r w:rsidR="00B521A3" w:rsidRPr="004471BC">
        <w:rPr>
          <w:sz w:val="24"/>
          <w:szCs w:val="24"/>
        </w:rPr>
        <w:t>logy can be made for attributes.</w:t>
      </w:r>
    </w:p>
    <w:p w14:paraId="2E1F1788" w14:textId="77082A0E" w:rsidR="001F4983" w:rsidRPr="004471BC" w:rsidRDefault="001F4983" w:rsidP="00635AB1">
      <w:pPr>
        <w:pStyle w:val="Body"/>
        <w:numPr>
          <w:ilvl w:val="0"/>
          <w:numId w:val="19"/>
        </w:numPr>
        <w:rPr>
          <w:sz w:val="24"/>
          <w:szCs w:val="24"/>
        </w:rPr>
      </w:pPr>
      <w:r w:rsidRPr="004471BC">
        <w:rPr>
          <w:sz w:val="24"/>
          <w:szCs w:val="24"/>
        </w:rPr>
        <w:t xml:space="preserve">Some mandatory attributes are required for basic operation of the feature, such as </w:t>
      </w:r>
      <w:r w:rsidR="00F04576">
        <w:rPr>
          <w:sz w:val="24"/>
          <w:szCs w:val="24"/>
        </w:rPr>
        <w:t>S</w:t>
      </w:r>
      <w:r w:rsidRPr="004471BC">
        <w:rPr>
          <w:sz w:val="24"/>
          <w:szCs w:val="24"/>
        </w:rPr>
        <w:t>erial number on ONU-G</w:t>
      </w:r>
      <w:r w:rsidR="00B521A3" w:rsidRPr="004471BC">
        <w:rPr>
          <w:sz w:val="24"/>
          <w:szCs w:val="24"/>
        </w:rPr>
        <w:t>.</w:t>
      </w:r>
    </w:p>
    <w:p w14:paraId="79D69A5D" w14:textId="668258BA" w:rsidR="001F4983" w:rsidRPr="004471BC" w:rsidRDefault="001F4983" w:rsidP="00635AB1">
      <w:pPr>
        <w:pStyle w:val="Body"/>
        <w:numPr>
          <w:ilvl w:val="0"/>
          <w:numId w:val="19"/>
        </w:numPr>
        <w:rPr>
          <w:sz w:val="24"/>
          <w:szCs w:val="24"/>
        </w:rPr>
      </w:pPr>
      <w:r w:rsidRPr="004471BC">
        <w:rPr>
          <w:sz w:val="24"/>
          <w:szCs w:val="24"/>
        </w:rPr>
        <w:t>Some mandatory attributes refer to features that are dependent on implementation, such as Batter</w:t>
      </w:r>
      <w:r w:rsidR="00F04576">
        <w:rPr>
          <w:sz w:val="24"/>
          <w:szCs w:val="24"/>
        </w:rPr>
        <w:t>y</w:t>
      </w:r>
      <w:r w:rsidRPr="004471BC">
        <w:rPr>
          <w:sz w:val="24"/>
          <w:szCs w:val="24"/>
        </w:rPr>
        <w:t xml:space="preserve"> Backup in ONU-G</w:t>
      </w:r>
      <w:r w:rsidR="00F04576">
        <w:rPr>
          <w:sz w:val="24"/>
          <w:szCs w:val="24"/>
        </w:rPr>
        <w:t>:</w:t>
      </w:r>
      <w:r w:rsidRPr="004471BC">
        <w:rPr>
          <w:sz w:val="24"/>
          <w:szCs w:val="24"/>
        </w:rPr>
        <w:t xml:space="preserve"> “This Boolean attribute controls whether the ONU performs backup battery monitoring (assuming it is capable of doing so)”. What does it mean to have a mandatory attribute to manage a feature that is optional? G.988 does not provide clear direction.</w:t>
      </w:r>
    </w:p>
    <w:p w14:paraId="38ECD972" w14:textId="77777777" w:rsidR="001F4983" w:rsidRPr="004471BC" w:rsidRDefault="001F4983" w:rsidP="00635AB1">
      <w:pPr>
        <w:pStyle w:val="Body"/>
        <w:numPr>
          <w:ilvl w:val="0"/>
          <w:numId w:val="19"/>
        </w:numPr>
        <w:rPr>
          <w:sz w:val="24"/>
          <w:szCs w:val="24"/>
        </w:rPr>
      </w:pPr>
      <w:r w:rsidRPr="004471BC">
        <w:rPr>
          <w:sz w:val="24"/>
          <w:szCs w:val="24"/>
        </w:rPr>
        <w:t>Some optional attributes are hardware-feature based, such as power shedding override (circuit pack). If the ONU does not support this feature, then there is no need to support the ME.</w:t>
      </w:r>
    </w:p>
    <w:p w14:paraId="715EC766" w14:textId="34624714" w:rsidR="001F4983" w:rsidRPr="004471BC" w:rsidRDefault="001F4983" w:rsidP="00635AB1">
      <w:pPr>
        <w:pStyle w:val="Body"/>
        <w:numPr>
          <w:ilvl w:val="0"/>
          <w:numId w:val="19"/>
        </w:numPr>
        <w:rPr>
          <w:sz w:val="24"/>
          <w:szCs w:val="24"/>
        </w:rPr>
      </w:pPr>
      <w:r w:rsidRPr="004471BC">
        <w:rPr>
          <w:sz w:val="24"/>
          <w:szCs w:val="24"/>
        </w:rPr>
        <w:t xml:space="preserve"> Some optional attributes are software-featur</w:t>
      </w:r>
      <w:r w:rsidR="00625463">
        <w:rPr>
          <w:sz w:val="24"/>
          <w:szCs w:val="24"/>
        </w:rPr>
        <w:t>e based, such as lower transmit</w:t>
      </w:r>
      <w:r w:rsidRPr="004471BC">
        <w:rPr>
          <w:sz w:val="24"/>
          <w:szCs w:val="24"/>
        </w:rPr>
        <w:t xml:space="preserve"> power threshold (ANI-G). The measuring of the transmit power is supported by h</w:t>
      </w:r>
      <w:r w:rsidR="00B521A3" w:rsidRPr="004471BC">
        <w:rPr>
          <w:sz w:val="24"/>
          <w:szCs w:val="24"/>
        </w:rPr>
        <w:t>ardware</w:t>
      </w:r>
      <w:r w:rsidRPr="004471BC">
        <w:rPr>
          <w:sz w:val="24"/>
          <w:szCs w:val="24"/>
        </w:rPr>
        <w:t>, but the s</w:t>
      </w:r>
      <w:r w:rsidR="00B521A3" w:rsidRPr="004471BC">
        <w:rPr>
          <w:sz w:val="24"/>
          <w:szCs w:val="24"/>
        </w:rPr>
        <w:t>oftware</w:t>
      </w:r>
      <w:r w:rsidRPr="004471BC">
        <w:rPr>
          <w:sz w:val="24"/>
          <w:szCs w:val="24"/>
        </w:rPr>
        <w:t xml:space="preserve"> chooses not to implement it. </w:t>
      </w:r>
    </w:p>
    <w:p w14:paraId="5C147DDA" w14:textId="6F4F6010" w:rsidR="001F4983" w:rsidRDefault="001F4983" w:rsidP="00635AB1">
      <w:pPr>
        <w:pStyle w:val="Body"/>
        <w:numPr>
          <w:ilvl w:val="0"/>
          <w:numId w:val="19"/>
        </w:numPr>
        <w:rPr>
          <w:sz w:val="24"/>
          <w:szCs w:val="24"/>
        </w:rPr>
      </w:pPr>
      <w:r w:rsidRPr="004471BC">
        <w:rPr>
          <w:sz w:val="24"/>
          <w:szCs w:val="24"/>
        </w:rPr>
        <w:t>Some optional attributes are based on service provisioning, such as RMEP 2 database table (Dot1ag MEP CCM database). The number of remote MEP databases depends on the number of remote MEPs</w:t>
      </w:r>
      <w:r w:rsidR="00B521A3" w:rsidRPr="004471BC">
        <w:rPr>
          <w:sz w:val="24"/>
          <w:szCs w:val="24"/>
        </w:rPr>
        <w:t>.</w:t>
      </w:r>
    </w:p>
    <w:p w14:paraId="5A576264" w14:textId="6E374D7E" w:rsidR="004471BC" w:rsidRPr="004471BC" w:rsidRDefault="004471BC" w:rsidP="004471BC">
      <w:pPr>
        <w:pStyle w:val="Heading3"/>
      </w:pPr>
      <w:bookmarkStart w:id="55" w:name="_Toc33697738"/>
      <w:r>
        <w:t>Use of Mandatory and Optional in Verizon OpenOMCI</w:t>
      </w:r>
      <w:bookmarkEnd w:id="55"/>
    </w:p>
    <w:p w14:paraId="192D0052" w14:textId="33BE91A7" w:rsidR="001F4983" w:rsidRPr="001F4983" w:rsidRDefault="001F4983" w:rsidP="001F4983">
      <w:pPr>
        <w:pStyle w:val="Body"/>
        <w:rPr>
          <w:sz w:val="24"/>
          <w:szCs w:val="24"/>
        </w:rPr>
      </w:pPr>
      <w:r w:rsidRPr="001F4983">
        <w:rPr>
          <w:sz w:val="24"/>
          <w:szCs w:val="24"/>
        </w:rPr>
        <w:t>T</w:t>
      </w:r>
      <w:r w:rsidR="00B521A3">
        <w:rPr>
          <w:sz w:val="24"/>
          <w:szCs w:val="24"/>
        </w:rPr>
        <w:t>o clarify these rules,</w:t>
      </w:r>
      <w:r w:rsidR="00B521A3" w:rsidRPr="001F4983">
        <w:rPr>
          <w:sz w:val="24"/>
          <w:szCs w:val="24"/>
        </w:rPr>
        <w:t xml:space="preserve"> </w:t>
      </w:r>
      <w:r w:rsidR="00B521A3">
        <w:rPr>
          <w:sz w:val="24"/>
          <w:szCs w:val="24"/>
        </w:rPr>
        <w:t>the Verizon Open</w:t>
      </w:r>
      <w:r w:rsidRPr="001F4983">
        <w:rPr>
          <w:sz w:val="24"/>
          <w:szCs w:val="24"/>
        </w:rPr>
        <w:t>OMCI specification uses the following</w:t>
      </w:r>
      <w:r w:rsidR="00B521A3">
        <w:rPr>
          <w:sz w:val="24"/>
          <w:szCs w:val="24"/>
        </w:rPr>
        <w:t>:</w:t>
      </w:r>
      <w:r w:rsidRPr="001F4983">
        <w:rPr>
          <w:sz w:val="24"/>
          <w:szCs w:val="24"/>
        </w:rPr>
        <w:t xml:space="preserve"> </w:t>
      </w:r>
    </w:p>
    <w:p w14:paraId="6E720162" w14:textId="16E46629" w:rsidR="001F4983" w:rsidRPr="001F4983" w:rsidRDefault="001F4983" w:rsidP="00635AB1">
      <w:pPr>
        <w:pStyle w:val="Body"/>
        <w:numPr>
          <w:ilvl w:val="0"/>
          <w:numId w:val="20"/>
        </w:numPr>
        <w:rPr>
          <w:sz w:val="24"/>
          <w:szCs w:val="24"/>
        </w:rPr>
      </w:pPr>
      <w:r w:rsidRPr="001F4983">
        <w:rPr>
          <w:sz w:val="24"/>
          <w:szCs w:val="24"/>
        </w:rPr>
        <w:t>The specification identifies several ONU types, based on features (such as SFU, IBONT, etc</w:t>
      </w:r>
      <w:r w:rsidR="00B521A3">
        <w:rPr>
          <w:sz w:val="24"/>
          <w:szCs w:val="24"/>
        </w:rPr>
        <w:t>.</w:t>
      </w:r>
      <w:r w:rsidRPr="001F4983">
        <w:rPr>
          <w:sz w:val="24"/>
          <w:szCs w:val="24"/>
        </w:rPr>
        <w:t>).</w:t>
      </w:r>
    </w:p>
    <w:p w14:paraId="26AC0444" w14:textId="77777777" w:rsidR="001F4983" w:rsidRPr="001F4983" w:rsidRDefault="001F4983" w:rsidP="00635AB1">
      <w:pPr>
        <w:pStyle w:val="Body"/>
        <w:numPr>
          <w:ilvl w:val="0"/>
          <w:numId w:val="20"/>
        </w:numPr>
        <w:rPr>
          <w:sz w:val="24"/>
          <w:szCs w:val="24"/>
        </w:rPr>
      </w:pPr>
      <w:r w:rsidRPr="001F4983">
        <w:rPr>
          <w:sz w:val="24"/>
          <w:szCs w:val="24"/>
        </w:rPr>
        <w:t>For each ONU type, the specification will identify which MEs must be supported.</w:t>
      </w:r>
    </w:p>
    <w:p w14:paraId="302C5B54" w14:textId="77777777" w:rsidR="001F4983" w:rsidRPr="001F4983" w:rsidRDefault="001F4983" w:rsidP="00635AB1">
      <w:pPr>
        <w:pStyle w:val="Body"/>
        <w:numPr>
          <w:ilvl w:val="0"/>
          <w:numId w:val="20"/>
        </w:numPr>
        <w:rPr>
          <w:sz w:val="24"/>
          <w:szCs w:val="24"/>
        </w:rPr>
      </w:pPr>
      <w:r w:rsidRPr="001F4983">
        <w:rPr>
          <w:sz w:val="24"/>
          <w:szCs w:val="24"/>
        </w:rPr>
        <w:t>For each attribute, the specification will assign one of the following categories</w:t>
      </w:r>
    </w:p>
    <w:p w14:paraId="30B868F4" w14:textId="1642D7C0" w:rsidR="001F4983" w:rsidRPr="001F4983" w:rsidRDefault="001F4983" w:rsidP="00635AB1">
      <w:pPr>
        <w:pStyle w:val="Body"/>
        <w:numPr>
          <w:ilvl w:val="1"/>
          <w:numId w:val="20"/>
        </w:numPr>
        <w:rPr>
          <w:sz w:val="24"/>
          <w:szCs w:val="24"/>
        </w:rPr>
      </w:pPr>
      <w:r w:rsidRPr="001F4983">
        <w:rPr>
          <w:sz w:val="24"/>
          <w:szCs w:val="24"/>
        </w:rPr>
        <w:lastRenderedPageBreak/>
        <w:t>M – mandatory. Must be implemented as an ME, even if the ME refers to a feature not supported in that particular make/model of the ONU. When the attribute is accessed, the rules outlined in G.988 apply. Most G.988 Optional MEs are mark</w:t>
      </w:r>
      <w:r w:rsidR="00B521A3">
        <w:rPr>
          <w:sz w:val="24"/>
          <w:szCs w:val="24"/>
        </w:rPr>
        <w:t>ed as Mandatory in Verizon Open</w:t>
      </w:r>
      <w:r w:rsidRPr="001F4983">
        <w:rPr>
          <w:sz w:val="24"/>
          <w:szCs w:val="24"/>
        </w:rPr>
        <w:t>OMCI specification</w:t>
      </w:r>
    </w:p>
    <w:p w14:paraId="2D9F1E66" w14:textId="5C3E5328" w:rsidR="001F4983" w:rsidRPr="001F4983" w:rsidRDefault="001F4983" w:rsidP="00635AB1">
      <w:pPr>
        <w:pStyle w:val="Body"/>
        <w:numPr>
          <w:ilvl w:val="1"/>
          <w:numId w:val="20"/>
        </w:numPr>
        <w:rPr>
          <w:sz w:val="24"/>
          <w:szCs w:val="24"/>
        </w:rPr>
      </w:pPr>
      <w:r w:rsidRPr="001F4983">
        <w:rPr>
          <w:sz w:val="24"/>
          <w:szCs w:val="24"/>
        </w:rPr>
        <w:t>O1 – optional based on the provisioned service or the scale supported by the ONU. All G.988 scale based optional at</w:t>
      </w:r>
      <w:r w:rsidR="00B521A3">
        <w:rPr>
          <w:sz w:val="24"/>
          <w:szCs w:val="24"/>
        </w:rPr>
        <w:t>tributes are O1 in Verizon Open</w:t>
      </w:r>
      <w:r w:rsidRPr="001F4983">
        <w:rPr>
          <w:sz w:val="24"/>
          <w:szCs w:val="24"/>
        </w:rPr>
        <w:t>OMCI specification</w:t>
      </w:r>
    </w:p>
    <w:p w14:paraId="4C5E0D04" w14:textId="77777777" w:rsidR="001F4983" w:rsidRPr="001F4983" w:rsidRDefault="001F4983" w:rsidP="00635AB1">
      <w:pPr>
        <w:pStyle w:val="Body"/>
        <w:numPr>
          <w:ilvl w:val="1"/>
          <w:numId w:val="20"/>
        </w:numPr>
        <w:rPr>
          <w:sz w:val="24"/>
          <w:szCs w:val="24"/>
        </w:rPr>
      </w:pPr>
      <w:r w:rsidRPr="001F4983">
        <w:rPr>
          <w:sz w:val="24"/>
          <w:szCs w:val="24"/>
        </w:rPr>
        <w:t>O2 – optional based on vendor’s discretion (very few of these)</w:t>
      </w:r>
    </w:p>
    <w:p w14:paraId="4F2623C0" w14:textId="1BF45D45" w:rsidR="001F4983" w:rsidRPr="001F4983" w:rsidRDefault="001F4983" w:rsidP="001F4983">
      <w:pPr>
        <w:pStyle w:val="Body"/>
        <w:rPr>
          <w:sz w:val="24"/>
          <w:szCs w:val="24"/>
        </w:rPr>
      </w:pPr>
      <w:r w:rsidRPr="001F4983">
        <w:rPr>
          <w:sz w:val="24"/>
          <w:szCs w:val="24"/>
        </w:rPr>
        <w:t>Unless otherwise specified, the format and values allowed for</w:t>
      </w:r>
      <w:r w:rsidR="00B521A3">
        <w:rPr>
          <w:sz w:val="24"/>
          <w:szCs w:val="24"/>
        </w:rPr>
        <w:t xml:space="preserve"> attributes in the Verizon Open</w:t>
      </w:r>
      <w:r w:rsidRPr="001F4983">
        <w:rPr>
          <w:sz w:val="24"/>
          <w:szCs w:val="24"/>
        </w:rPr>
        <w:t xml:space="preserve">OMCI generally follow G.988.The </w:t>
      </w:r>
      <w:r w:rsidR="00FF6211">
        <w:rPr>
          <w:sz w:val="24"/>
          <w:szCs w:val="24"/>
        </w:rPr>
        <w:t>Verizon OpenOMCI</w:t>
      </w:r>
      <w:r w:rsidRPr="001F4983">
        <w:rPr>
          <w:sz w:val="24"/>
          <w:szCs w:val="24"/>
        </w:rPr>
        <w:t xml:space="preserve"> defines any restrictions in attribute values, or constrains optional format values for attributes. </w:t>
      </w:r>
    </w:p>
    <w:p w14:paraId="053659AA" w14:textId="000B33C1" w:rsidR="001F4983" w:rsidRPr="001F4983" w:rsidRDefault="001F4983" w:rsidP="001F4983">
      <w:pPr>
        <w:pStyle w:val="Body"/>
        <w:rPr>
          <w:sz w:val="24"/>
          <w:szCs w:val="24"/>
        </w:rPr>
      </w:pPr>
      <w:r w:rsidRPr="001F4983">
        <w:rPr>
          <w:sz w:val="24"/>
          <w:szCs w:val="24"/>
        </w:rPr>
        <w:t>If needed, description for the rationale of restrictions, constraints or other notes are listed in</w:t>
      </w:r>
      <w:r w:rsidR="00D1634C">
        <w:rPr>
          <w:sz w:val="24"/>
          <w:szCs w:val="24"/>
        </w:rPr>
        <w:t xml:space="preserve"> Section</w:t>
      </w:r>
      <w:r w:rsidRPr="001F4983">
        <w:rPr>
          <w:sz w:val="24"/>
          <w:szCs w:val="24"/>
        </w:rPr>
        <w:t xml:space="preserve"> </w:t>
      </w:r>
      <w:r w:rsidR="00D1634C">
        <w:rPr>
          <w:sz w:val="24"/>
          <w:szCs w:val="24"/>
        </w:rPr>
        <w:fldChar w:fldCharType="begin"/>
      </w:r>
      <w:r w:rsidR="00D1634C">
        <w:rPr>
          <w:sz w:val="24"/>
          <w:szCs w:val="24"/>
        </w:rPr>
        <w:instrText xml:space="preserve"> REF _Ref466385584 \r \h </w:instrText>
      </w:r>
      <w:r w:rsidR="00D1634C">
        <w:rPr>
          <w:sz w:val="24"/>
          <w:szCs w:val="24"/>
        </w:rPr>
      </w:r>
      <w:r w:rsidR="00D1634C">
        <w:rPr>
          <w:sz w:val="24"/>
          <w:szCs w:val="24"/>
        </w:rPr>
        <w:fldChar w:fldCharType="separate"/>
      </w:r>
      <w:r w:rsidR="00DE5409">
        <w:rPr>
          <w:sz w:val="24"/>
          <w:szCs w:val="24"/>
        </w:rPr>
        <w:t>5.5</w:t>
      </w:r>
      <w:r w:rsidR="00D1634C">
        <w:rPr>
          <w:sz w:val="24"/>
          <w:szCs w:val="24"/>
        </w:rPr>
        <w:fldChar w:fldCharType="end"/>
      </w:r>
    </w:p>
    <w:p w14:paraId="111A8B3A" w14:textId="0A747E9E" w:rsidR="001F4983" w:rsidRDefault="00B51118" w:rsidP="001F4983">
      <w:pPr>
        <w:pStyle w:val="Heading2"/>
      </w:pPr>
      <w:bookmarkStart w:id="56" w:name="_Toc33697739"/>
      <w:r>
        <w:t>MIB description</w:t>
      </w:r>
      <w:bookmarkEnd w:id="56"/>
    </w:p>
    <w:p w14:paraId="51AA2DFF" w14:textId="0100A406" w:rsidR="00B51118" w:rsidRDefault="00B51118" w:rsidP="001F4983">
      <w:pPr>
        <w:pStyle w:val="Body"/>
        <w:rPr>
          <w:sz w:val="24"/>
          <w:szCs w:val="24"/>
        </w:rPr>
      </w:pPr>
      <w:r w:rsidRPr="00B51118">
        <w:rPr>
          <w:sz w:val="24"/>
          <w:szCs w:val="24"/>
        </w:rPr>
        <w:t xml:space="preserve"> </w:t>
      </w:r>
      <w:r w:rsidRPr="00B51118">
        <w:rPr>
          <w:sz w:val="24"/>
          <w:szCs w:val="24"/>
        </w:rPr>
        <w:fldChar w:fldCharType="begin"/>
      </w:r>
      <w:r w:rsidRPr="00B51118">
        <w:rPr>
          <w:sz w:val="24"/>
          <w:szCs w:val="24"/>
        </w:rPr>
        <w:instrText xml:space="preserve"> REF _Ref463348005 \h </w:instrText>
      </w:r>
      <w:r>
        <w:rPr>
          <w:sz w:val="24"/>
          <w:szCs w:val="24"/>
        </w:rPr>
        <w:instrText xml:space="preserve"> \* MERGEFORMAT </w:instrText>
      </w:r>
      <w:r w:rsidRPr="00B51118">
        <w:rPr>
          <w:sz w:val="24"/>
          <w:szCs w:val="24"/>
        </w:rPr>
      </w:r>
      <w:r w:rsidRPr="00B51118">
        <w:rPr>
          <w:sz w:val="24"/>
          <w:szCs w:val="24"/>
        </w:rPr>
        <w:fldChar w:fldCharType="separate"/>
      </w:r>
      <w:r w:rsidR="00DE5409" w:rsidRPr="00DE5409">
        <w:rPr>
          <w:sz w:val="24"/>
          <w:szCs w:val="24"/>
        </w:rPr>
        <w:t>Annex A: Detailed Verizon OpenOMCI MIB</w:t>
      </w:r>
      <w:r w:rsidR="00DE5409">
        <w:t xml:space="preserve"> description</w:t>
      </w:r>
      <w:r w:rsidRPr="00B51118">
        <w:rPr>
          <w:sz w:val="24"/>
          <w:szCs w:val="24"/>
        </w:rPr>
        <w:fldChar w:fldCharType="end"/>
      </w:r>
      <w:r>
        <w:rPr>
          <w:sz w:val="24"/>
          <w:szCs w:val="24"/>
        </w:rPr>
        <w:t xml:space="preserve"> contains an embedded spreadsheet with the tabulated version of </w:t>
      </w:r>
      <w:r w:rsidRPr="001F4983">
        <w:rPr>
          <w:sz w:val="24"/>
          <w:szCs w:val="24"/>
        </w:rPr>
        <w:t>the MEs, attributes, alarms, AVCs, etc</w:t>
      </w:r>
      <w:r>
        <w:rPr>
          <w:sz w:val="24"/>
          <w:szCs w:val="24"/>
        </w:rPr>
        <w:t>.,</w:t>
      </w:r>
      <w:r w:rsidRPr="001F4983">
        <w:rPr>
          <w:sz w:val="24"/>
          <w:szCs w:val="24"/>
        </w:rPr>
        <w:t xml:space="preserve"> defined for the Verizon Open OMCI specification</w:t>
      </w:r>
      <w:r>
        <w:rPr>
          <w:sz w:val="24"/>
          <w:szCs w:val="24"/>
        </w:rPr>
        <w:t xml:space="preserve">, </w:t>
      </w:r>
      <w:r w:rsidRPr="001F4983">
        <w:rPr>
          <w:sz w:val="24"/>
          <w:szCs w:val="24"/>
        </w:rPr>
        <w:t>mandatory MEs, mandatory attributes and restricted ranges for attributes.</w:t>
      </w:r>
      <w:r>
        <w:rPr>
          <w:sz w:val="24"/>
          <w:szCs w:val="24"/>
        </w:rPr>
        <w:t xml:space="preserve"> </w:t>
      </w:r>
    </w:p>
    <w:p w14:paraId="55C4964E" w14:textId="4C231193" w:rsidR="00B51118" w:rsidRDefault="00B51118" w:rsidP="001F4983">
      <w:pPr>
        <w:pStyle w:val="Body"/>
        <w:rPr>
          <w:sz w:val="24"/>
          <w:szCs w:val="24"/>
        </w:rPr>
      </w:pPr>
      <w:r>
        <w:rPr>
          <w:sz w:val="24"/>
          <w:szCs w:val="24"/>
        </w:rPr>
        <w:t xml:space="preserve">A summary of the MEs supported by the Verizon OpenOMCI specification can be found in </w:t>
      </w:r>
      <w:r w:rsidR="00D1634C">
        <w:rPr>
          <w:sz w:val="24"/>
          <w:szCs w:val="24"/>
        </w:rPr>
        <w:t>Annex B</w:t>
      </w:r>
    </w:p>
    <w:p w14:paraId="6532E6E1" w14:textId="77777777" w:rsidR="00B51118" w:rsidRDefault="00B51118" w:rsidP="001F4983">
      <w:pPr>
        <w:pStyle w:val="Body"/>
        <w:rPr>
          <w:sz w:val="24"/>
          <w:szCs w:val="24"/>
        </w:rPr>
      </w:pPr>
    </w:p>
    <w:p w14:paraId="6243B9F6" w14:textId="77777777" w:rsidR="001F4983" w:rsidRDefault="001F4983" w:rsidP="001F4983">
      <w:pPr>
        <w:pStyle w:val="Heading2"/>
      </w:pPr>
      <w:bookmarkStart w:id="57" w:name="_Toc33697740"/>
      <w:r w:rsidRPr="001F4983">
        <w:t>Attribute formats, values and optional syntax</w:t>
      </w:r>
      <w:bookmarkEnd w:id="57"/>
    </w:p>
    <w:p w14:paraId="5B41F353" w14:textId="7A4F60BA" w:rsidR="001F4983" w:rsidRPr="001F4983" w:rsidRDefault="001F4983" w:rsidP="001F4983">
      <w:pPr>
        <w:pStyle w:val="Body"/>
        <w:rPr>
          <w:sz w:val="24"/>
          <w:szCs w:val="24"/>
        </w:rPr>
      </w:pPr>
      <w:r w:rsidRPr="001F4983">
        <w:rPr>
          <w:sz w:val="24"/>
          <w:szCs w:val="24"/>
        </w:rPr>
        <w:t>Unless otherwise specified, the format and values allowed for attributes in the Verizon Open OMCI generally follow G.988.</w:t>
      </w:r>
      <w:r w:rsidR="00D958B2">
        <w:rPr>
          <w:sz w:val="24"/>
          <w:szCs w:val="24"/>
        </w:rPr>
        <w:t xml:space="preserve"> </w:t>
      </w:r>
      <w:r w:rsidRPr="001F4983">
        <w:rPr>
          <w:sz w:val="24"/>
          <w:szCs w:val="24"/>
        </w:rPr>
        <w:t xml:space="preserve">The </w:t>
      </w:r>
      <w:r w:rsidR="00FF6211">
        <w:rPr>
          <w:sz w:val="24"/>
          <w:szCs w:val="24"/>
        </w:rPr>
        <w:t>Verizon OpenOMCI</w:t>
      </w:r>
      <w:r w:rsidRPr="001F4983">
        <w:rPr>
          <w:sz w:val="24"/>
          <w:szCs w:val="24"/>
        </w:rPr>
        <w:t xml:space="preserve"> defines any restrictions in attribute values, or constrains optional format values for attributes. </w:t>
      </w:r>
    </w:p>
    <w:p w14:paraId="0C2092A5" w14:textId="1706C0C0" w:rsidR="001F4983" w:rsidRPr="001F4983" w:rsidRDefault="001F4983" w:rsidP="001F4983">
      <w:pPr>
        <w:pStyle w:val="Body"/>
        <w:rPr>
          <w:sz w:val="24"/>
          <w:szCs w:val="24"/>
        </w:rPr>
      </w:pPr>
      <w:r w:rsidRPr="001F4983">
        <w:rPr>
          <w:sz w:val="24"/>
          <w:szCs w:val="24"/>
        </w:rPr>
        <w:t xml:space="preserve">If needed, description for the rationale of restrictions, constraints or other notes are listed in Section </w:t>
      </w:r>
      <w:r w:rsidR="00B521A3">
        <w:rPr>
          <w:sz w:val="24"/>
          <w:szCs w:val="24"/>
        </w:rPr>
        <w:t>5.</w:t>
      </w:r>
    </w:p>
    <w:p w14:paraId="58A66F19" w14:textId="0B1C0ED5" w:rsidR="001F4983" w:rsidRPr="001F4983" w:rsidRDefault="001F4983" w:rsidP="001F4983">
      <w:pPr>
        <w:pStyle w:val="Body"/>
        <w:rPr>
          <w:sz w:val="24"/>
          <w:szCs w:val="24"/>
        </w:rPr>
      </w:pPr>
      <w:r w:rsidRPr="001F4983">
        <w:rPr>
          <w:sz w:val="24"/>
          <w:szCs w:val="24"/>
        </w:rPr>
        <w:t>Several attributes on G</w:t>
      </w:r>
      <w:r w:rsidR="00D958B2">
        <w:rPr>
          <w:sz w:val="24"/>
          <w:szCs w:val="24"/>
        </w:rPr>
        <w:t>.</w:t>
      </w:r>
      <w:r w:rsidRPr="001F4983">
        <w:rPr>
          <w:sz w:val="24"/>
          <w:szCs w:val="24"/>
        </w:rPr>
        <w:t xml:space="preserve">988 have optional semantic use, or unspecified formats, or listed as to be specified by the vendor. The </w:t>
      </w:r>
      <w:r w:rsidR="00FF6211">
        <w:rPr>
          <w:sz w:val="24"/>
          <w:szCs w:val="24"/>
        </w:rPr>
        <w:t>Verizon OpenOMCI</w:t>
      </w:r>
      <w:r w:rsidRPr="001F4983">
        <w:rPr>
          <w:sz w:val="24"/>
          <w:szCs w:val="24"/>
        </w:rPr>
        <w:t xml:space="preserve"> specification defines and constrains these attributes to ensure interoperability. The definition and constraints are listed in the </w:t>
      </w:r>
      <w:r w:rsidR="00F07420">
        <w:rPr>
          <w:sz w:val="24"/>
          <w:szCs w:val="24"/>
        </w:rPr>
        <w:t>accompanying spreadsheet.</w:t>
      </w:r>
      <w:r w:rsidR="00F07420" w:rsidRPr="001F4983">
        <w:rPr>
          <w:sz w:val="24"/>
          <w:szCs w:val="24"/>
        </w:rPr>
        <w:t xml:space="preserve"> </w:t>
      </w:r>
    </w:p>
    <w:p w14:paraId="040103E7" w14:textId="77777777" w:rsidR="001F4983" w:rsidRDefault="001F4983" w:rsidP="001F4983">
      <w:pPr>
        <w:pStyle w:val="Heading2"/>
      </w:pPr>
      <w:bookmarkStart w:id="58" w:name="_Ref466385584"/>
      <w:bookmarkStart w:id="59" w:name="_Toc33697741"/>
      <w:r w:rsidRPr="001F4983">
        <w:lastRenderedPageBreak/>
        <w:t>Detailed and operational requirements</w:t>
      </w:r>
      <w:bookmarkEnd w:id="58"/>
      <w:bookmarkEnd w:id="59"/>
    </w:p>
    <w:p w14:paraId="35FF6506" w14:textId="77777777" w:rsidR="001F4983" w:rsidRPr="001F4983" w:rsidRDefault="001F4983" w:rsidP="001F4983">
      <w:pPr>
        <w:pStyle w:val="Body"/>
        <w:rPr>
          <w:sz w:val="24"/>
          <w:szCs w:val="24"/>
        </w:rPr>
      </w:pPr>
      <w:r w:rsidRPr="001F4983">
        <w:rPr>
          <w:sz w:val="24"/>
          <w:szCs w:val="24"/>
        </w:rPr>
        <w:t>The following sections provide information on the use or definition of the MEs/attributes, as needed.</w:t>
      </w:r>
    </w:p>
    <w:p w14:paraId="21D3622F" w14:textId="77777777" w:rsidR="001F4983" w:rsidRDefault="001F4983" w:rsidP="001F4983">
      <w:pPr>
        <w:pStyle w:val="Heading3"/>
      </w:pPr>
      <w:bookmarkStart w:id="60" w:name="_Toc33697742"/>
      <w:r w:rsidRPr="001F4983">
        <w:t>Modeling of interfaces</w:t>
      </w:r>
      <w:bookmarkEnd w:id="60"/>
    </w:p>
    <w:p w14:paraId="456A7818" w14:textId="77777777" w:rsidR="001F4983" w:rsidRPr="001F4983" w:rsidRDefault="001F4983" w:rsidP="001F4983">
      <w:pPr>
        <w:pStyle w:val="Body"/>
        <w:rPr>
          <w:sz w:val="24"/>
          <w:szCs w:val="24"/>
        </w:rPr>
      </w:pPr>
      <w:r w:rsidRPr="001F4983">
        <w:rPr>
          <w:sz w:val="24"/>
          <w:szCs w:val="24"/>
        </w:rPr>
        <w:t>All interfaces will be modeled using the cardholder and circuit pack MEs.</w:t>
      </w:r>
    </w:p>
    <w:p w14:paraId="208E1473" w14:textId="77777777" w:rsidR="001F4983" w:rsidRPr="001F4983" w:rsidRDefault="001F4983" w:rsidP="001F4983">
      <w:pPr>
        <w:pStyle w:val="Body"/>
        <w:rPr>
          <w:sz w:val="24"/>
          <w:szCs w:val="24"/>
        </w:rPr>
      </w:pPr>
      <w:r w:rsidRPr="001F4983">
        <w:rPr>
          <w:sz w:val="24"/>
          <w:szCs w:val="24"/>
        </w:rPr>
        <w:t>Non-pluggable interfaces will be modeled as virtual cardholders, using cardholder and circuit pack MEs.</w:t>
      </w:r>
    </w:p>
    <w:p w14:paraId="05B3508E" w14:textId="77777777" w:rsidR="001F4983" w:rsidRDefault="001F4983" w:rsidP="001F4983">
      <w:pPr>
        <w:pStyle w:val="Heading3"/>
      </w:pPr>
      <w:bookmarkStart w:id="61" w:name="_Toc33697743"/>
      <w:r w:rsidRPr="001F4983">
        <w:t>9.1.2-Attr-12, Current connectivity mode</w:t>
      </w:r>
      <w:bookmarkEnd w:id="61"/>
    </w:p>
    <w:p w14:paraId="4B2603B8" w14:textId="03C713DA" w:rsidR="001F4983" w:rsidRPr="001F4983" w:rsidRDefault="001F4983" w:rsidP="001F4983">
      <w:pPr>
        <w:pStyle w:val="Body"/>
        <w:rPr>
          <w:sz w:val="24"/>
          <w:szCs w:val="24"/>
        </w:rPr>
      </w:pPr>
      <w:r w:rsidRPr="001F4983">
        <w:rPr>
          <w:sz w:val="24"/>
          <w:szCs w:val="24"/>
        </w:rPr>
        <w:t xml:space="preserve">This value is deprecated in </w:t>
      </w:r>
      <w:r w:rsidR="00FF6211">
        <w:rPr>
          <w:sz w:val="24"/>
          <w:szCs w:val="24"/>
        </w:rPr>
        <w:t>Verizon OpenOMCI</w:t>
      </w:r>
      <w:r w:rsidRPr="001F4983">
        <w:rPr>
          <w:sz w:val="24"/>
          <w:szCs w:val="24"/>
        </w:rPr>
        <w:t>. ONT’s use of this value is not specified and G988 implies that even if set, it does not have an effect on the ONT.</w:t>
      </w:r>
    </w:p>
    <w:p w14:paraId="0C698329" w14:textId="77777777" w:rsidR="001F4983" w:rsidRDefault="001F4983" w:rsidP="001F4983">
      <w:pPr>
        <w:pStyle w:val="Heading3"/>
      </w:pPr>
      <w:bookmarkStart w:id="62" w:name="_Toc33697744"/>
      <w:r w:rsidRPr="001F4983">
        <w:t>“Software Image”/9.1.4-Attr-00, Managed entity ID</w:t>
      </w:r>
      <w:bookmarkEnd w:id="62"/>
    </w:p>
    <w:p w14:paraId="46D98327" w14:textId="22D6B60D" w:rsidR="001F4983" w:rsidRPr="001F4983" w:rsidRDefault="001F4983" w:rsidP="001F4983">
      <w:pPr>
        <w:pStyle w:val="Body"/>
        <w:rPr>
          <w:sz w:val="24"/>
          <w:szCs w:val="24"/>
        </w:rPr>
      </w:pPr>
      <w:r w:rsidRPr="001F4983">
        <w:rPr>
          <w:sz w:val="24"/>
          <w:szCs w:val="24"/>
        </w:rPr>
        <w:t xml:space="preserve">Per G.988, software image ME must support fundamental </w:t>
      </w:r>
      <w:r w:rsidR="00DF01CC">
        <w:rPr>
          <w:sz w:val="24"/>
          <w:szCs w:val="24"/>
        </w:rPr>
        <w:t>usage</w:t>
      </w:r>
      <w:r w:rsidRPr="001F4983">
        <w:rPr>
          <w:sz w:val="24"/>
          <w:szCs w:val="24"/>
        </w:rPr>
        <w:t>, which consists of two images of the ONU software; this is indicated by the last byte having a value of 0x0 or 0x1. However, there may be ONUs that require more than one software image (SIP user agent, FPGA images, etc</w:t>
      </w:r>
      <w:r w:rsidR="00F1229C">
        <w:rPr>
          <w:sz w:val="24"/>
          <w:szCs w:val="24"/>
        </w:rPr>
        <w:t>.</w:t>
      </w:r>
      <w:r w:rsidRPr="001F4983">
        <w:rPr>
          <w:sz w:val="24"/>
          <w:szCs w:val="24"/>
        </w:rPr>
        <w:t>).</w:t>
      </w:r>
    </w:p>
    <w:p w14:paraId="21893F0B" w14:textId="6AC2ED3E" w:rsidR="001F4983" w:rsidRPr="001F4983" w:rsidRDefault="001F4983" w:rsidP="001F4983">
      <w:pPr>
        <w:pStyle w:val="Body"/>
        <w:rPr>
          <w:sz w:val="24"/>
          <w:szCs w:val="24"/>
        </w:rPr>
      </w:pPr>
      <w:r w:rsidRPr="001F4983">
        <w:rPr>
          <w:sz w:val="24"/>
          <w:szCs w:val="24"/>
        </w:rPr>
        <w:t xml:space="preserve">The </w:t>
      </w:r>
      <w:r w:rsidR="00FF6211">
        <w:rPr>
          <w:sz w:val="24"/>
          <w:szCs w:val="24"/>
        </w:rPr>
        <w:t>Verizon OpenOMCI</w:t>
      </w:r>
      <w:r w:rsidRPr="001F4983">
        <w:rPr>
          <w:sz w:val="24"/>
          <w:szCs w:val="24"/>
        </w:rPr>
        <w:t xml:space="preserve"> specification supports the use of multiple software images. If needed, the ONU will use the fundamental MEID for different virtual slots.</w:t>
      </w:r>
    </w:p>
    <w:p w14:paraId="2944549A" w14:textId="77777777" w:rsidR="001F4983" w:rsidRDefault="001F4983" w:rsidP="001F4983">
      <w:pPr>
        <w:pStyle w:val="Body"/>
        <w:rPr>
          <w:sz w:val="24"/>
          <w:szCs w:val="24"/>
        </w:rPr>
      </w:pPr>
      <w:r w:rsidRPr="001F4983">
        <w:rPr>
          <w:sz w:val="24"/>
          <w:szCs w:val="24"/>
        </w:rPr>
        <w:t xml:space="preserve">This is not a requirement on the ONT that it must use multiple software images. However, the OLT must support the management of these files via the fundamental method with virtual slots. </w:t>
      </w:r>
    </w:p>
    <w:p w14:paraId="727256F4" w14:textId="5FDCA3D0" w:rsidR="00317714" w:rsidRDefault="00317714" w:rsidP="00317714">
      <w:pPr>
        <w:pStyle w:val="Heading3"/>
      </w:pPr>
      <w:bookmarkStart w:id="63" w:name="_Toc33697745"/>
      <w:r w:rsidRPr="001F4983">
        <w:t>“</w:t>
      </w:r>
      <w:r>
        <w:t xml:space="preserve">Port Mapping”, </w:t>
      </w:r>
      <w:r w:rsidRPr="001F4983">
        <w:t>9.1.</w:t>
      </w:r>
      <w:r>
        <w:t>8</w:t>
      </w:r>
      <w:bookmarkEnd w:id="63"/>
    </w:p>
    <w:p w14:paraId="53EA3E9E" w14:textId="79EFF434" w:rsidR="00317714" w:rsidRPr="001F4983" w:rsidRDefault="00317714" w:rsidP="001F4983">
      <w:pPr>
        <w:pStyle w:val="Body"/>
        <w:rPr>
          <w:sz w:val="24"/>
          <w:szCs w:val="24"/>
        </w:rPr>
      </w:pPr>
      <w:r>
        <w:rPr>
          <w:sz w:val="24"/>
          <w:szCs w:val="24"/>
        </w:rPr>
        <w:t>The Port Mapping ME is optional, and needed only when an ONU has pluggable cards with different port types.</w:t>
      </w:r>
    </w:p>
    <w:p w14:paraId="3D6E55FD" w14:textId="77777777" w:rsidR="001F4983" w:rsidRDefault="001F4983" w:rsidP="001F4983">
      <w:pPr>
        <w:pStyle w:val="Heading3"/>
      </w:pPr>
      <w:bookmarkStart w:id="64" w:name="_Toc33697746"/>
      <w:r w:rsidRPr="001F4983">
        <w:t>“ONU Remote Debug”, 9.1.12-Attr-01, Command format</w:t>
      </w:r>
      <w:bookmarkEnd w:id="64"/>
    </w:p>
    <w:p w14:paraId="4CE58DAC" w14:textId="061FA074" w:rsidR="001F4983" w:rsidRPr="001F4983" w:rsidRDefault="001F4983" w:rsidP="001F4983">
      <w:pPr>
        <w:pStyle w:val="Body"/>
        <w:rPr>
          <w:sz w:val="24"/>
          <w:szCs w:val="24"/>
        </w:rPr>
      </w:pPr>
      <w:r w:rsidRPr="001F4983">
        <w:rPr>
          <w:sz w:val="24"/>
          <w:szCs w:val="24"/>
        </w:rPr>
        <w:t xml:space="preserve">This attribute offers two options for the debug command, </w:t>
      </w:r>
      <w:r w:rsidR="00625463">
        <w:rPr>
          <w:sz w:val="24"/>
          <w:szCs w:val="24"/>
        </w:rPr>
        <w:t>ASCII</w:t>
      </w:r>
      <w:r w:rsidRPr="001F4983">
        <w:rPr>
          <w:sz w:val="24"/>
          <w:szCs w:val="24"/>
        </w:rPr>
        <w:t xml:space="preserve"> text or free format.</w:t>
      </w:r>
    </w:p>
    <w:p w14:paraId="1D78D342" w14:textId="2F320ED7" w:rsidR="001F4983" w:rsidRPr="001F4983" w:rsidRDefault="001F4983" w:rsidP="001F4983">
      <w:pPr>
        <w:pStyle w:val="Body"/>
        <w:rPr>
          <w:sz w:val="24"/>
          <w:szCs w:val="24"/>
        </w:rPr>
      </w:pPr>
      <w:r w:rsidRPr="001F4983">
        <w:rPr>
          <w:sz w:val="24"/>
          <w:szCs w:val="24"/>
        </w:rPr>
        <w:t>Since the OLT simply passes the command/response messages w</w:t>
      </w:r>
      <w:r w:rsidR="00625463">
        <w:rPr>
          <w:sz w:val="24"/>
          <w:szCs w:val="24"/>
        </w:rPr>
        <w:t xml:space="preserve">ithout interpretation, </w:t>
      </w:r>
      <w:r w:rsidRPr="001F4983">
        <w:rPr>
          <w:sz w:val="24"/>
          <w:szCs w:val="24"/>
        </w:rPr>
        <w:t>and the OLT is agnostic to the format, either format can be supported based on ONU vendor requirements.</w:t>
      </w:r>
    </w:p>
    <w:p w14:paraId="3F4D414D" w14:textId="3B25D371" w:rsidR="001F4983" w:rsidRPr="001F4983" w:rsidRDefault="00625463" w:rsidP="001F4983">
      <w:pPr>
        <w:pStyle w:val="Body"/>
        <w:rPr>
          <w:sz w:val="24"/>
          <w:szCs w:val="24"/>
        </w:rPr>
      </w:pPr>
      <w:r>
        <w:rPr>
          <w:sz w:val="24"/>
          <w:szCs w:val="24"/>
        </w:rPr>
        <w:t>This</w:t>
      </w:r>
      <w:r w:rsidR="001F4983" w:rsidRPr="001F4983">
        <w:rPr>
          <w:sz w:val="24"/>
          <w:szCs w:val="24"/>
        </w:rPr>
        <w:t xml:space="preserve"> is an example where the Verizon Open OMCI is NOT specifying a command format; the reason is that this ME is needed for vendor debug but is not impacted by interoperability requirements.</w:t>
      </w:r>
    </w:p>
    <w:p w14:paraId="11CEF4E7" w14:textId="77777777" w:rsidR="001F4983" w:rsidRDefault="001F4983" w:rsidP="001F4983">
      <w:pPr>
        <w:pStyle w:val="Heading3"/>
      </w:pPr>
      <w:bookmarkStart w:id="65" w:name="_Toc33697747"/>
      <w:r w:rsidRPr="001F4983">
        <w:lastRenderedPageBreak/>
        <w:t>“ANI-G”, 9.2.1 Managed Entity ID</w:t>
      </w:r>
      <w:bookmarkEnd w:id="65"/>
    </w:p>
    <w:p w14:paraId="4B95F1CC" w14:textId="77777777" w:rsidR="001F4983" w:rsidRPr="001F4983" w:rsidRDefault="001F4983" w:rsidP="001F4983">
      <w:pPr>
        <w:pStyle w:val="Body"/>
        <w:rPr>
          <w:sz w:val="24"/>
          <w:szCs w:val="24"/>
        </w:rPr>
      </w:pPr>
      <w:r w:rsidRPr="001F4983">
        <w:rPr>
          <w:sz w:val="24"/>
          <w:szCs w:val="24"/>
        </w:rPr>
        <w:t>In the particular case where a plug in card can support multiple ANIs, each ANI is modeled as multiple virtual cards with one port, rather than one card with multiple ports.</w:t>
      </w:r>
    </w:p>
    <w:p w14:paraId="5269FB92" w14:textId="77777777" w:rsidR="001F4983" w:rsidRPr="001F4983" w:rsidRDefault="001F4983" w:rsidP="001F4983">
      <w:pPr>
        <w:pStyle w:val="Body"/>
        <w:rPr>
          <w:sz w:val="24"/>
          <w:szCs w:val="24"/>
        </w:rPr>
      </w:pPr>
      <w:r w:rsidRPr="001F4983">
        <w:rPr>
          <w:sz w:val="24"/>
          <w:szCs w:val="24"/>
        </w:rPr>
        <w:t>The reason is that there is no direct way to tie TCONTs to ports on cards, but there is a way to tie TCONTS to cards.</w:t>
      </w:r>
    </w:p>
    <w:p w14:paraId="46E4EF6C" w14:textId="77777777" w:rsidR="001F4983" w:rsidRDefault="001F4983" w:rsidP="001F4983">
      <w:pPr>
        <w:pStyle w:val="Heading3"/>
      </w:pPr>
      <w:bookmarkStart w:id="66" w:name="_Toc33697748"/>
      <w:r w:rsidRPr="001F4983">
        <w:t>“GEM port network CTP”, 9.2.3-Attr-01, Port-ID</w:t>
      </w:r>
      <w:bookmarkEnd w:id="66"/>
    </w:p>
    <w:p w14:paraId="57C1E4D7" w14:textId="77777777" w:rsidR="001F4983" w:rsidRPr="001F4983" w:rsidRDefault="001F4983" w:rsidP="001F4983">
      <w:pPr>
        <w:pStyle w:val="Body"/>
        <w:rPr>
          <w:sz w:val="24"/>
          <w:szCs w:val="24"/>
        </w:rPr>
      </w:pPr>
      <w:r w:rsidRPr="001F4983">
        <w:rPr>
          <w:sz w:val="24"/>
          <w:szCs w:val="24"/>
        </w:rPr>
        <w:t>This attribute must follow the guidelines for this attribute in G.988, note 1.</w:t>
      </w:r>
    </w:p>
    <w:p w14:paraId="4474E771" w14:textId="77777777" w:rsidR="001F4983" w:rsidRDefault="001F4983" w:rsidP="001F4983">
      <w:pPr>
        <w:pStyle w:val="Heading3"/>
      </w:pPr>
      <w:bookmarkStart w:id="67" w:name="_Toc33697749"/>
      <w:r w:rsidRPr="001F4983">
        <w:t>“FEC performance monitoring history data”. 9.2.9-Attr-07, FEC Seconds</w:t>
      </w:r>
      <w:bookmarkEnd w:id="67"/>
    </w:p>
    <w:p w14:paraId="53DFC400" w14:textId="4A669F7C" w:rsidR="001F4983" w:rsidRPr="001F4983" w:rsidRDefault="001F4983" w:rsidP="001F4983">
      <w:pPr>
        <w:pStyle w:val="Body"/>
        <w:rPr>
          <w:sz w:val="24"/>
          <w:szCs w:val="24"/>
        </w:rPr>
      </w:pPr>
      <w:r w:rsidRPr="001F4983">
        <w:rPr>
          <w:sz w:val="24"/>
          <w:szCs w:val="24"/>
        </w:rPr>
        <w:t>G.988 refers to “FEC anomaly”. Verizon Open OMCI interprets this as “uncorrectable code words</w:t>
      </w:r>
      <w:r w:rsidR="00A061A6">
        <w:rPr>
          <w:sz w:val="24"/>
          <w:szCs w:val="24"/>
        </w:rPr>
        <w:t>”</w:t>
      </w:r>
      <w:r w:rsidRPr="001F4983">
        <w:rPr>
          <w:sz w:val="24"/>
          <w:szCs w:val="24"/>
        </w:rPr>
        <w:t>.</w:t>
      </w:r>
      <w:r w:rsidR="00A061A6">
        <w:rPr>
          <w:sz w:val="24"/>
          <w:szCs w:val="24"/>
        </w:rPr>
        <w:t xml:space="preserve"> </w:t>
      </w:r>
    </w:p>
    <w:p w14:paraId="4A6F07B2" w14:textId="77777777" w:rsidR="001F4983" w:rsidRDefault="001F4983" w:rsidP="001F4983">
      <w:pPr>
        <w:pStyle w:val="Heading3"/>
      </w:pPr>
      <w:bookmarkStart w:id="68" w:name="_Toc33697750"/>
      <w:r w:rsidRPr="001F4983">
        <w:t>“Priority Queue”, 9.2.10-Attr-02</w:t>
      </w:r>
      <w:bookmarkEnd w:id="68"/>
    </w:p>
    <w:p w14:paraId="20870D62" w14:textId="77777777" w:rsidR="001F4983" w:rsidRPr="001F4983" w:rsidRDefault="001F4983" w:rsidP="001F4983">
      <w:pPr>
        <w:pStyle w:val="Body"/>
        <w:rPr>
          <w:sz w:val="24"/>
          <w:szCs w:val="24"/>
        </w:rPr>
      </w:pPr>
      <w:r w:rsidRPr="001F4983">
        <w:rPr>
          <w:sz w:val="24"/>
          <w:szCs w:val="24"/>
        </w:rPr>
        <w:t>This attribute must follow the guidelines listed for this attribute in G.988, note 2.</w:t>
      </w:r>
    </w:p>
    <w:p w14:paraId="78193AA5" w14:textId="77777777" w:rsidR="001F4983" w:rsidRDefault="001F4983" w:rsidP="001F4983">
      <w:pPr>
        <w:pStyle w:val="Heading3"/>
      </w:pPr>
      <w:bookmarkStart w:id="69" w:name="_Toc33697751"/>
      <w:r w:rsidRPr="001F4983">
        <w:t>“Ethernet performance monitoring history data 3”9.5.4</w:t>
      </w:r>
      <w:bookmarkEnd w:id="69"/>
    </w:p>
    <w:p w14:paraId="7AEBC82B" w14:textId="7857C343" w:rsidR="001F4983" w:rsidRPr="001F4983" w:rsidRDefault="001F4983" w:rsidP="001F4983">
      <w:pPr>
        <w:pStyle w:val="Body"/>
        <w:rPr>
          <w:sz w:val="24"/>
          <w:szCs w:val="24"/>
        </w:rPr>
      </w:pPr>
      <w:r w:rsidRPr="001F4983">
        <w:rPr>
          <w:sz w:val="24"/>
          <w:szCs w:val="24"/>
        </w:rPr>
        <w:t xml:space="preserve">Per G.988 suggestion in note 2, Ethernet frame extended PM </w:t>
      </w:r>
      <w:r w:rsidR="001006C9">
        <w:rPr>
          <w:sz w:val="24"/>
          <w:szCs w:val="24"/>
        </w:rPr>
        <w:t xml:space="preserve">64-bit </w:t>
      </w:r>
      <w:r w:rsidRPr="001F4983">
        <w:rPr>
          <w:sz w:val="24"/>
          <w:szCs w:val="24"/>
        </w:rPr>
        <w:t>is used instead</w:t>
      </w:r>
    </w:p>
    <w:p w14:paraId="426B201E" w14:textId="77777777" w:rsidR="001F4983" w:rsidRDefault="001F4983" w:rsidP="001F4983">
      <w:pPr>
        <w:pStyle w:val="Heading3"/>
      </w:pPr>
      <w:bookmarkStart w:id="70" w:name="_Toc33697752"/>
      <w:r w:rsidRPr="001F4983">
        <w:t>ME Sequencing</w:t>
      </w:r>
      <w:bookmarkEnd w:id="70"/>
    </w:p>
    <w:p w14:paraId="02AD19F5" w14:textId="77777777" w:rsidR="00F83D9A" w:rsidRDefault="00F83D9A" w:rsidP="001F4983">
      <w:pPr>
        <w:pStyle w:val="Body"/>
        <w:rPr>
          <w:sz w:val="24"/>
          <w:szCs w:val="24"/>
        </w:rPr>
      </w:pPr>
      <w:r>
        <w:rPr>
          <w:sz w:val="24"/>
          <w:szCs w:val="24"/>
        </w:rPr>
        <w:t>For voice and data services, the OLT controls the sequence of ME creation. The ONU should be able to accept ME creation in any sequence without long term degraded operation or long term impact on existing services.</w:t>
      </w:r>
    </w:p>
    <w:p w14:paraId="2CFF5A77" w14:textId="77777777" w:rsidR="00F83D9A" w:rsidRDefault="00F83D9A" w:rsidP="001F4983">
      <w:pPr>
        <w:pStyle w:val="Body"/>
        <w:rPr>
          <w:sz w:val="24"/>
          <w:szCs w:val="24"/>
        </w:rPr>
      </w:pPr>
      <w:r>
        <w:rPr>
          <w:sz w:val="24"/>
          <w:szCs w:val="24"/>
        </w:rPr>
        <w:t>However for qualification purposes, the OLT should create MEs as follows</w:t>
      </w:r>
    </w:p>
    <w:p w14:paraId="11419DC4" w14:textId="4558C80E" w:rsidR="00F83D9A" w:rsidRDefault="00F83D9A" w:rsidP="00635AB1">
      <w:pPr>
        <w:pStyle w:val="Body"/>
        <w:numPr>
          <w:ilvl w:val="0"/>
          <w:numId w:val="23"/>
        </w:numPr>
        <w:rPr>
          <w:sz w:val="24"/>
          <w:szCs w:val="24"/>
        </w:rPr>
      </w:pPr>
      <w:r>
        <w:rPr>
          <w:sz w:val="24"/>
          <w:szCs w:val="24"/>
        </w:rPr>
        <w:t xml:space="preserve">For data services, the </w:t>
      </w:r>
      <w:r w:rsidR="00220546">
        <w:rPr>
          <w:sz w:val="24"/>
          <w:szCs w:val="24"/>
        </w:rPr>
        <w:t>OLT should follow the ME sequences outlined in G.988, Annex II.1</w:t>
      </w:r>
    </w:p>
    <w:p w14:paraId="71808360" w14:textId="0A8EF21A" w:rsidR="00220546" w:rsidRDefault="00220546" w:rsidP="00635AB1">
      <w:pPr>
        <w:pStyle w:val="Body"/>
        <w:numPr>
          <w:ilvl w:val="0"/>
          <w:numId w:val="23"/>
        </w:numPr>
        <w:rPr>
          <w:sz w:val="24"/>
          <w:szCs w:val="24"/>
        </w:rPr>
      </w:pPr>
      <w:r>
        <w:rPr>
          <w:sz w:val="24"/>
          <w:szCs w:val="24"/>
        </w:rPr>
        <w:t>For voice services, the OLT should follow the ME sequences outlined in G.988,AnnexII.4, with the constraints that SIP uses IP for service provisioning</w:t>
      </w:r>
    </w:p>
    <w:p w14:paraId="0A62C792" w14:textId="686DAFD2" w:rsidR="00220546" w:rsidRDefault="00220546" w:rsidP="00635AB1">
      <w:pPr>
        <w:pStyle w:val="Body"/>
        <w:numPr>
          <w:ilvl w:val="0"/>
          <w:numId w:val="23"/>
        </w:numPr>
        <w:rPr>
          <w:sz w:val="24"/>
          <w:szCs w:val="24"/>
        </w:rPr>
      </w:pPr>
      <w:r>
        <w:rPr>
          <w:sz w:val="24"/>
          <w:szCs w:val="24"/>
        </w:rPr>
        <w:t>In general, the OLT should follow the practice in G.988 Annex II.1.2.1.5 of “</w:t>
      </w:r>
      <w:r w:rsidRPr="00220546">
        <w:rPr>
          <w:sz w:val="24"/>
          <w:szCs w:val="24"/>
        </w:rPr>
        <w:t xml:space="preserve">It is recommended to follow the depicted ordering of steps and the ordering of messages within those steps to ensure that no ME pointer attribute is populated prior to the creation of its target ME </w:t>
      </w:r>
      <w:r>
        <w:rPr>
          <w:sz w:val="24"/>
          <w:szCs w:val="24"/>
        </w:rPr>
        <w:t>“</w:t>
      </w:r>
    </w:p>
    <w:p w14:paraId="2087393B" w14:textId="77777777" w:rsidR="001F4983" w:rsidRDefault="001F4983" w:rsidP="001F4983">
      <w:pPr>
        <w:pStyle w:val="Heading3"/>
      </w:pPr>
      <w:bookmarkStart w:id="71" w:name="_Toc33697753"/>
      <w:r w:rsidRPr="001F4983">
        <w:t>Admin down until last piece is put into place</w:t>
      </w:r>
      <w:bookmarkEnd w:id="71"/>
    </w:p>
    <w:p w14:paraId="7EAB4FA4" w14:textId="6A19A675" w:rsidR="001F4983" w:rsidRPr="001F4983" w:rsidRDefault="001F4983" w:rsidP="001F4983">
      <w:pPr>
        <w:pStyle w:val="Body"/>
        <w:rPr>
          <w:sz w:val="24"/>
          <w:szCs w:val="24"/>
        </w:rPr>
      </w:pPr>
      <w:r w:rsidRPr="001F4983">
        <w:rPr>
          <w:sz w:val="24"/>
          <w:szCs w:val="24"/>
        </w:rPr>
        <w:t>For all service creations, service should be disabled until all MEs have been i</w:t>
      </w:r>
      <w:r w:rsidR="00B521A3">
        <w:rPr>
          <w:sz w:val="24"/>
          <w:szCs w:val="24"/>
        </w:rPr>
        <w:t>n</w:t>
      </w:r>
      <w:r w:rsidRPr="001F4983">
        <w:rPr>
          <w:sz w:val="24"/>
          <w:szCs w:val="24"/>
        </w:rPr>
        <w:t>stantiated and populated. This can be accomplished in several ways, including</w:t>
      </w:r>
    </w:p>
    <w:p w14:paraId="0D1B4429" w14:textId="0E4A0896" w:rsidR="001F4983" w:rsidRPr="001F4983" w:rsidRDefault="001F4983" w:rsidP="00635AB1">
      <w:pPr>
        <w:pStyle w:val="Body"/>
        <w:numPr>
          <w:ilvl w:val="0"/>
          <w:numId w:val="21"/>
        </w:numPr>
        <w:rPr>
          <w:sz w:val="24"/>
          <w:szCs w:val="24"/>
        </w:rPr>
      </w:pPr>
      <w:r w:rsidRPr="001F4983">
        <w:rPr>
          <w:sz w:val="24"/>
          <w:szCs w:val="24"/>
        </w:rPr>
        <w:lastRenderedPageBreak/>
        <w:t xml:space="preserve">Either endpoint (UNI side or ANI side) </w:t>
      </w:r>
      <w:r w:rsidR="00220546">
        <w:rPr>
          <w:sz w:val="24"/>
          <w:szCs w:val="24"/>
        </w:rPr>
        <w:t>must</w:t>
      </w:r>
      <w:r w:rsidR="00220546" w:rsidRPr="001F4983">
        <w:rPr>
          <w:sz w:val="24"/>
          <w:szCs w:val="24"/>
        </w:rPr>
        <w:t xml:space="preserve"> </w:t>
      </w:r>
      <w:r w:rsidRPr="001F4983">
        <w:rPr>
          <w:sz w:val="24"/>
          <w:szCs w:val="24"/>
        </w:rPr>
        <w:t>be put in an admin-down state (if supported) and then brought back up once all the provisioning is completed</w:t>
      </w:r>
    </w:p>
    <w:p w14:paraId="668A2E17" w14:textId="77777777" w:rsidR="00E0527A" w:rsidRPr="001F4983" w:rsidRDefault="001F4983" w:rsidP="00635AB1">
      <w:pPr>
        <w:pStyle w:val="Body"/>
        <w:numPr>
          <w:ilvl w:val="0"/>
          <w:numId w:val="21"/>
        </w:numPr>
        <w:rPr>
          <w:sz w:val="24"/>
          <w:szCs w:val="24"/>
        </w:rPr>
      </w:pPr>
      <w:r w:rsidRPr="001F4983">
        <w:rPr>
          <w:sz w:val="24"/>
          <w:szCs w:val="24"/>
        </w:rPr>
        <w:t xml:space="preserve">If the service end-points don’t have and admin down state, then </w:t>
      </w:r>
      <w:r w:rsidR="00E0527A">
        <w:rPr>
          <w:sz w:val="24"/>
          <w:szCs w:val="24"/>
        </w:rPr>
        <w:t>the OLT must create the service end-point as the last ME.</w:t>
      </w:r>
      <w:r w:rsidR="00E0527A" w:rsidRPr="001F4983">
        <w:rPr>
          <w:sz w:val="24"/>
          <w:szCs w:val="24"/>
        </w:rPr>
        <w:t xml:space="preserve"> </w:t>
      </w:r>
    </w:p>
    <w:p w14:paraId="6A129CDA" w14:textId="77777777" w:rsidR="001F4983" w:rsidRPr="001F4983" w:rsidRDefault="001F4983" w:rsidP="00E0527A">
      <w:pPr>
        <w:pStyle w:val="Body"/>
        <w:ind w:left="720"/>
        <w:rPr>
          <w:sz w:val="24"/>
          <w:szCs w:val="24"/>
        </w:rPr>
      </w:pPr>
    </w:p>
    <w:p w14:paraId="28BBF32A" w14:textId="2212DC1A" w:rsidR="00D838B7" w:rsidRDefault="008F0421" w:rsidP="00D838B7">
      <w:pPr>
        <w:pStyle w:val="Heading3"/>
      </w:pPr>
      <w:bookmarkStart w:id="72" w:name="_Toc33697754"/>
      <w:r>
        <w:t>Intentionally blank</w:t>
      </w:r>
      <w:bookmarkEnd w:id="72"/>
    </w:p>
    <w:p w14:paraId="51EFD060" w14:textId="2B666220" w:rsidR="008F0421" w:rsidRDefault="008F0421" w:rsidP="00D838B7">
      <w:pPr>
        <w:pStyle w:val="Body"/>
        <w:rPr>
          <w:sz w:val="24"/>
          <w:szCs w:val="24"/>
        </w:rPr>
      </w:pPr>
      <w:r>
        <w:rPr>
          <w:sz w:val="24"/>
          <w:szCs w:val="24"/>
        </w:rPr>
        <w:t xml:space="preserve">This section has been found redundant and is deprecated </w:t>
      </w:r>
      <w:r w:rsidR="007958CB">
        <w:rPr>
          <w:sz w:val="24"/>
          <w:szCs w:val="24"/>
        </w:rPr>
        <w:t>in Verizon OpenOMCI specification V.2.00 and higher.</w:t>
      </w:r>
    </w:p>
    <w:p w14:paraId="12E45605" w14:textId="42478402" w:rsidR="00D838B7" w:rsidRPr="00185595" w:rsidRDefault="00D838B7" w:rsidP="00D838B7">
      <w:pPr>
        <w:pStyle w:val="Body"/>
        <w:rPr>
          <w:sz w:val="24"/>
          <w:szCs w:val="24"/>
        </w:rPr>
      </w:pPr>
    </w:p>
    <w:p w14:paraId="4DC4D576" w14:textId="577E55BE" w:rsidR="000B1BD7" w:rsidRDefault="000B1BD7">
      <w:pPr>
        <w:spacing w:after="0"/>
        <w:rPr>
          <w:rFonts w:ascii="Book Antiqua" w:hAnsi="Book Antiqua"/>
          <w:iCs w:val="0"/>
          <w:sz w:val="24"/>
          <w:szCs w:val="24"/>
        </w:rPr>
      </w:pPr>
    </w:p>
    <w:p w14:paraId="4048C00A" w14:textId="77777777" w:rsidR="00F124AA" w:rsidRPr="00185595" w:rsidRDefault="00F124AA" w:rsidP="00F124AA">
      <w:pPr>
        <w:pStyle w:val="Body"/>
        <w:rPr>
          <w:sz w:val="24"/>
          <w:szCs w:val="24"/>
        </w:rPr>
      </w:pPr>
    </w:p>
    <w:p w14:paraId="133DFF24" w14:textId="370808C0" w:rsidR="00F124AA" w:rsidRDefault="00F124AA" w:rsidP="00F124AA">
      <w:pPr>
        <w:pStyle w:val="Heading3"/>
      </w:pPr>
      <w:bookmarkStart w:id="73" w:name="_Toc33697755"/>
      <w:r>
        <w:t xml:space="preserve">Use of Flexible Configuration </w:t>
      </w:r>
      <w:r w:rsidR="001D50F0">
        <w:t xml:space="preserve">and Status </w:t>
      </w:r>
      <w:r>
        <w:t xml:space="preserve">Portal </w:t>
      </w:r>
      <w:bookmarkEnd w:id="73"/>
    </w:p>
    <w:p w14:paraId="6A5E9E9E" w14:textId="33D96F5E" w:rsidR="009F1662" w:rsidRDefault="00B10C62" w:rsidP="000318F4">
      <w:pPr>
        <w:rPr>
          <w:rFonts w:ascii="Book Antiqua" w:hAnsi="Book Antiqua"/>
          <w:sz w:val="24"/>
          <w:szCs w:val="24"/>
        </w:rPr>
      </w:pPr>
      <w:r>
        <w:rPr>
          <w:rFonts w:ascii="Book Antiqua" w:hAnsi="Book Antiqua"/>
          <w:sz w:val="24"/>
          <w:szCs w:val="24"/>
        </w:rPr>
        <w:t>An ONT</w:t>
      </w:r>
      <w:r w:rsidR="00342DA5">
        <w:rPr>
          <w:rFonts w:ascii="Book Antiqua" w:hAnsi="Book Antiqua"/>
          <w:sz w:val="24"/>
          <w:szCs w:val="24"/>
        </w:rPr>
        <w:t xml:space="preserve"> creates an instance of the FCSP ME in support of each pluggable</w:t>
      </w:r>
      <w:r w:rsidR="00C40704">
        <w:rPr>
          <w:rFonts w:ascii="Book Antiqua" w:hAnsi="Book Antiqua"/>
          <w:sz w:val="24"/>
          <w:szCs w:val="24"/>
        </w:rPr>
        <w:t xml:space="preserve"> transceiver</w:t>
      </w:r>
      <w:r>
        <w:rPr>
          <w:rFonts w:ascii="Book Antiqua" w:hAnsi="Book Antiqua"/>
          <w:sz w:val="24"/>
          <w:szCs w:val="24"/>
        </w:rPr>
        <w:t>. An ONT</w:t>
      </w:r>
      <w:r w:rsidR="00342DA5">
        <w:rPr>
          <w:rFonts w:ascii="Book Antiqua" w:hAnsi="Book Antiqua"/>
          <w:sz w:val="24"/>
          <w:szCs w:val="24"/>
        </w:rPr>
        <w:t xml:space="preserve"> in a </w:t>
      </w:r>
      <w:r w:rsidR="00C40704">
        <w:rPr>
          <w:rFonts w:ascii="Book Antiqua" w:hAnsi="Book Antiqua"/>
          <w:sz w:val="24"/>
          <w:szCs w:val="24"/>
        </w:rPr>
        <w:t xml:space="preserve">pluggable transceiver module (PTM) </w:t>
      </w:r>
      <w:r w:rsidR="00342DA5">
        <w:rPr>
          <w:rFonts w:ascii="Book Antiqua" w:hAnsi="Book Antiqua"/>
          <w:sz w:val="24"/>
          <w:szCs w:val="24"/>
        </w:rPr>
        <w:t>form f</w:t>
      </w:r>
      <w:r w:rsidR="001D50F0">
        <w:rPr>
          <w:rFonts w:ascii="Book Antiqua" w:hAnsi="Book Antiqua"/>
          <w:sz w:val="24"/>
          <w:szCs w:val="24"/>
        </w:rPr>
        <w:t>actor</w:t>
      </w:r>
      <w:r w:rsidR="00C40704">
        <w:rPr>
          <w:rFonts w:ascii="Book Antiqua" w:hAnsi="Book Antiqua"/>
          <w:sz w:val="24"/>
          <w:szCs w:val="24"/>
        </w:rPr>
        <w:t xml:space="preserve"> </w:t>
      </w:r>
      <w:r w:rsidR="001D50F0">
        <w:rPr>
          <w:rFonts w:ascii="Book Antiqua" w:hAnsi="Book Antiqua"/>
          <w:sz w:val="24"/>
          <w:szCs w:val="24"/>
        </w:rPr>
        <w:t>creates an instance of FCS</w:t>
      </w:r>
      <w:r w:rsidR="00342DA5">
        <w:rPr>
          <w:rFonts w:ascii="Book Antiqua" w:hAnsi="Book Antiqua"/>
          <w:sz w:val="24"/>
          <w:szCs w:val="24"/>
        </w:rPr>
        <w:t xml:space="preserve">P ME </w:t>
      </w:r>
      <w:r w:rsidR="009F1662">
        <w:rPr>
          <w:rFonts w:ascii="Book Antiqua" w:hAnsi="Book Antiqua"/>
          <w:sz w:val="24"/>
          <w:szCs w:val="24"/>
        </w:rPr>
        <w:t xml:space="preserve">to represent </w:t>
      </w:r>
      <w:r w:rsidR="00342DA5">
        <w:rPr>
          <w:rFonts w:ascii="Book Antiqua" w:hAnsi="Book Antiqua"/>
          <w:sz w:val="24"/>
          <w:szCs w:val="24"/>
        </w:rPr>
        <w:t xml:space="preserve">itself. </w:t>
      </w:r>
    </w:p>
    <w:p w14:paraId="257ED8F9" w14:textId="3CB28AD0" w:rsidR="009F1662" w:rsidRDefault="009F1662" w:rsidP="000318F4">
      <w:pPr>
        <w:rPr>
          <w:rFonts w:ascii="Book Antiqua" w:hAnsi="Book Antiqua"/>
          <w:sz w:val="24"/>
          <w:szCs w:val="24"/>
        </w:rPr>
      </w:pPr>
      <w:r w:rsidRPr="004F3516">
        <w:rPr>
          <w:rFonts w:ascii="Book Antiqua" w:hAnsi="Book Antiqua"/>
          <w:sz w:val="24"/>
          <w:szCs w:val="24"/>
        </w:rPr>
        <w:t xml:space="preserve">The </w:t>
      </w:r>
      <w:r>
        <w:rPr>
          <w:rFonts w:ascii="Book Antiqua" w:hAnsi="Book Antiqua"/>
          <w:sz w:val="24"/>
          <w:szCs w:val="24"/>
        </w:rPr>
        <w:t xml:space="preserve">FCSP </w:t>
      </w:r>
      <w:r w:rsidRPr="004F3516">
        <w:rPr>
          <w:rFonts w:ascii="Book Antiqua" w:hAnsi="Book Antiqua"/>
          <w:sz w:val="24"/>
          <w:szCs w:val="24"/>
        </w:rPr>
        <w:t xml:space="preserve">portal is used to report the data in the </w:t>
      </w:r>
      <w:r w:rsidR="00C40704">
        <w:rPr>
          <w:rFonts w:ascii="Book Antiqua" w:hAnsi="Book Antiqua"/>
          <w:sz w:val="24"/>
          <w:szCs w:val="24"/>
        </w:rPr>
        <w:t xml:space="preserve">pluggable </w:t>
      </w:r>
      <w:r w:rsidRPr="004F3516">
        <w:rPr>
          <w:rFonts w:ascii="Book Antiqua" w:hAnsi="Book Antiqua"/>
          <w:sz w:val="24"/>
          <w:szCs w:val="24"/>
        </w:rPr>
        <w:t>module’s memory map containing identification</w:t>
      </w:r>
      <w:r>
        <w:rPr>
          <w:rFonts w:ascii="Book Antiqua" w:hAnsi="Book Antiqua"/>
          <w:sz w:val="24"/>
          <w:szCs w:val="24"/>
        </w:rPr>
        <w:t>, diagnostic, and control</w:t>
      </w:r>
      <w:r w:rsidRPr="004F3516">
        <w:rPr>
          <w:rFonts w:ascii="Book Antiqua" w:hAnsi="Book Antiqua"/>
          <w:sz w:val="24"/>
          <w:szCs w:val="24"/>
        </w:rPr>
        <w:t xml:space="preserve"> information (</w:t>
      </w:r>
      <w:r w:rsidR="00B112B4">
        <w:rPr>
          <w:rFonts w:ascii="Book Antiqua" w:hAnsi="Book Antiqua"/>
          <w:sz w:val="24"/>
          <w:szCs w:val="24"/>
        </w:rPr>
        <w:t xml:space="preserve">for SFP+, see SFF-8472, Figure 4-1; for XFP, </w:t>
      </w:r>
      <w:r w:rsidRPr="004F3516">
        <w:rPr>
          <w:rFonts w:ascii="Book Antiqua" w:hAnsi="Book Antiqua"/>
          <w:sz w:val="24"/>
          <w:szCs w:val="24"/>
        </w:rPr>
        <w:t>see SFF INF-8077i</w:t>
      </w:r>
      <w:r>
        <w:rPr>
          <w:rFonts w:ascii="Book Antiqua" w:hAnsi="Book Antiqua"/>
          <w:sz w:val="24"/>
          <w:szCs w:val="24"/>
        </w:rPr>
        <w:t>, Figure 28</w:t>
      </w:r>
      <w:r w:rsidRPr="004F3516">
        <w:rPr>
          <w:rFonts w:ascii="Book Antiqua" w:hAnsi="Book Antiqua"/>
          <w:sz w:val="24"/>
          <w:szCs w:val="24"/>
        </w:rPr>
        <w:t>). This information is reported through the Status Message attribute. The Status Message Available attribute reflects the availability of the data based on the ON</w:t>
      </w:r>
      <w:r w:rsidR="00B10C62">
        <w:rPr>
          <w:rFonts w:ascii="Book Antiqua" w:hAnsi="Book Antiqua"/>
          <w:sz w:val="24"/>
          <w:szCs w:val="24"/>
        </w:rPr>
        <w:t>T</w:t>
      </w:r>
      <w:r w:rsidRPr="004F3516">
        <w:rPr>
          <w:rFonts w:ascii="Book Antiqua" w:hAnsi="Book Antiqua"/>
          <w:sz w:val="24"/>
          <w:szCs w:val="24"/>
        </w:rPr>
        <w:t xml:space="preserve">’s ability to read the data from the </w:t>
      </w:r>
      <w:r w:rsidR="00C40704">
        <w:rPr>
          <w:rFonts w:ascii="Book Antiqua" w:hAnsi="Book Antiqua"/>
          <w:sz w:val="24"/>
          <w:szCs w:val="24"/>
        </w:rPr>
        <w:t xml:space="preserve"> PTM</w:t>
      </w:r>
      <w:r w:rsidRPr="004F3516">
        <w:rPr>
          <w:rFonts w:ascii="Book Antiqua" w:hAnsi="Book Antiqua"/>
          <w:sz w:val="24"/>
          <w:szCs w:val="24"/>
        </w:rPr>
        <w:t>.</w:t>
      </w:r>
    </w:p>
    <w:p w14:paraId="4CBFDB80" w14:textId="43480B09" w:rsidR="00342DA5" w:rsidRDefault="00342DA5" w:rsidP="000318F4">
      <w:pPr>
        <w:rPr>
          <w:rFonts w:ascii="Book Antiqua" w:hAnsi="Book Antiqua"/>
          <w:sz w:val="24"/>
          <w:szCs w:val="24"/>
        </w:rPr>
      </w:pPr>
      <w:r>
        <w:rPr>
          <w:rFonts w:ascii="Book Antiqua" w:hAnsi="Book Antiqua"/>
          <w:sz w:val="24"/>
          <w:szCs w:val="24"/>
        </w:rPr>
        <w:t>T</w:t>
      </w:r>
      <w:r w:rsidR="00205585">
        <w:rPr>
          <w:rFonts w:ascii="Book Antiqua" w:hAnsi="Book Antiqua"/>
          <w:sz w:val="24"/>
          <w:szCs w:val="24"/>
        </w:rPr>
        <w:t>hree</w:t>
      </w:r>
      <w:r>
        <w:rPr>
          <w:rFonts w:ascii="Book Antiqua" w:hAnsi="Book Antiqua"/>
          <w:sz w:val="24"/>
          <w:szCs w:val="24"/>
        </w:rPr>
        <w:t xml:space="preserve"> examples are shown below.</w:t>
      </w:r>
    </w:p>
    <w:p w14:paraId="3DB23B2E" w14:textId="3D466093" w:rsidR="00342DA5" w:rsidRDefault="00342DA5" w:rsidP="00342DA5">
      <w:pPr>
        <w:pStyle w:val="Heading4"/>
      </w:pPr>
      <w:r>
        <w:t xml:space="preserve"> F</w:t>
      </w:r>
      <w:r w:rsidR="001D50F0">
        <w:t>CS</w:t>
      </w:r>
      <w:r>
        <w:t xml:space="preserve">P ME supporting an </w:t>
      </w:r>
      <w:r w:rsidR="00971F61">
        <w:t xml:space="preserve">ANI-side </w:t>
      </w:r>
      <w:r>
        <w:t xml:space="preserve">XFP </w:t>
      </w:r>
      <w:r w:rsidR="00971F61">
        <w:t>PTM</w:t>
      </w:r>
    </w:p>
    <w:p w14:paraId="74E81146" w14:textId="30B5DA9E" w:rsidR="000318F4" w:rsidRPr="004F3516" w:rsidRDefault="00205585" w:rsidP="000318F4">
      <w:pPr>
        <w:rPr>
          <w:rFonts w:ascii="Book Antiqua" w:hAnsi="Book Antiqua"/>
          <w:sz w:val="24"/>
          <w:szCs w:val="24"/>
        </w:rPr>
      </w:pPr>
      <w:r>
        <w:rPr>
          <w:rFonts w:ascii="Book Antiqua" w:hAnsi="Book Antiqua"/>
          <w:sz w:val="24"/>
          <w:szCs w:val="24"/>
        </w:rPr>
        <w:t xml:space="preserve">An XFP </w:t>
      </w:r>
      <w:r w:rsidR="00C40704">
        <w:rPr>
          <w:rFonts w:ascii="Book Antiqua" w:hAnsi="Book Antiqua"/>
          <w:sz w:val="24"/>
          <w:szCs w:val="24"/>
        </w:rPr>
        <w:t xml:space="preserve">PTM </w:t>
      </w:r>
      <w:r>
        <w:rPr>
          <w:rFonts w:ascii="Book Antiqua" w:hAnsi="Book Antiqua"/>
          <w:sz w:val="24"/>
          <w:szCs w:val="24"/>
        </w:rPr>
        <w:t>is used to provide a</w:t>
      </w:r>
      <w:r w:rsidR="00B10C62">
        <w:rPr>
          <w:rFonts w:ascii="Book Antiqua" w:hAnsi="Book Antiqua"/>
          <w:sz w:val="24"/>
          <w:szCs w:val="24"/>
        </w:rPr>
        <w:t>n</w:t>
      </w:r>
      <w:r>
        <w:rPr>
          <w:rFonts w:ascii="Book Antiqua" w:hAnsi="Book Antiqua"/>
          <w:sz w:val="24"/>
          <w:szCs w:val="24"/>
        </w:rPr>
        <w:t xml:space="preserve"> ANI for the ON</w:t>
      </w:r>
      <w:r w:rsidR="00B10C62">
        <w:rPr>
          <w:rFonts w:ascii="Book Antiqua" w:hAnsi="Book Antiqua"/>
          <w:sz w:val="24"/>
          <w:szCs w:val="24"/>
        </w:rPr>
        <w:t>T</w:t>
      </w:r>
      <w:r w:rsidR="00C40704">
        <w:rPr>
          <w:rFonts w:ascii="Book Antiqua" w:hAnsi="Book Antiqua"/>
          <w:sz w:val="24"/>
          <w:szCs w:val="24"/>
        </w:rPr>
        <w:t>.</w:t>
      </w:r>
      <w:r w:rsidRPr="004F3516">
        <w:rPr>
          <w:rFonts w:ascii="Book Antiqua" w:hAnsi="Book Antiqua"/>
          <w:sz w:val="24"/>
          <w:szCs w:val="24"/>
        </w:rPr>
        <w:t xml:space="preserve"> </w:t>
      </w:r>
      <w:r w:rsidR="000318F4" w:rsidRPr="004F3516">
        <w:rPr>
          <w:rFonts w:ascii="Book Antiqua" w:hAnsi="Book Antiqua"/>
          <w:sz w:val="24"/>
          <w:szCs w:val="24"/>
        </w:rPr>
        <w:t xml:space="preserve">There is a need to report the module ID and other status information from </w:t>
      </w:r>
      <w:r w:rsidR="005F3E34">
        <w:rPr>
          <w:rFonts w:ascii="Book Antiqua" w:hAnsi="Book Antiqua"/>
          <w:sz w:val="24"/>
          <w:szCs w:val="24"/>
        </w:rPr>
        <w:t xml:space="preserve">Upper and Lower memory map sections of the </w:t>
      </w:r>
      <w:r w:rsidR="000318F4" w:rsidRPr="004F3516">
        <w:rPr>
          <w:rFonts w:ascii="Book Antiqua" w:hAnsi="Book Antiqua"/>
          <w:sz w:val="24"/>
          <w:szCs w:val="24"/>
        </w:rPr>
        <w:t xml:space="preserve">pluggable  </w:t>
      </w:r>
      <w:r w:rsidR="00C40704">
        <w:rPr>
          <w:rFonts w:ascii="Book Antiqua" w:hAnsi="Book Antiqua"/>
          <w:sz w:val="24"/>
          <w:szCs w:val="24"/>
        </w:rPr>
        <w:t xml:space="preserve">modules </w:t>
      </w:r>
      <w:r w:rsidR="000318F4" w:rsidRPr="004F3516">
        <w:rPr>
          <w:rFonts w:ascii="Book Antiqua" w:hAnsi="Book Antiqua"/>
          <w:sz w:val="24"/>
          <w:szCs w:val="24"/>
        </w:rPr>
        <w:t>that support SFF INF-8077i. This is done using the Flexible Configuration</w:t>
      </w:r>
      <w:r w:rsidR="001D50F0">
        <w:rPr>
          <w:rFonts w:ascii="Book Antiqua" w:hAnsi="Book Antiqua"/>
          <w:sz w:val="24"/>
          <w:szCs w:val="24"/>
        </w:rPr>
        <w:t xml:space="preserve"> and Status</w:t>
      </w:r>
      <w:r w:rsidR="000318F4" w:rsidRPr="004F3516">
        <w:rPr>
          <w:rFonts w:ascii="Book Antiqua" w:hAnsi="Book Antiqua"/>
          <w:sz w:val="24"/>
          <w:szCs w:val="24"/>
        </w:rPr>
        <w:t xml:space="preserve"> Portal. </w:t>
      </w:r>
      <w:r w:rsidR="002813C4">
        <w:rPr>
          <w:rFonts w:ascii="Book Antiqua" w:hAnsi="Book Antiqua"/>
          <w:sz w:val="24"/>
          <w:szCs w:val="24"/>
        </w:rPr>
        <w:t xml:space="preserve">An instance of FCSP ME for each </w:t>
      </w:r>
      <w:r w:rsidR="00347948">
        <w:rPr>
          <w:rFonts w:ascii="Book Antiqua" w:hAnsi="Book Antiqua"/>
          <w:sz w:val="24"/>
          <w:szCs w:val="24"/>
        </w:rPr>
        <w:t>PTM</w:t>
      </w:r>
      <w:r w:rsidR="009373F7">
        <w:rPr>
          <w:rFonts w:ascii="Book Antiqua" w:hAnsi="Book Antiqua"/>
          <w:sz w:val="24"/>
          <w:szCs w:val="24"/>
        </w:rPr>
        <w:t xml:space="preserve"> is created by the ON</w:t>
      </w:r>
      <w:r w:rsidR="00B10C62">
        <w:rPr>
          <w:rFonts w:ascii="Book Antiqua" w:hAnsi="Book Antiqua"/>
          <w:sz w:val="24"/>
          <w:szCs w:val="24"/>
        </w:rPr>
        <w:t>T</w:t>
      </w:r>
      <w:r w:rsidR="009373F7">
        <w:rPr>
          <w:rFonts w:ascii="Book Antiqua" w:hAnsi="Book Antiqua"/>
          <w:sz w:val="24"/>
          <w:szCs w:val="24"/>
        </w:rPr>
        <w:t>.</w:t>
      </w:r>
    </w:p>
    <w:p w14:paraId="3B62CD05" w14:textId="77777777" w:rsidR="000318F4" w:rsidRDefault="000318F4" w:rsidP="000318F4">
      <w:pPr>
        <w:rPr>
          <w:rFonts w:ascii="Book Antiqua" w:hAnsi="Book Antiqua"/>
          <w:sz w:val="24"/>
          <w:szCs w:val="24"/>
        </w:rPr>
      </w:pPr>
    </w:p>
    <w:p w14:paraId="0986300F" w14:textId="77777777" w:rsidR="003B33E5" w:rsidRPr="004F3516" w:rsidRDefault="003B33E5" w:rsidP="000318F4">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0318F4" w:rsidRPr="004F3516" w14:paraId="68C97D30" w14:textId="77777777" w:rsidTr="00CB0B89">
        <w:trPr>
          <w:trHeight w:val="315"/>
        </w:trPr>
        <w:tc>
          <w:tcPr>
            <w:tcW w:w="4140" w:type="dxa"/>
            <w:shd w:val="clear" w:color="auto" w:fill="auto"/>
            <w:noWrap/>
            <w:vAlign w:val="center"/>
          </w:tcPr>
          <w:p w14:paraId="585FF9B4" w14:textId="77777777" w:rsidR="000318F4" w:rsidRPr="004F3516" w:rsidRDefault="000318F4" w:rsidP="00D274C5">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74FB53C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Use</w:t>
            </w:r>
          </w:p>
        </w:tc>
      </w:tr>
      <w:tr w:rsidR="000318F4" w:rsidRPr="004F3516" w14:paraId="652B92B0" w14:textId="77777777" w:rsidTr="00CB0B89">
        <w:trPr>
          <w:trHeight w:val="315"/>
        </w:trPr>
        <w:tc>
          <w:tcPr>
            <w:tcW w:w="4140" w:type="dxa"/>
            <w:shd w:val="clear" w:color="auto" w:fill="auto"/>
            <w:noWrap/>
            <w:vAlign w:val="center"/>
          </w:tcPr>
          <w:p w14:paraId="14D4855D"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Managed Entity ID</w:t>
            </w:r>
          </w:p>
        </w:tc>
        <w:tc>
          <w:tcPr>
            <w:tcW w:w="4230" w:type="dxa"/>
            <w:shd w:val="clear" w:color="auto" w:fill="auto"/>
            <w:noWrap/>
            <w:vAlign w:val="center"/>
          </w:tcPr>
          <w:p w14:paraId="380CFBFB" w14:textId="77777777" w:rsidR="000318F4" w:rsidRPr="004F3516" w:rsidRDefault="000318F4" w:rsidP="00D274C5">
            <w:pPr>
              <w:spacing w:after="0"/>
              <w:rPr>
                <w:rFonts w:ascii="Book Antiqua" w:hAnsi="Book Antiqua"/>
                <w:sz w:val="24"/>
                <w:szCs w:val="24"/>
              </w:rPr>
            </w:pPr>
            <w:r w:rsidRPr="004F3516">
              <w:rPr>
                <w:iCs w:val="0"/>
                <w:kern w:val="0"/>
                <w:sz w:val="24"/>
                <w:szCs w:val="24"/>
              </w:rPr>
              <w:t>65420</w:t>
            </w:r>
          </w:p>
        </w:tc>
      </w:tr>
      <w:tr w:rsidR="000318F4" w:rsidRPr="004F3516" w14:paraId="35C55568" w14:textId="77777777" w:rsidTr="00CB0B89">
        <w:trPr>
          <w:trHeight w:val="315"/>
        </w:trPr>
        <w:tc>
          <w:tcPr>
            <w:tcW w:w="4140" w:type="dxa"/>
            <w:shd w:val="clear" w:color="auto" w:fill="auto"/>
            <w:noWrap/>
            <w:vAlign w:val="center"/>
            <w:hideMark/>
          </w:tcPr>
          <w:p w14:paraId="53A76737" w14:textId="1708823F"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Service Instance</w:t>
            </w:r>
            <w:r w:rsidR="00CE3573">
              <w:rPr>
                <w:rFonts w:ascii="Book Antiqua" w:hAnsi="Book Antiqua"/>
                <w:sz w:val="24"/>
                <w:szCs w:val="24"/>
              </w:rPr>
              <w:t>:</w:t>
            </w:r>
          </w:p>
        </w:tc>
        <w:tc>
          <w:tcPr>
            <w:tcW w:w="4230" w:type="dxa"/>
            <w:shd w:val="clear" w:color="auto" w:fill="auto"/>
            <w:noWrap/>
            <w:vAlign w:val="center"/>
            <w:hideMark/>
          </w:tcPr>
          <w:p w14:paraId="582F9DCB" w14:textId="0664D5C6" w:rsidR="000318F4" w:rsidRPr="004F3516" w:rsidRDefault="000318F4" w:rsidP="00D274C5">
            <w:pPr>
              <w:spacing w:after="0"/>
              <w:rPr>
                <w:rFonts w:ascii="Book Antiqua" w:hAnsi="Book Antiqua"/>
                <w:sz w:val="24"/>
                <w:szCs w:val="24"/>
              </w:rPr>
            </w:pPr>
          </w:p>
        </w:tc>
      </w:tr>
      <w:tr w:rsidR="000318F4" w:rsidRPr="004F3516" w14:paraId="022F76FC" w14:textId="77777777" w:rsidTr="00CB0B89">
        <w:trPr>
          <w:trHeight w:val="315"/>
        </w:trPr>
        <w:tc>
          <w:tcPr>
            <w:tcW w:w="4140" w:type="dxa"/>
            <w:shd w:val="clear" w:color="auto" w:fill="auto"/>
            <w:noWrap/>
            <w:vAlign w:val="center"/>
          </w:tcPr>
          <w:p w14:paraId="6E6A3665"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7BB5A2B2"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0x0000</w:t>
            </w:r>
          </w:p>
        </w:tc>
      </w:tr>
      <w:tr w:rsidR="000318F4" w:rsidRPr="004F3516" w14:paraId="468663EB" w14:textId="77777777" w:rsidTr="00CB0B89">
        <w:trPr>
          <w:trHeight w:val="315"/>
        </w:trPr>
        <w:tc>
          <w:tcPr>
            <w:tcW w:w="4140" w:type="dxa"/>
            <w:shd w:val="clear" w:color="auto" w:fill="auto"/>
            <w:noWrap/>
            <w:vAlign w:val="center"/>
          </w:tcPr>
          <w:p w14:paraId="71F45FCF"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lastRenderedPageBreak/>
              <w:t>Protocol</w:t>
            </w:r>
          </w:p>
        </w:tc>
        <w:tc>
          <w:tcPr>
            <w:tcW w:w="4230" w:type="dxa"/>
            <w:shd w:val="clear" w:color="auto" w:fill="auto"/>
            <w:noWrap/>
            <w:vAlign w:val="center"/>
          </w:tcPr>
          <w:p w14:paraId="470C863B"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0xFF</w:t>
            </w:r>
          </w:p>
        </w:tc>
      </w:tr>
      <w:tr w:rsidR="000318F4" w:rsidRPr="004F3516" w14:paraId="4C69348A" w14:textId="77777777" w:rsidTr="00CB0B89">
        <w:trPr>
          <w:trHeight w:val="315"/>
        </w:trPr>
        <w:tc>
          <w:tcPr>
            <w:tcW w:w="4140" w:type="dxa"/>
            <w:shd w:val="clear" w:color="auto" w:fill="auto"/>
            <w:noWrap/>
            <w:vAlign w:val="center"/>
            <w:hideMark/>
          </w:tcPr>
          <w:p w14:paraId="2CB40A16" w14:textId="77777777" w:rsidR="000318F4" w:rsidRPr="004F3516" w:rsidRDefault="000318F4" w:rsidP="00D274C5">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11F3AE0F" w14:textId="608A91CF" w:rsidR="000318F4" w:rsidRPr="004F3516" w:rsidRDefault="00CB0B89" w:rsidP="001E5247">
            <w:pPr>
              <w:spacing w:after="0"/>
              <w:rPr>
                <w:rFonts w:ascii="Book Antiqua" w:hAnsi="Book Antiqua"/>
                <w:sz w:val="24"/>
                <w:szCs w:val="24"/>
              </w:rPr>
            </w:pPr>
            <w:r w:rsidRPr="00547C94">
              <w:rPr>
                <w:rFonts w:ascii="Book Antiqua" w:hAnsi="Book Antiqua"/>
                <w:sz w:val="24"/>
                <w:szCs w:val="24"/>
              </w:rPr>
              <w:t>based on instance</w:t>
            </w:r>
          </w:p>
        </w:tc>
      </w:tr>
      <w:tr w:rsidR="000318F4" w:rsidRPr="004F3516" w14:paraId="52BFBFA8" w14:textId="77777777" w:rsidTr="00CB0B89">
        <w:trPr>
          <w:trHeight w:val="315"/>
        </w:trPr>
        <w:tc>
          <w:tcPr>
            <w:tcW w:w="4140" w:type="dxa"/>
            <w:shd w:val="clear" w:color="auto" w:fill="auto"/>
            <w:noWrap/>
            <w:vAlign w:val="center"/>
            <w:hideMark/>
          </w:tcPr>
          <w:p w14:paraId="7B1169B9"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6611C502" w14:textId="78936CE8"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0x</w:t>
            </w:r>
            <w:r w:rsidR="00F43C26" w:rsidRPr="004F3516">
              <w:rPr>
                <w:rFonts w:ascii="Book Antiqua" w:hAnsi="Book Antiqua"/>
                <w:sz w:val="24"/>
                <w:szCs w:val="24"/>
              </w:rPr>
              <w:t>00</w:t>
            </w:r>
            <w:r w:rsidRPr="004F3516">
              <w:rPr>
                <w:rFonts w:ascii="Book Antiqua" w:hAnsi="Book Antiqua"/>
                <w:sz w:val="24"/>
                <w:szCs w:val="24"/>
              </w:rPr>
              <w:t>03</w:t>
            </w:r>
          </w:p>
        </w:tc>
      </w:tr>
      <w:tr w:rsidR="000318F4" w:rsidRPr="004F3516" w14:paraId="3809EF55" w14:textId="77777777" w:rsidTr="00CB0B89">
        <w:trPr>
          <w:trHeight w:val="315"/>
        </w:trPr>
        <w:tc>
          <w:tcPr>
            <w:tcW w:w="4140" w:type="dxa"/>
            <w:shd w:val="clear" w:color="auto" w:fill="auto"/>
            <w:noWrap/>
            <w:vAlign w:val="center"/>
            <w:hideMark/>
          </w:tcPr>
          <w:p w14:paraId="21287962"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Network address pointer</w:t>
            </w:r>
          </w:p>
        </w:tc>
        <w:tc>
          <w:tcPr>
            <w:tcW w:w="4230" w:type="dxa"/>
            <w:shd w:val="clear" w:color="auto" w:fill="auto"/>
            <w:noWrap/>
            <w:vAlign w:val="center"/>
            <w:hideMark/>
          </w:tcPr>
          <w:p w14:paraId="28C566EA"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0 (NA)</w:t>
            </w:r>
          </w:p>
        </w:tc>
      </w:tr>
      <w:tr w:rsidR="000318F4" w:rsidRPr="004F3516" w14:paraId="5CC7D63C" w14:textId="77777777" w:rsidTr="00CB0B89">
        <w:trPr>
          <w:trHeight w:val="300"/>
        </w:trPr>
        <w:tc>
          <w:tcPr>
            <w:tcW w:w="4140" w:type="dxa"/>
            <w:shd w:val="clear" w:color="auto" w:fill="auto"/>
            <w:noWrap/>
            <w:vAlign w:val="center"/>
            <w:hideMark/>
          </w:tcPr>
          <w:p w14:paraId="702F5EED"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64599C23" w14:textId="49381093" w:rsidR="000318F4" w:rsidRPr="004F3516" w:rsidRDefault="001F7473" w:rsidP="001F7473">
            <w:pPr>
              <w:spacing w:after="0"/>
              <w:rPr>
                <w:rFonts w:ascii="Book Antiqua" w:hAnsi="Book Antiqua"/>
                <w:sz w:val="24"/>
                <w:szCs w:val="24"/>
              </w:rPr>
            </w:pPr>
            <w:r w:rsidRPr="004F3516">
              <w:rPr>
                <w:rFonts w:ascii="Book Antiqua" w:hAnsi="Book Antiqua"/>
                <w:sz w:val="24"/>
                <w:szCs w:val="24"/>
              </w:rPr>
              <w:t xml:space="preserve"> 0x00 </w:t>
            </w:r>
          </w:p>
        </w:tc>
      </w:tr>
      <w:tr w:rsidR="000318F4" w:rsidRPr="004F3516" w14:paraId="6B06F24D" w14:textId="77777777" w:rsidTr="00CB0B89">
        <w:trPr>
          <w:trHeight w:val="300"/>
        </w:trPr>
        <w:tc>
          <w:tcPr>
            <w:tcW w:w="4140" w:type="dxa"/>
            <w:shd w:val="clear" w:color="auto" w:fill="auto"/>
            <w:noWrap/>
            <w:vAlign w:val="center"/>
            <w:hideMark/>
          </w:tcPr>
          <w:p w14:paraId="7972AEBC"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1859CAC4" w14:textId="23077E7A" w:rsidR="00D274C5" w:rsidRPr="004F3516" w:rsidRDefault="001F7473" w:rsidP="00D274C5">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0</w:t>
            </w:r>
            <w:r w:rsidR="00D274C5" w:rsidRPr="004F3516">
              <w:rPr>
                <w:rFonts w:ascii="Book Antiqua" w:hAnsi="Book Antiqua"/>
              </w:rPr>
              <w:t>,</w:t>
            </w:r>
            <w:r w:rsidR="00D274C5" w:rsidRPr="004F3516">
              <w:rPr>
                <w:rFonts w:ascii="Book Antiqua" w:hAnsi="Book Antiqua"/>
                <w:sz w:val="24"/>
                <w:szCs w:val="24"/>
              </w:rPr>
              <w:t xml:space="preserve"> when </w:t>
            </w:r>
            <w:r w:rsidR="00C40704">
              <w:rPr>
                <w:rFonts w:ascii="Book Antiqua" w:hAnsi="Book Antiqua"/>
                <w:sz w:val="24"/>
                <w:szCs w:val="24"/>
              </w:rPr>
              <w:t>PT</w:t>
            </w:r>
            <w:r w:rsidR="00205585">
              <w:rPr>
                <w:rFonts w:ascii="Book Antiqua" w:hAnsi="Book Antiqua"/>
                <w:sz w:val="24"/>
                <w:szCs w:val="24"/>
              </w:rPr>
              <w:t>M</w:t>
            </w:r>
            <w:r w:rsidR="00D274C5" w:rsidRPr="004F3516">
              <w:rPr>
                <w:rFonts w:ascii="Book Antiqua" w:hAnsi="Book Antiqua"/>
                <w:sz w:val="24"/>
                <w:szCs w:val="24"/>
              </w:rPr>
              <w:t xml:space="preserve"> is plugged in and operating normally; </w:t>
            </w:r>
          </w:p>
          <w:p w14:paraId="5FFAD24D" w14:textId="1F9686EF" w:rsidR="00D274C5" w:rsidRPr="004F3516" w:rsidRDefault="001F7473" w:rsidP="00D274C5">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1</w:t>
            </w:r>
            <w:r w:rsidR="00D274C5" w:rsidRPr="004F3516">
              <w:rPr>
                <w:rFonts w:ascii="Book Antiqua" w:hAnsi="Book Antiqua"/>
              </w:rPr>
              <w:t>,</w:t>
            </w:r>
            <w:r w:rsidR="00D274C5" w:rsidRPr="004F3516">
              <w:rPr>
                <w:rFonts w:ascii="Book Antiqua" w:hAnsi="Book Antiqua"/>
                <w:sz w:val="24"/>
                <w:szCs w:val="24"/>
              </w:rPr>
              <w:t xml:space="preserve"> when</w:t>
            </w:r>
            <w:r w:rsidR="00CE3573">
              <w:rPr>
                <w:rFonts w:ascii="Book Antiqua" w:hAnsi="Book Antiqua"/>
                <w:sz w:val="24"/>
                <w:szCs w:val="24"/>
              </w:rPr>
              <w:t xml:space="preserve"> </w:t>
            </w:r>
            <w:r w:rsidR="00C40704">
              <w:rPr>
                <w:rFonts w:ascii="Book Antiqua" w:hAnsi="Book Antiqua"/>
                <w:sz w:val="24"/>
                <w:szCs w:val="24"/>
              </w:rPr>
              <w:t>PT</w:t>
            </w:r>
            <w:r w:rsidR="00205585">
              <w:rPr>
                <w:rFonts w:ascii="Book Antiqua" w:hAnsi="Book Antiqua"/>
                <w:sz w:val="24"/>
                <w:szCs w:val="24"/>
              </w:rPr>
              <w:t>M</w:t>
            </w:r>
            <w:r w:rsidR="00CE3573">
              <w:rPr>
                <w:rFonts w:ascii="Book Antiqua" w:hAnsi="Book Antiqua"/>
                <w:sz w:val="24"/>
                <w:szCs w:val="24"/>
              </w:rPr>
              <w:t xml:space="preserve"> is</w:t>
            </w:r>
            <w:r w:rsidR="00D274C5" w:rsidRPr="004F3516">
              <w:rPr>
                <w:rFonts w:ascii="Book Antiqua" w:hAnsi="Book Antiqua"/>
                <w:sz w:val="24"/>
                <w:szCs w:val="24"/>
              </w:rPr>
              <w:t xml:space="preserve"> removed; </w:t>
            </w:r>
          </w:p>
          <w:p w14:paraId="3FA65490" w14:textId="1A37798B" w:rsidR="000318F4" w:rsidRPr="004F3516" w:rsidRDefault="001F7473" w:rsidP="00964B41">
            <w:pPr>
              <w:spacing w:after="0"/>
              <w:rPr>
                <w:rFonts w:ascii="Book Antiqua" w:hAnsi="Book Antiqua"/>
                <w:sz w:val="24"/>
                <w:szCs w:val="24"/>
              </w:rPr>
            </w:pPr>
            <w:r w:rsidRPr="004F3516">
              <w:rPr>
                <w:rFonts w:ascii="Book Antiqua" w:hAnsi="Book Antiqua"/>
                <w:sz w:val="24"/>
                <w:szCs w:val="24"/>
              </w:rPr>
              <w:t>0x0</w:t>
            </w:r>
            <w:r w:rsidR="00D274C5" w:rsidRPr="004F3516">
              <w:rPr>
                <w:rFonts w:ascii="Book Antiqua" w:hAnsi="Book Antiqua"/>
                <w:sz w:val="24"/>
                <w:szCs w:val="24"/>
              </w:rPr>
              <w:t>2</w:t>
            </w:r>
            <w:r w:rsidR="00D274C5" w:rsidRPr="004F3516">
              <w:rPr>
                <w:rFonts w:ascii="Book Antiqua" w:hAnsi="Book Antiqua"/>
              </w:rPr>
              <w:t>,</w:t>
            </w:r>
            <w:r w:rsidR="00D274C5" w:rsidRPr="004F3516">
              <w:rPr>
                <w:rFonts w:ascii="Book Antiqua" w:hAnsi="Book Antiqua"/>
                <w:sz w:val="24"/>
                <w:szCs w:val="24"/>
              </w:rPr>
              <w:t xml:space="preserve"> </w:t>
            </w:r>
            <w:r w:rsidR="00CE3573">
              <w:rPr>
                <w:rFonts w:ascii="Book Antiqua" w:hAnsi="Book Antiqua"/>
                <w:sz w:val="24"/>
                <w:szCs w:val="24"/>
              </w:rPr>
              <w:t xml:space="preserve">when  </w:t>
            </w:r>
            <w:r w:rsidR="00C40704">
              <w:rPr>
                <w:rFonts w:ascii="Book Antiqua" w:hAnsi="Book Antiqua"/>
                <w:sz w:val="24"/>
                <w:szCs w:val="24"/>
              </w:rPr>
              <w:t>PT</w:t>
            </w:r>
            <w:r w:rsidR="00205585">
              <w:rPr>
                <w:rFonts w:ascii="Book Antiqua" w:hAnsi="Book Antiqua"/>
                <w:sz w:val="24"/>
                <w:szCs w:val="24"/>
              </w:rPr>
              <w:t>M</w:t>
            </w:r>
            <w:r w:rsidR="00CE3573">
              <w:rPr>
                <w:rFonts w:ascii="Book Antiqua" w:hAnsi="Book Antiqua"/>
                <w:sz w:val="24"/>
                <w:szCs w:val="24"/>
              </w:rPr>
              <w:t xml:space="preserve"> is </w:t>
            </w:r>
            <w:r w:rsidR="00964B41">
              <w:rPr>
                <w:rFonts w:ascii="Book Antiqua" w:hAnsi="Book Antiqua"/>
                <w:sz w:val="24"/>
                <w:szCs w:val="24"/>
              </w:rPr>
              <w:t xml:space="preserve"> plugged in</w:t>
            </w:r>
            <w:r w:rsidR="00D274C5" w:rsidRPr="004F3516">
              <w:rPr>
                <w:rFonts w:ascii="Book Antiqua" w:hAnsi="Book Antiqua"/>
                <w:sz w:val="24"/>
                <w:szCs w:val="24"/>
              </w:rPr>
              <w:t xml:space="preserve"> but with a hardware error</w:t>
            </w:r>
          </w:p>
        </w:tc>
      </w:tr>
      <w:tr w:rsidR="000318F4" w:rsidRPr="004F3516" w14:paraId="4B3C0EC4" w14:textId="77777777" w:rsidTr="00CB0B89">
        <w:trPr>
          <w:trHeight w:val="300"/>
        </w:trPr>
        <w:tc>
          <w:tcPr>
            <w:tcW w:w="4140" w:type="dxa"/>
            <w:shd w:val="clear" w:color="auto" w:fill="auto"/>
            <w:noWrap/>
            <w:vAlign w:val="center"/>
            <w:hideMark/>
          </w:tcPr>
          <w:p w14:paraId="048A5396"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49B54C47" w14:textId="5D3E7C12"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0x</w:t>
            </w:r>
            <w:r w:rsidR="00E63F80" w:rsidRPr="004F3516">
              <w:rPr>
                <w:rFonts w:ascii="Book Antiqua" w:hAnsi="Book Antiqua"/>
                <w:sz w:val="24"/>
                <w:szCs w:val="24"/>
              </w:rPr>
              <w:t>FF</w:t>
            </w:r>
            <w:r w:rsidRPr="004F3516">
              <w:rPr>
                <w:rFonts w:ascii="Book Antiqua" w:hAnsi="Book Antiqua"/>
                <w:sz w:val="24"/>
                <w:szCs w:val="24"/>
              </w:rPr>
              <w:t>FF</w:t>
            </w:r>
          </w:p>
        </w:tc>
      </w:tr>
      <w:tr w:rsidR="000318F4" w:rsidRPr="004F3516" w14:paraId="1CACDE5E" w14:textId="77777777" w:rsidTr="00CB0B89">
        <w:trPr>
          <w:trHeight w:val="300"/>
        </w:trPr>
        <w:tc>
          <w:tcPr>
            <w:tcW w:w="4140" w:type="dxa"/>
            <w:shd w:val="clear" w:color="auto" w:fill="auto"/>
            <w:noWrap/>
            <w:vAlign w:val="center"/>
          </w:tcPr>
          <w:p w14:paraId="5A0F6046"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1AED4CED" w14:textId="412AAFAE"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 (</w:t>
            </w:r>
            <w:r w:rsidR="00AD4A45">
              <w:rPr>
                <w:rFonts w:ascii="Book Antiqua" w:hAnsi="Book Antiqua"/>
                <w:sz w:val="24"/>
                <w:szCs w:val="24"/>
              </w:rPr>
              <w:t>static</w:t>
            </w:r>
            <w:r w:rsidRPr="004F3516">
              <w:rPr>
                <w:rFonts w:ascii="Book Antiqua" w:hAnsi="Book Antiqua"/>
                <w:sz w:val="24"/>
                <w:szCs w:val="24"/>
              </w:rPr>
              <w:t>)</w:t>
            </w:r>
          </w:p>
        </w:tc>
      </w:tr>
      <w:tr w:rsidR="000318F4" w:rsidRPr="004F3516" w14:paraId="0BEE52AC" w14:textId="77777777" w:rsidTr="00CB0B89">
        <w:trPr>
          <w:trHeight w:val="300"/>
        </w:trPr>
        <w:tc>
          <w:tcPr>
            <w:tcW w:w="4140" w:type="dxa"/>
            <w:shd w:val="clear" w:color="auto" w:fill="auto"/>
            <w:noWrap/>
            <w:vAlign w:val="center"/>
            <w:hideMark/>
          </w:tcPr>
          <w:p w14:paraId="2EDB6D7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Configuration Portal Table</w:t>
            </w:r>
          </w:p>
        </w:tc>
        <w:tc>
          <w:tcPr>
            <w:tcW w:w="4230" w:type="dxa"/>
            <w:shd w:val="clear" w:color="auto" w:fill="auto"/>
            <w:noWrap/>
            <w:vAlign w:val="center"/>
            <w:hideMark/>
          </w:tcPr>
          <w:p w14:paraId="3302C28C"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Don’t care  (NA)</w:t>
            </w:r>
          </w:p>
        </w:tc>
      </w:tr>
      <w:tr w:rsidR="000318F4" w:rsidRPr="004F3516" w14:paraId="2FA637D8" w14:textId="77777777" w:rsidTr="00CB0B89">
        <w:trPr>
          <w:trHeight w:val="300"/>
        </w:trPr>
        <w:tc>
          <w:tcPr>
            <w:tcW w:w="4140" w:type="dxa"/>
            <w:shd w:val="clear" w:color="auto" w:fill="auto"/>
            <w:noWrap/>
            <w:vAlign w:val="center"/>
            <w:hideMark/>
          </w:tcPr>
          <w:p w14:paraId="50E653D8" w14:textId="197BC26C" w:rsidR="000318F4" w:rsidRPr="004F3516" w:rsidRDefault="000318F4" w:rsidP="00D274C5">
            <w:pPr>
              <w:spacing w:after="0"/>
              <w:rPr>
                <w:rFonts w:ascii="Book Antiqua" w:hAnsi="Book Antiqua"/>
                <w:sz w:val="24"/>
                <w:szCs w:val="24"/>
              </w:rPr>
            </w:pPr>
            <w:r w:rsidRPr="004F3516">
              <w:rPr>
                <w:rFonts w:ascii="Book Antiqua" w:hAnsi="Book Antiqua"/>
                <w:sz w:val="24"/>
                <w:szCs w:val="24"/>
              </w:rPr>
              <w:t>Config</w:t>
            </w:r>
            <w:r w:rsidR="002813C4">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2F2B6AA0" w14:textId="1DA28AB1" w:rsidR="000318F4" w:rsidRPr="004F3516" w:rsidRDefault="000318F4" w:rsidP="00AD4A45">
            <w:pPr>
              <w:spacing w:after="0"/>
              <w:rPr>
                <w:rFonts w:ascii="Book Antiqua" w:hAnsi="Book Antiqua"/>
                <w:sz w:val="24"/>
                <w:szCs w:val="24"/>
              </w:rPr>
            </w:pPr>
            <w:r w:rsidRPr="004F3516">
              <w:rPr>
                <w:rFonts w:ascii="Book Antiqua" w:hAnsi="Book Antiqua"/>
                <w:sz w:val="24"/>
                <w:szCs w:val="24"/>
              </w:rPr>
              <w:t>0 (</w:t>
            </w:r>
            <w:r w:rsidR="00AD4A45">
              <w:rPr>
                <w:rFonts w:ascii="Book Antiqua" w:hAnsi="Book Antiqua"/>
                <w:sz w:val="24"/>
                <w:szCs w:val="24"/>
              </w:rPr>
              <w:t>static</w:t>
            </w:r>
            <w:r w:rsidRPr="004F3516">
              <w:rPr>
                <w:rFonts w:ascii="Book Antiqua" w:hAnsi="Book Antiqua"/>
                <w:sz w:val="24"/>
                <w:szCs w:val="24"/>
              </w:rPr>
              <w:t>)</w:t>
            </w:r>
          </w:p>
        </w:tc>
      </w:tr>
      <w:tr w:rsidR="000318F4" w:rsidRPr="004F3516" w14:paraId="7854EFE9" w14:textId="77777777" w:rsidTr="00CB0B89">
        <w:trPr>
          <w:trHeight w:val="300"/>
        </w:trPr>
        <w:tc>
          <w:tcPr>
            <w:tcW w:w="4140" w:type="dxa"/>
            <w:shd w:val="clear" w:color="auto" w:fill="auto"/>
            <w:noWrap/>
            <w:vAlign w:val="center"/>
            <w:hideMark/>
          </w:tcPr>
          <w:p w14:paraId="16B92A65"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589C1EC2" w14:textId="7FAF7207" w:rsidR="000318F4" w:rsidRPr="004F3516" w:rsidRDefault="00AD4A45" w:rsidP="00AD4A45">
            <w:pPr>
              <w:spacing w:after="0"/>
              <w:rPr>
                <w:rFonts w:ascii="Book Antiqua" w:hAnsi="Book Antiqua"/>
                <w:sz w:val="24"/>
                <w:szCs w:val="24"/>
              </w:rPr>
            </w:pPr>
            <w:r>
              <w:rPr>
                <w:rFonts w:ascii="Book Antiqua" w:hAnsi="Book Antiqua"/>
                <w:sz w:val="24"/>
                <w:szCs w:val="24"/>
              </w:rPr>
              <w:t xml:space="preserve">0 </w:t>
            </w:r>
            <w:r w:rsidR="008A3D7E">
              <w:rPr>
                <w:rFonts w:ascii="Book Antiqua" w:hAnsi="Book Antiqua"/>
                <w:sz w:val="24"/>
                <w:szCs w:val="24"/>
              </w:rPr>
              <w:t>(</w:t>
            </w:r>
            <w:r>
              <w:rPr>
                <w:rFonts w:ascii="Book Antiqua" w:hAnsi="Book Antiqua"/>
                <w:sz w:val="24"/>
                <w:szCs w:val="24"/>
              </w:rPr>
              <w:t>default)</w:t>
            </w:r>
          </w:p>
        </w:tc>
      </w:tr>
      <w:tr w:rsidR="000318F4" w:rsidRPr="004F3516" w14:paraId="2FAA3F39" w14:textId="77777777" w:rsidTr="00CB0B89">
        <w:trPr>
          <w:trHeight w:val="300"/>
        </w:trPr>
        <w:tc>
          <w:tcPr>
            <w:tcW w:w="4140" w:type="dxa"/>
            <w:shd w:val="clear" w:color="auto" w:fill="auto"/>
            <w:noWrap/>
            <w:vAlign w:val="center"/>
            <w:hideMark/>
          </w:tcPr>
          <w:p w14:paraId="6D84AC03"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32AFC82A" w14:textId="77777777" w:rsidR="00593B1E" w:rsidRPr="0028484E" w:rsidRDefault="00593B1E" w:rsidP="00593B1E">
            <w:r w:rsidRPr="0028484E">
              <w:t>Tag Class 0x0000 items:</w:t>
            </w:r>
          </w:p>
          <w:p w14:paraId="1C9ECDEC" w14:textId="334DF232" w:rsidR="00593B1E" w:rsidRPr="0028484E" w:rsidRDefault="00593B1E" w:rsidP="00635AB1">
            <w:pPr>
              <w:pStyle w:val="ListParagraph"/>
              <w:numPr>
                <w:ilvl w:val="1"/>
                <w:numId w:val="24"/>
              </w:numPr>
              <w:spacing w:after="0"/>
              <w:ind w:left="504"/>
              <w:contextualSpacing w:val="0"/>
            </w:pPr>
            <w:r w:rsidRPr="0028484E">
              <w:t xml:space="preserve">Tag item identifier 0x0001 </w:t>
            </w:r>
            <w:r w:rsidR="0022286C">
              <w:t xml:space="preserve">: SFF INF-8077i </w:t>
            </w:r>
            <w:r w:rsidR="006849D1">
              <w:t>MSA serial ID data -- S</w:t>
            </w:r>
            <w:r w:rsidR="005F3E34">
              <w:t xml:space="preserve">erial address A0H </w:t>
            </w:r>
            <w:r w:rsidR="006849D1">
              <w:t>upper memory table 01H, bytes 128-255</w:t>
            </w:r>
            <w:r w:rsidR="00D2013A">
              <w:t>.</w:t>
            </w:r>
          </w:p>
          <w:p w14:paraId="134EA856" w14:textId="6DC04BA3" w:rsidR="00593B1E" w:rsidRDefault="00593B1E" w:rsidP="00635AB1">
            <w:pPr>
              <w:pStyle w:val="ListParagraph"/>
              <w:numPr>
                <w:ilvl w:val="1"/>
                <w:numId w:val="24"/>
              </w:numPr>
              <w:spacing w:after="0"/>
              <w:ind w:left="504"/>
              <w:contextualSpacing w:val="0"/>
            </w:pPr>
            <w:r w:rsidRPr="0028484E">
              <w:t>Tag item identifier 0x0002:</w:t>
            </w:r>
            <w:r w:rsidR="0022286C">
              <w:t xml:space="preserve">  SFF INF-8077i </w:t>
            </w:r>
            <w:r w:rsidR="006849D1">
              <w:t>Digital diagnostic – Serial address</w:t>
            </w:r>
            <w:r w:rsidRPr="0028484E">
              <w:t xml:space="preserve"> </w:t>
            </w:r>
            <w:r w:rsidR="006849D1">
              <w:t xml:space="preserve">A0H lower memory table, </w:t>
            </w:r>
            <w:r w:rsidR="00D2013A">
              <w:t>bytes 0-118.</w:t>
            </w:r>
          </w:p>
          <w:p w14:paraId="245B2EA9" w14:textId="1A32852E" w:rsidR="006849D1" w:rsidRPr="0028484E" w:rsidRDefault="006849D1" w:rsidP="00635AB1">
            <w:pPr>
              <w:pStyle w:val="ListParagraph"/>
              <w:numPr>
                <w:ilvl w:val="1"/>
                <w:numId w:val="24"/>
              </w:numPr>
              <w:spacing w:after="0"/>
              <w:ind w:left="504"/>
              <w:contextualSpacing w:val="0"/>
            </w:pPr>
            <w:r w:rsidRPr="0028484E">
              <w:t>Ta</w:t>
            </w:r>
            <w:r>
              <w:t>g item identifier 0x0003</w:t>
            </w:r>
            <w:r w:rsidRPr="0028484E">
              <w:t>:</w:t>
            </w:r>
            <w:r>
              <w:t>  SFF INF-8077i User EEPROM data – Serial address A0H upper memory map table 02H, bytes 128-255</w:t>
            </w:r>
            <w:r w:rsidR="00D2013A">
              <w:t>.</w:t>
            </w:r>
          </w:p>
          <w:p w14:paraId="4B9C974D" w14:textId="60204A26" w:rsidR="00593B1E" w:rsidRPr="0028484E" w:rsidRDefault="00593B1E" w:rsidP="00635AB1">
            <w:pPr>
              <w:pStyle w:val="ListParagraph"/>
              <w:numPr>
                <w:ilvl w:val="1"/>
                <w:numId w:val="24"/>
              </w:numPr>
              <w:spacing w:after="0"/>
              <w:ind w:left="504"/>
              <w:contextualSpacing w:val="0"/>
            </w:pPr>
            <w:r w:rsidRPr="0028484E">
              <w:t>Tag i</w:t>
            </w:r>
            <w:r w:rsidR="00263280">
              <w:t>tem identifier 0x0007</w:t>
            </w:r>
            <w:r w:rsidR="001E5247">
              <w:t>:</w:t>
            </w:r>
            <w:r w:rsidRPr="0028484E">
              <w:t xml:space="preserve"> </w:t>
            </w:r>
            <w:r>
              <w:t>P</w:t>
            </w:r>
            <w:r w:rsidR="00C40704">
              <w:t>T</w:t>
            </w:r>
            <w:r w:rsidR="001E5247">
              <w:t>M Supplier</w:t>
            </w:r>
            <w:r w:rsidRPr="0028484E">
              <w:t xml:space="preserve"> name, </w:t>
            </w:r>
            <w:r>
              <w:t>ASCII</w:t>
            </w:r>
            <w:r w:rsidRPr="0028484E">
              <w:t xml:space="preserve"> format</w:t>
            </w:r>
            <w:r w:rsidR="00D2013A">
              <w:t>.</w:t>
            </w:r>
          </w:p>
          <w:p w14:paraId="51653751" w14:textId="37C52183" w:rsidR="00593B1E" w:rsidRPr="0028484E" w:rsidRDefault="006849D1" w:rsidP="00635AB1">
            <w:pPr>
              <w:pStyle w:val="ListParagraph"/>
              <w:numPr>
                <w:ilvl w:val="1"/>
                <w:numId w:val="24"/>
              </w:numPr>
              <w:spacing w:after="0"/>
              <w:ind w:left="504"/>
              <w:contextualSpacing w:val="0"/>
            </w:pPr>
            <w:r>
              <w:t>Tag item identifier 0x000</w:t>
            </w:r>
            <w:r w:rsidR="00263280">
              <w:t>8</w:t>
            </w:r>
            <w:r>
              <w:t xml:space="preserve">: </w:t>
            </w:r>
            <w:r w:rsidR="00C40704">
              <w:t>PT</w:t>
            </w:r>
            <w:r w:rsidR="00547C94">
              <w:t>M Supplier</w:t>
            </w:r>
            <w:r w:rsidR="00593B1E" w:rsidRPr="0028484E">
              <w:t xml:space="preserve"> part number, </w:t>
            </w:r>
            <w:r w:rsidR="00593B1E">
              <w:t>ASCII</w:t>
            </w:r>
            <w:r w:rsidR="00593B1E" w:rsidRPr="0028484E">
              <w:t xml:space="preserve"> format</w:t>
            </w:r>
            <w:r w:rsidR="00D2013A">
              <w:t>.</w:t>
            </w:r>
          </w:p>
          <w:p w14:paraId="517C4CF7" w14:textId="73331932" w:rsidR="001E5247" w:rsidRPr="002777DD" w:rsidRDefault="006849D1" w:rsidP="00635AB1">
            <w:pPr>
              <w:pStyle w:val="ListParagraph"/>
              <w:numPr>
                <w:ilvl w:val="1"/>
                <w:numId w:val="24"/>
              </w:numPr>
              <w:spacing w:after="0"/>
              <w:ind w:left="504"/>
              <w:contextualSpacing w:val="0"/>
              <w:rPr>
                <w:b/>
              </w:rPr>
            </w:pPr>
            <w:r>
              <w:t xml:space="preserve">Tag item </w:t>
            </w:r>
            <w:r w:rsidR="00263280">
              <w:t>identifier 0x0009</w:t>
            </w:r>
            <w:r w:rsidR="00593B1E" w:rsidRPr="0028484E">
              <w:t xml:space="preserve">: </w:t>
            </w:r>
            <w:r w:rsidR="00C40704">
              <w:t>PT</w:t>
            </w:r>
            <w:r w:rsidR="00547C94">
              <w:t xml:space="preserve">M OEM name, ASCII format. </w:t>
            </w:r>
            <w:r w:rsidR="002777DD">
              <w:t xml:space="preserve"> </w:t>
            </w:r>
            <w:r w:rsidR="002777DD" w:rsidRPr="002777DD">
              <w:rPr>
                <w:b/>
              </w:rPr>
              <w:t xml:space="preserve">Note: </w:t>
            </w:r>
            <w:r w:rsidR="00547C94" w:rsidRPr="002777DD">
              <w:rPr>
                <w:b/>
              </w:rPr>
              <w:t xml:space="preserve">The contents should match SFF INF-8077i </w:t>
            </w:r>
            <w:r w:rsidRPr="002777DD">
              <w:rPr>
                <w:b/>
              </w:rPr>
              <w:t>Table 01H</w:t>
            </w:r>
            <w:r w:rsidR="00547C94" w:rsidRPr="002777DD">
              <w:rPr>
                <w:b/>
              </w:rPr>
              <w:t xml:space="preserve"> bytes 163-148.</w:t>
            </w:r>
          </w:p>
          <w:p w14:paraId="6DB521C0" w14:textId="0A5A91F2" w:rsidR="00547C94" w:rsidRPr="002777DD" w:rsidRDefault="00263280" w:rsidP="00635AB1">
            <w:pPr>
              <w:pStyle w:val="ListParagraph"/>
              <w:numPr>
                <w:ilvl w:val="1"/>
                <w:numId w:val="24"/>
              </w:numPr>
              <w:spacing w:after="0"/>
              <w:ind w:left="504"/>
              <w:contextualSpacing w:val="0"/>
              <w:rPr>
                <w:b/>
              </w:rPr>
            </w:pPr>
            <w:r>
              <w:t>Tag item identifier 0x000A</w:t>
            </w:r>
            <w:r w:rsidR="00547C94" w:rsidRPr="0028484E">
              <w:t xml:space="preserve">: </w:t>
            </w:r>
            <w:r w:rsidR="00C40704">
              <w:t>PT</w:t>
            </w:r>
            <w:r w:rsidR="00547C94">
              <w:t xml:space="preserve">M OEM part number, ASCII format. </w:t>
            </w:r>
            <w:r w:rsidR="002777DD" w:rsidRPr="002777DD">
              <w:rPr>
                <w:b/>
              </w:rPr>
              <w:t xml:space="preserve">Note: </w:t>
            </w:r>
            <w:r w:rsidR="00547C94" w:rsidRPr="002777DD">
              <w:rPr>
                <w:b/>
              </w:rPr>
              <w:t xml:space="preserve">The contents should match SFF INF-8077i </w:t>
            </w:r>
            <w:r w:rsidR="006849D1" w:rsidRPr="002777DD">
              <w:rPr>
                <w:b/>
              </w:rPr>
              <w:t>Table 01H</w:t>
            </w:r>
            <w:r w:rsidR="00547C94" w:rsidRPr="002777DD">
              <w:rPr>
                <w:b/>
              </w:rPr>
              <w:t xml:space="preserve"> bytes 183-168.</w:t>
            </w:r>
          </w:p>
          <w:p w14:paraId="3308102B" w14:textId="420501A7" w:rsidR="00593B1E" w:rsidRPr="0028484E" w:rsidRDefault="00547C94" w:rsidP="00635AB1">
            <w:pPr>
              <w:pStyle w:val="ListParagraph"/>
              <w:numPr>
                <w:ilvl w:val="1"/>
                <w:numId w:val="24"/>
              </w:numPr>
              <w:spacing w:after="0"/>
              <w:ind w:left="504"/>
              <w:contextualSpacing w:val="0"/>
            </w:pPr>
            <w:r>
              <w:t>Tag item identifier 0x0</w:t>
            </w:r>
            <w:r w:rsidR="00263280">
              <w:t>00B</w:t>
            </w:r>
            <w:r w:rsidRPr="0028484E">
              <w:t xml:space="preserve">: </w:t>
            </w:r>
            <w:r w:rsidR="00593B1E" w:rsidRPr="0028484E">
              <w:t xml:space="preserve">Informational Text, </w:t>
            </w:r>
            <w:r w:rsidR="00593B1E">
              <w:t>ASCII</w:t>
            </w:r>
            <w:r w:rsidR="00593B1E" w:rsidRPr="0028484E">
              <w:t xml:space="preserve"> format.  For use by the </w:t>
            </w:r>
            <w:r w:rsidR="00B10C62">
              <w:t>ONT</w:t>
            </w:r>
            <w:r w:rsidR="00593B1E" w:rsidRPr="0028484E">
              <w:t xml:space="preserve"> to provide opaque printable text th</w:t>
            </w:r>
            <w:r w:rsidR="00593B1E">
              <w:t>at could be displayed by the North-bound interface</w:t>
            </w:r>
            <w:r w:rsidR="00593B1E" w:rsidRPr="0028484E">
              <w:t>.</w:t>
            </w:r>
          </w:p>
          <w:p w14:paraId="15C7DE5C" w14:textId="08B66C8F" w:rsidR="000318F4" w:rsidRPr="004F3516" w:rsidRDefault="000318F4" w:rsidP="00D274C5">
            <w:pPr>
              <w:spacing w:after="0"/>
              <w:rPr>
                <w:rFonts w:ascii="Book Antiqua" w:hAnsi="Book Antiqua"/>
                <w:sz w:val="24"/>
                <w:szCs w:val="24"/>
              </w:rPr>
            </w:pPr>
          </w:p>
        </w:tc>
      </w:tr>
      <w:tr w:rsidR="000318F4" w:rsidRPr="004F3516" w14:paraId="1A0406BE" w14:textId="77777777" w:rsidTr="00CB0B89">
        <w:trPr>
          <w:trHeight w:val="300"/>
        </w:trPr>
        <w:tc>
          <w:tcPr>
            <w:tcW w:w="4140" w:type="dxa"/>
            <w:shd w:val="clear" w:color="auto" w:fill="auto"/>
            <w:noWrap/>
            <w:vAlign w:val="center"/>
            <w:hideMark/>
          </w:tcPr>
          <w:p w14:paraId="31483258"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Status  Message Result</w:t>
            </w:r>
          </w:p>
        </w:tc>
        <w:tc>
          <w:tcPr>
            <w:tcW w:w="4230" w:type="dxa"/>
            <w:shd w:val="clear" w:color="auto" w:fill="auto"/>
            <w:noWrap/>
            <w:vAlign w:val="center"/>
            <w:hideMark/>
          </w:tcPr>
          <w:p w14:paraId="39C01C22" w14:textId="596F60B8" w:rsidR="000318F4" w:rsidRPr="004F3516" w:rsidRDefault="00AD4A45" w:rsidP="00D274C5">
            <w:pPr>
              <w:spacing w:after="0"/>
              <w:rPr>
                <w:rFonts w:ascii="Book Antiqua" w:hAnsi="Book Antiqua"/>
                <w:sz w:val="24"/>
                <w:szCs w:val="24"/>
              </w:rPr>
            </w:pPr>
            <w:r>
              <w:rPr>
                <w:rFonts w:ascii="Book Antiqua" w:hAnsi="Book Antiqua"/>
                <w:sz w:val="24"/>
                <w:szCs w:val="24"/>
              </w:rPr>
              <w:t>0 (default)</w:t>
            </w:r>
          </w:p>
        </w:tc>
      </w:tr>
      <w:tr w:rsidR="000318F4" w:rsidRPr="001D50F0" w14:paraId="35ED0B18" w14:textId="77777777" w:rsidTr="00CB0B89">
        <w:trPr>
          <w:trHeight w:val="300"/>
        </w:trPr>
        <w:tc>
          <w:tcPr>
            <w:tcW w:w="4140" w:type="dxa"/>
            <w:shd w:val="clear" w:color="auto" w:fill="auto"/>
            <w:noWrap/>
            <w:vAlign w:val="center"/>
            <w:hideMark/>
          </w:tcPr>
          <w:p w14:paraId="278357F4"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74D1F691" w14:textId="20DE6A95" w:rsidR="000318F4" w:rsidRPr="001D50F0" w:rsidRDefault="00CB0B89" w:rsidP="00D2013A">
            <w:pPr>
              <w:spacing w:after="0"/>
              <w:rPr>
                <w:rFonts w:ascii="Book Antiqua" w:hAnsi="Book Antiqua"/>
                <w:sz w:val="24"/>
                <w:szCs w:val="24"/>
                <w:highlight w:val="yellow"/>
              </w:rPr>
            </w:pPr>
            <w:r w:rsidRPr="00D91D4E">
              <w:rPr>
                <w:rFonts w:ascii="Book Antiqua" w:hAnsi="Book Antiqua"/>
                <w:sz w:val="24"/>
                <w:szCs w:val="24"/>
              </w:rPr>
              <w:t xml:space="preserve"> 263 (ANI)</w:t>
            </w:r>
          </w:p>
        </w:tc>
      </w:tr>
      <w:tr w:rsidR="000318F4" w:rsidRPr="004F3516" w14:paraId="3C1E4494" w14:textId="77777777" w:rsidTr="00CB0B89">
        <w:trPr>
          <w:trHeight w:val="300"/>
        </w:trPr>
        <w:tc>
          <w:tcPr>
            <w:tcW w:w="4140" w:type="dxa"/>
            <w:shd w:val="clear" w:color="auto" w:fill="auto"/>
            <w:noWrap/>
            <w:vAlign w:val="center"/>
            <w:hideMark/>
          </w:tcPr>
          <w:p w14:paraId="61CF5947" w14:textId="77777777" w:rsidR="000318F4" w:rsidRPr="004F3516" w:rsidRDefault="000318F4" w:rsidP="00D274C5">
            <w:pPr>
              <w:spacing w:after="0"/>
              <w:rPr>
                <w:rFonts w:ascii="Book Antiqua" w:hAnsi="Book Antiqua"/>
                <w:sz w:val="24"/>
                <w:szCs w:val="24"/>
              </w:rPr>
            </w:pPr>
            <w:r w:rsidRPr="004F3516">
              <w:rPr>
                <w:rFonts w:ascii="Book Antiqua" w:hAnsi="Book Antiqua"/>
                <w:sz w:val="24"/>
                <w:szCs w:val="24"/>
              </w:rPr>
              <w:lastRenderedPageBreak/>
              <w:t>Associated ME Class Instances</w:t>
            </w:r>
          </w:p>
        </w:tc>
        <w:tc>
          <w:tcPr>
            <w:tcW w:w="4230" w:type="dxa"/>
            <w:shd w:val="clear" w:color="auto" w:fill="auto"/>
            <w:noWrap/>
            <w:vAlign w:val="center"/>
            <w:hideMark/>
          </w:tcPr>
          <w:p w14:paraId="6AA0F685" w14:textId="444BFFA7" w:rsidR="000318F4" w:rsidRPr="004F3516" w:rsidRDefault="001D50F0" w:rsidP="00BA11A7">
            <w:pPr>
              <w:spacing w:after="0"/>
              <w:rPr>
                <w:rFonts w:ascii="Book Antiqua" w:hAnsi="Book Antiqua"/>
                <w:sz w:val="24"/>
                <w:szCs w:val="24"/>
              </w:rPr>
            </w:pPr>
            <w:r>
              <w:rPr>
                <w:rFonts w:ascii="Book Antiqua" w:hAnsi="Book Antiqua"/>
                <w:sz w:val="24"/>
                <w:szCs w:val="24"/>
              </w:rPr>
              <w:t xml:space="preserve"> Appropriate MEID</w:t>
            </w:r>
          </w:p>
        </w:tc>
      </w:tr>
      <w:tr w:rsidR="000318F4" w:rsidRPr="004F3516" w14:paraId="1E926CC8" w14:textId="77777777" w:rsidTr="00CB0B89">
        <w:trPr>
          <w:trHeight w:val="300"/>
        </w:trPr>
        <w:tc>
          <w:tcPr>
            <w:tcW w:w="4140" w:type="dxa"/>
            <w:shd w:val="clear" w:color="auto" w:fill="auto"/>
            <w:noWrap/>
            <w:vAlign w:val="center"/>
          </w:tcPr>
          <w:p w14:paraId="7039A9B2" w14:textId="77777777" w:rsidR="000318F4" w:rsidRPr="004F3516" w:rsidRDefault="000318F4" w:rsidP="00D274C5">
            <w:pPr>
              <w:spacing w:after="0"/>
              <w:rPr>
                <w:rFonts w:ascii="Book Antiqua" w:hAnsi="Book Antiqua"/>
                <w:sz w:val="24"/>
                <w:szCs w:val="24"/>
              </w:rPr>
            </w:pPr>
          </w:p>
        </w:tc>
        <w:tc>
          <w:tcPr>
            <w:tcW w:w="4230" w:type="dxa"/>
            <w:shd w:val="clear" w:color="auto" w:fill="auto"/>
            <w:noWrap/>
            <w:vAlign w:val="center"/>
          </w:tcPr>
          <w:p w14:paraId="6F2FF9E3" w14:textId="77777777" w:rsidR="000318F4" w:rsidRPr="004F3516" w:rsidRDefault="000318F4" w:rsidP="00D274C5">
            <w:pPr>
              <w:spacing w:after="0"/>
              <w:rPr>
                <w:rFonts w:ascii="Book Antiqua" w:hAnsi="Book Antiqua"/>
                <w:sz w:val="24"/>
                <w:szCs w:val="24"/>
              </w:rPr>
            </w:pPr>
          </w:p>
        </w:tc>
      </w:tr>
      <w:tr w:rsidR="00CB0B89" w:rsidRPr="004F3516" w14:paraId="3C92C24F" w14:textId="77777777" w:rsidTr="00CB0B89">
        <w:trPr>
          <w:trHeight w:val="300"/>
        </w:trPr>
        <w:tc>
          <w:tcPr>
            <w:tcW w:w="4140" w:type="dxa"/>
            <w:shd w:val="clear" w:color="auto" w:fill="auto"/>
            <w:noWrap/>
            <w:vAlign w:val="center"/>
          </w:tcPr>
          <w:p w14:paraId="4035D567" w14:textId="0E5F1F9A" w:rsidR="00CB0B89" w:rsidRPr="004F3516" w:rsidRDefault="00CB0B89" w:rsidP="00D274C5">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6C48B69E" w14:textId="77777777" w:rsidR="00CB0B89" w:rsidRPr="004F3516" w:rsidRDefault="00CB0B89" w:rsidP="00D274C5">
            <w:pPr>
              <w:spacing w:after="0"/>
              <w:rPr>
                <w:rFonts w:ascii="Book Antiqua" w:hAnsi="Book Antiqua"/>
                <w:sz w:val="24"/>
                <w:szCs w:val="24"/>
              </w:rPr>
            </w:pPr>
          </w:p>
        </w:tc>
      </w:tr>
      <w:tr w:rsidR="00CB0B89" w:rsidRPr="004F3516" w14:paraId="699E50B0" w14:textId="77777777" w:rsidTr="00CB0B89">
        <w:trPr>
          <w:trHeight w:val="300"/>
        </w:trPr>
        <w:tc>
          <w:tcPr>
            <w:tcW w:w="4140" w:type="dxa"/>
            <w:shd w:val="clear" w:color="auto" w:fill="auto"/>
            <w:noWrap/>
            <w:vAlign w:val="center"/>
          </w:tcPr>
          <w:p w14:paraId="22F183B7" w14:textId="19DFD180"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Operational Status</w:t>
            </w:r>
          </w:p>
        </w:tc>
        <w:tc>
          <w:tcPr>
            <w:tcW w:w="4230" w:type="dxa"/>
            <w:shd w:val="clear" w:color="auto" w:fill="auto"/>
            <w:noWrap/>
            <w:vAlign w:val="center"/>
          </w:tcPr>
          <w:p w14:paraId="2656C3B2" w14:textId="329B73EC" w:rsidR="00CB0B89" w:rsidRPr="004F3516" w:rsidRDefault="00AD4A45" w:rsidP="00D274C5">
            <w:pPr>
              <w:spacing w:after="0"/>
              <w:rPr>
                <w:rFonts w:ascii="Book Antiqua" w:hAnsi="Book Antiqua"/>
                <w:sz w:val="24"/>
                <w:szCs w:val="24"/>
              </w:rPr>
            </w:pPr>
            <w:r>
              <w:rPr>
                <w:rFonts w:ascii="Book Antiqua" w:hAnsi="Book Antiqua"/>
                <w:sz w:val="24"/>
                <w:szCs w:val="24"/>
              </w:rPr>
              <w:t>Normal use</w:t>
            </w:r>
          </w:p>
        </w:tc>
      </w:tr>
      <w:tr w:rsidR="00CB0B89" w:rsidRPr="004F3516" w14:paraId="6B82C8E0"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F537E52" w14:textId="3C88CA99"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6121DF5C" w14:textId="70CDBEAF" w:rsidR="00CB0B89" w:rsidRPr="004F3516" w:rsidRDefault="00AD4A45" w:rsidP="002813C4">
            <w:pPr>
              <w:spacing w:after="0"/>
              <w:rPr>
                <w:rFonts w:ascii="Book Antiqua" w:hAnsi="Book Antiqua"/>
                <w:sz w:val="24"/>
                <w:szCs w:val="24"/>
              </w:rPr>
            </w:pPr>
            <w:r>
              <w:rPr>
                <w:rFonts w:ascii="Book Antiqua" w:hAnsi="Book Antiqua"/>
                <w:sz w:val="24"/>
                <w:szCs w:val="24"/>
              </w:rPr>
              <w:t>NA</w:t>
            </w:r>
          </w:p>
        </w:tc>
      </w:tr>
      <w:tr w:rsidR="00CB0B89" w:rsidRPr="004F3516" w14:paraId="22909097"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3612E44" w14:textId="69BDEA98"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1238A7F8" w14:textId="201932F7" w:rsidR="00CB0B89" w:rsidRPr="004F3516" w:rsidRDefault="00AD4A45" w:rsidP="008B79FB">
            <w:pPr>
              <w:spacing w:after="0"/>
              <w:rPr>
                <w:rFonts w:ascii="Book Antiqua" w:hAnsi="Book Antiqua"/>
                <w:sz w:val="24"/>
                <w:szCs w:val="24"/>
              </w:rPr>
            </w:pPr>
            <w:r>
              <w:rPr>
                <w:rFonts w:ascii="Book Antiqua" w:hAnsi="Book Antiqua"/>
                <w:sz w:val="24"/>
                <w:szCs w:val="24"/>
              </w:rPr>
              <w:t>Normal use</w:t>
            </w:r>
          </w:p>
        </w:tc>
      </w:tr>
      <w:tr w:rsidR="00CB0B89" w:rsidRPr="004F3516" w14:paraId="36ED7C26"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1F07ACE0" w14:textId="7AE6497E" w:rsidR="00CB0B89" w:rsidRPr="004F3516" w:rsidRDefault="00CB0B89" w:rsidP="008B79FB">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047FD3D0" w14:textId="77777777" w:rsidR="00CB0B89" w:rsidRPr="004F3516" w:rsidRDefault="00CB0B89" w:rsidP="008B79FB">
            <w:pPr>
              <w:spacing w:after="0"/>
              <w:rPr>
                <w:rFonts w:ascii="Book Antiqua" w:hAnsi="Book Antiqua"/>
                <w:sz w:val="24"/>
                <w:szCs w:val="24"/>
              </w:rPr>
            </w:pPr>
          </w:p>
        </w:tc>
      </w:tr>
      <w:tr w:rsidR="00CB0B89" w:rsidRPr="004F3516" w14:paraId="417676B1"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9404537" w14:textId="77DA1D39"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01AC138B" w14:textId="01C4FD15"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1E91ABB9"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78B42ACF" w14:textId="30750094"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32DB351F" w14:textId="7D2DCFD0"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597314F4"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55759A4B" w14:textId="0BE9B2CC"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1BAD1108" w14:textId="618A5FD0"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56C837A5"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AB75152" w14:textId="6B0FA1BC" w:rsidR="00CB0B89" w:rsidRPr="004F3516" w:rsidRDefault="00CB0B89" w:rsidP="00CB0B89">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35B75F1A" w14:textId="148AAC12" w:rsidR="00CB0B89" w:rsidRPr="004F3516" w:rsidRDefault="00AD4A45" w:rsidP="008B79FB">
            <w:pPr>
              <w:spacing w:after="0"/>
              <w:rPr>
                <w:rFonts w:ascii="Book Antiqua" w:hAnsi="Book Antiqua"/>
                <w:sz w:val="24"/>
                <w:szCs w:val="24"/>
              </w:rPr>
            </w:pPr>
            <w:r>
              <w:rPr>
                <w:rFonts w:ascii="Book Antiqua" w:hAnsi="Book Antiqua"/>
                <w:sz w:val="24"/>
                <w:szCs w:val="24"/>
              </w:rPr>
              <w:t>NA</w:t>
            </w:r>
          </w:p>
        </w:tc>
      </w:tr>
      <w:tr w:rsidR="00CB0B89" w:rsidRPr="004F3516" w14:paraId="35B6123C" w14:textId="77777777" w:rsidTr="00CB0B89">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5A0B8E8E" w14:textId="77777777" w:rsidR="00CB0B89" w:rsidRPr="004F3516" w:rsidRDefault="00CB0B89" w:rsidP="008B79FB">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0868C0B8" w14:textId="77777777" w:rsidR="00CB0B89" w:rsidRPr="004F3516" w:rsidRDefault="00CB0B89" w:rsidP="008B79FB">
            <w:pPr>
              <w:spacing w:after="0"/>
              <w:rPr>
                <w:rFonts w:ascii="Book Antiqua" w:hAnsi="Book Antiqua"/>
                <w:sz w:val="24"/>
                <w:szCs w:val="24"/>
              </w:rPr>
            </w:pPr>
          </w:p>
        </w:tc>
      </w:tr>
      <w:tr w:rsidR="00CB0B89" w:rsidRPr="004F3516" w14:paraId="31A73B71" w14:textId="77777777" w:rsidTr="00CB0B89">
        <w:trPr>
          <w:trHeight w:val="300"/>
        </w:trPr>
        <w:tc>
          <w:tcPr>
            <w:tcW w:w="4140" w:type="dxa"/>
            <w:tcBorders>
              <w:top w:val="single" w:sz="4" w:space="0" w:color="auto"/>
              <w:right w:val="single" w:sz="4" w:space="0" w:color="auto"/>
            </w:tcBorders>
            <w:shd w:val="clear" w:color="auto" w:fill="auto"/>
            <w:noWrap/>
            <w:vAlign w:val="center"/>
          </w:tcPr>
          <w:p w14:paraId="24E654E6" w14:textId="77777777" w:rsidR="00CB0B89" w:rsidRPr="004F3516" w:rsidRDefault="00CB0B89" w:rsidP="008B79FB">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3353D1E0" w14:textId="77777777" w:rsidR="00CB0B89" w:rsidRPr="004F3516" w:rsidRDefault="00CB0B89" w:rsidP="008B79FB">
            <w:pPr>
              <w:spacing w:after="0"/>
              <w:rPr>
                <w:rFonts w:ascii="Book Antiqua" w:hAnsi="Book Antiqua"/>
                <w:sz w:val="24"/>
                <w:szCs w:val="24"/>
              </w:rPr>
            </w:pPr>
          </w:p>
        </w:tc>
      </w:tr>
    </w:tbl>
    <w:p w14:paraId="7263FD1C" w14:textId="77777777" w:rsidR="000318F4" w:rsidRPr="004F3516" w:rsidRDefault="000318F4" w:rsidP="000318F4">
      <w:pPr>
        <w:rPr>
          <w:rFonts w:ascii="Book Antiqua" w:hAnsi="Book Antiqua"/>
          <w:sz w:val="24"/>
          <w:szCs w:val="24"/>
        </w:rPr>
      </w:pPr>
    </w:p>
    <w:p w14:paraId="26FECCC8" w14:textId="77777777" w:rsidR="000318F4" w:rsidRPr="004F3516" w:rsidRDefault="000318F4" w:rsidP="000318F4">
      <w:pPr>
        <w:pStyle w:val="Body"/>
        <w:rPr>
          <w:sz w:val="24"/>
          <w:szCs w:val="24"/>
          <w:lang w:eastAsia="x-none"/>
        </w:rPr>
      </w:pPr>
    </w:p>
    <w:p w14:paraId="5D91C384" w14:textId="77777777" w:rsidR="00205585" w:rsidRDefault="00205585" w:rsidP="00205585">
      <w:pPr>
        <w:rPr>
          <w:rFonts w:ascii="Book Antiqua" w:hAnsi="Book Antiqua"/>
          <w:sz w:val="24"/>
          <w:szCs w:val="24"/>
        </w:rPr>
      </w:pPr>
    </w:p>
    <w:p w14:paraId="3C068A2D" w14:textId="3A69BC4F" w:rsidR="00205585" w:rsidRDefault="00205585" w:rsidP="00205585">
      <w:pPr>
        <w:pStyle w:val="Heading4"/>
      </w:pPr>
      <w:r>
        <w:t xml:space="preserve"> FCSP ME supporting a</w:t>
      </w:r>
      <w:r w:rsidR="00B112B4">
        <w:t xml:space="preserve"> UNI-side</w:t>
      </w:r>
      <w:r>
        <w:t xml:space="preserve"> SFP+ </w:t>
      </w:r>
      <w:r w:rsidR="00347948">
        <w:t>PT</w:t>
      </w:r>
      <w:r>
        <w:t>M</w:t>
      </w:r>
    </w:p>
    <w:p w14:paraId="61EFB76A" w14:textId="0AC6640D" w:rsidR="00205585" w:rsidRPr="004F3516" w:rsidRDefault="00347948" w:rsidP="00205585">
      <w:pPr>
        <w:rPr>
          <w:rFonts w:ascii="Book Antiqua" w:hAnsi="Book Antiqua"/>
          <w:sz w:val="24"/>
          <w:szCs w:val="24"/>
        </w:rPr>
      </w:pPr>
      <w:r>
        <w:rPr>
          <w:rFonts w:ascii="Book Antiqua" w:hAnsi="Book Antiqua"/>
          <w:sz w:val="24"/>
          <w:szCs w:val="24"/>
        </w:rPr>
        <w:t>An SFP+ PT</w:t>
      </w:r>
      <w:r w:rsidR="00205585">
        <w:rPr>
          <w:rFonts w:ascii="Book Antiqua" w:hAnsi="Book Antiqua"/>
          <w:sz w:val="24"/>
          <w:szCs w:val="24"/>
        </w:rPr>
        <w:t>M</w:t>
      </w:r>
      <w:r w:rsidR="00973CE2">
        <w:rPr>
          <w:rFonts w:ascii="Book Antiqua" w:hAnsi="Book Antiqua"/>
          <w:sz w:val="24"/>
          <w:szCs w:val="24"/>
        </w:rPr>
        <w:t xml:space="preserve">, which supports SFF-8472, </w:t>
      </w:r>
      <w:r w:rsidR="00205585">
        <w:rPr>
          <w:rFonts w:ascii="Book Antiqua" w:hAnsi="Book Antiqua"/>
          <w:sz w:val="24"/>
          <w:szCs w:val="24"/>
        </w:rPr>
        <w:t>can be u</w:t>
      </w:r>
      <w:r w:rsidR="00B10C62">
        <w:rPr>
          <w:rFonts w:ascii="Book Antiqua" w:hAnsi="Book Antiqua"/>
          <w:sz w:val="24"/>
          <w:szCs w:val="24"/>
        </w:rPr>
        <w:t>sed to provide a UNI in some ONT</w:t>
      </w:r>
      <w:r w:rsidR="00205585">
        <w:rPr>
          <w:rFonts w:ascii="Book Antiqua" w:hAnsi="Book Antiqua"/>
          <w:sz w:val="24"/>
          <w:szCs w:val="24"/>
        </w:rPr>
        <w:t xml:space="preserve"> types. An</w:t>
      </w:r>
      <w:r>
        <w:rPr>
          <w:rFonts w:ascii="Book Antiqua" w:hAnsi="Book Antiqua"/>
          <w:sz w:val="24"/>
          <w:szCs w:val="24"/>
        </w:rPr>
        <w:t xml:space="preserve"> instance of FCSP ME for each PT</w:t>
      </w:r>
      <w:r w:rsidR="00B10C62">
        <w:rPr>
          <w:rFonts w:ascii="Book Antiqua" w:hAnsi="Book Antiqua"/>
          <w:sz w:val="24"/>
          <w:szCs w:val="24"/>
        </w:rPr>
        <w:t>M is created by the ONT</w:t>
      </w:r>
      <w:r w:rsidR="00205585">
        <w:rPr>
          <w:rFonts w:ascii="Book Antiqua" w:hAnsi="Book Antiqua"/>
          <w:sz w:val="24"/>
          <w:szCs w:val="24"/>
        </w:rPr>
        <w:t>.</w:t>
      </w:r>
    </w:p>
    <w:p w14:paraId="445C39E5" w14:textId="77777777" w:rsidR="00205585" w:rsidRDefault="00205585" w:rsidP="00205585">
      <w:pPr>
        <w:rPr>
          <w:rFonts w:ascii="Book Antiqua" w:hAnsi="Book Antiqua"/>
          <w:sz w:val="24"/>
          <w:szCs w:val="24"/>
        </w:rPr>
      </w:pPr>
    </w:p>
    <w:p w14:paraId="2125DE9C" w14:textId="77777777" w:rsidR="00205585" w:rsidRPr="004F3516" w:rsidRDefault="00205585" w:rsidP="00205585">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205585" w:rsidRPr="004F3516" w14:paraId="5ADEE7E7" w14:textId="77777777" w:rsidTr="00797E67">
        <w:trPr>
          <w:trHeight w:val="315"/>
        </w:trPr>
        <w:tc>
          <w:tcPr>
            <w:tcW w:w="4140" w:type="dxa"/>
            <w:shd w:val="clear" w:color="auto" w:fill="auto"/>
            <w:noWrap/>
            <w:vAlign w:val="center"/>
          </w:tcPr>
          <w:p w14:paraId="44D9C709" w14:textId="77777777" w:rsidR="00205585" w:rsidRPr="004F3516" w:rsidRDefault="00205585" w:rsidP="00797E67">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71B57F3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Use</w:t>
            </w:r>
          </w:p>
        </w:tc>
      </w:tr>
      <w:tr w:rsidR="00205585" w:rsidRPr="004F3516" w14:paraId="3E708FFC" w14:textId="77777777" w:rsidTr="00797E67">
        <w:trPr>
          <w:trHeight w:val="315"/>
        </w:trPr>
        <w:tc>
          <w:tcPr>
            <w:tcW w:w="4140" w:type="dxa"/>
            <w:shd w:val="clear" w:color="auto" w:fill="auto"/>
            <w:noWrap/>
            <w:vAlign w:val="center"/>
          </w:tcPr>
          <w:p w14:paraId="3473714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Managed Entity ID</w:t>
            </w:r>
          </w:p>
        </w:tc>
        <w:tc>
          <w:tcPr>
            <w:tcW w:w="4230" w:type="dxa"/>
            <w:shd w:val="clear" w:color="auto" w:fill="auto"/>
            <w:noWrap/>
            <w:vAlign w:val="center"/>
          </w:tcPr>
          <w:p w14:paraId="4BCE250F" w14:textId="77777777" w:rsidR="00205585" w:rsidRPr="004F3516" w:rsidRDefault="00205585" w:rsidP="00797E67">
            <w:pPr>
              <w:spacing w:after="0"/>
              <w:rPr>
                <w:rFonts w:ascii="Book Antiqua" w:hAnsi="Book Antiqua"/>
                <w:sz w:val="24"/>
                <w:szCs w:val="24"/>
              </w:rPr>
            </w:pPr>
            <w:r w:rsidRPr="004F3516">
              <w:rPr>
                <w:iCs w:val="0"/>
                <w:kern w:val="0"/>
                <w:sz w:val="24"/>
                <w:szCs w:val="24"/>
              </w:rPr>
              <w:t>65420</w:t>
            </w:r>
          </w:p>
        </w:tc>
      </w:tr>
      <w:tr w:rsidR="00205585" w:rsidRPr="004F3516" w14:paraId="680F8E87" w14:textId="77777777" w:rsidTr="00797E67">
        <w:trPr>
          <w:trHeight w:val="315"/>
        </w:trPr>
        <w:tc>
          <w:tcPr>
            <w:tcW w:w="4140" w:type="dxa"/>
            <w:shd w:val="clear" w:color="auto" w:fill="auto"/>
            <w:noWrap/>
            <w:vAlign w:val="center"/>
            <w:hideMark/>
          </w:tcPr>
          <w:p w14:paraId="7F5080B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Service Instance</w:t>
            </w:r>
            <w:r>
              <w:rPr>
                <w:rFonts w:ascii="Book Antiqua" w:hAnsi="Book Antiqua"/>
                <w:sz w:val="24"/>
                <w:szCs w:val="24"/>
              </w:rPr>
              <w:t>:</w:t>
            </w:r>
          </w:p>
        </w:tc>
        <w:tc>
          <w:tcPr>
            <w:tcW w:w="4230" w:type="dxa"/>
            <w:shd w:val="clear" w:color="auto" w:fill="auto"/>
            <w:noWrap/>
            <w:vAlign w:val="center"/>
            <w:hideMark/>
          </w:tcPr>
          <w:p w14:paraId="4E6732AA" w14:textId="77777777" w:rsidR="00205585" w:rsidRPr="004F3516" w:rsidRDefault="00205585" w:rsidP="00797E67">
            <w:pPr>
              <w:spacing w:after="0"/>
              <w:rPr>
                <w:rFonts w:ascii="Book Antiqua" w:hAnsi="Book Antiqua"/>
                <w:sz w:val="24"/>
                <w:szCs w:val="24"/>
              </w:rPr>
            </w:pPr>
          </w:p>
        </w:tc>
      </w:tr>
      <w:tr w:rsidR="00205585" w:rsidRPr="004F3516" w14:paraId="1314056B" w14:textId="77777777" w:rsidTr="00797E67">
        <w:trPr>
          <w:trHeight w:val="315"/>
        </w:trPr>
        <w:tc>
          <w:tcPr>
            <w:tcW w:w="4140" w:type="dxa"/>
            <w:shd w:val="clear" w:color="auto" w:fill="auto"/>
            <w:noWrap/>
            <w:vAlign w:val="center"/>
          </w:tcPr>
          <w:p w14:paraId="37DBCB07"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06089A4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0x0000</w:t>
            </w:r>
          </w:p>
        </w:tc>
      </w:tr>
      <w:tr w:rsidR="00205585" w:rsidRPr="004F3516" w14:paraId="40313F19" w14:textId="77777777" w:rsidTr="00797E67">
        <w:trPr>
          <w:trHeight w:val="315"/>
        </w:trPr>
        <w:tc>
          <w:tcPr>
            <w:tcW w:w="4140" w:type="dxa"/>
            <w:shd w:val="clear" w:color="auto" w:fill="auto"/>
            <w:noWrap/>
            <w:vAlign w:val="center"/>
          </w:tcPr>
          <w:p w14:paraId="02208901"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Protocol</w:t>
            </w:r>
          </w:p>
        </w:tc>
        <w:tc>
          <w:tcPr>
            <w:tcW w:w="4230" w:type="dxa"/>
            <w:shd w:val="clear" w:color="auto" w:fill="auto"/>
            <w:noWrap/>
            <w:vAlign w:val="center"/>
          </w:tcPr>
          <w:p w14:paraId="3534A88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w:t>
            </w:r>
          </w:p>
        </w:tc>
      </w:tr>
      <w:tr w:rsidR="00205585" w:rsidRPr="004F3516" w14:paraId="40100042" w14:textId="77777777" w:rsidTr="00797E67">
        <w:trPr>
          <w:trHeight w:val="315"/>
        </w:trPr>
        <w:tc>
          <w:tcPr>
            <w:tcW w:w="4140" w:type="dxa"/>
            <w:shd w:val="clear" w:color="auto" w:fill="auto"/>
            <w:noWrap/>
            <w:vAlign w:val="center"/>
            <w:hideMark/>
          </w:tcPr>
          <w:p w14:paraId="3C4E719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28683041" w14:textId="6A474885" w:rsidR="00205585" w:rsidRPr="004F3516" w:rsidRDefault="00205585" w:rsidP="00547C94">
            <w:pPr>
              <w:spacing w:after="0"/>
              <w:rPr>
                <w:rFonts w:ascii="Book Antiqua" w:hAnsi="Book Antiqua"/>
                <w:sz w:val="24"/>
                <w:szCs w:val="24"/>
              </w:rPr>
            </w:pPr>
            <w:r>
              <w:rPr>
                <w:rFonts w:ascii="Book Antiqua" w:hAnsi="Book Antiqua"/>
                <w:sz w:val="24"/>
                <w:szCs w:val="24"/>
              </w:rPr>
              <w:t xml:space="preserve"> </w:t>
            </w:r>
            <w:r w:rsidR="00547C94">
              <w:rPr>
                <w:rFonts w:ascii="Book Antiqua" w:hAnsi="Book Antiqua"/>
                <w:sz w:val="24"/>
                <w:szCs w:val="24"/>
              </w:rPr>
              <w:t>Based on instance</w:t>
            </w:r>
          </w:p>
        </w:tc>
      </w:tr>
      <w:tr w:rsidR="00205585" w:rsidRPr="004F3516" w14:paraId="744DED66" w14:textId="77777777" w:rsidTr="00797E67">
        <w:trPr>
          <w:trHeight w:val="315"/>
        </w:trPr>
        <w:tc>
          <w:tcPr>
            <w:tcW w:w="4140" w:type="dxa"/>
            <w:shd w:val="clear" w:color="auto" w:fill="auto"/>
            <w:noWrap/>
            <w:vAlign w:val="center"/>
            <w:hideMark/>
          </w:tcPr>
          <w:p w14:paraId="40E6CB3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710F557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0x0003</w:t>
            </w:r>
          </w:p>
        </w:tc>
      </w:tr>
      <w:tr w:rsidR="00205585" w:rsidRPr="004F3516" w14:paraId="1AF0D3B2" w14:textId="77777777" w:rsidTr="00797E67">
        <w:trPr>
          <w:trHeight w:val="315"/>
        </w:trPr>
        <w:tc>
          <w:tcPr>
            <w:tcW w:w="4140" w:type="dxa"/>
            <w:shd w:val="clear" w:color="auto" w:fill="auto"/>
            <w:noWrap/>
            <w:vAlign w:val="center"/>
            <w:hideMark/>
          </w:tcPr>
          <w:p w14:paraId="6C994CF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Network address pointer</w:t>
            </w:r>
          </w:p>
        </w:tc>
        <w:tc>
          <w:tcPr>
            <w:tcW w:w="4230" w:type="dxa"/>
            <w:shd w:val="clear" w:color="auto" w:fill="auto"/>
            <w:noWrap/>
            <w:vAlign w:val="center"/>
            <w:hideMark/>
          </w:tcPr>
          <w:p w14:paraId="502AF474"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(NA)</w:t>
            </w:r>
          </w:p>
        </w:tc>
      </w:tr>
      <w:tr w:rsidR="00205585" w:rsidRPr="004F3516" w14:paraId="4EDB5240" w14:textId="77777777" w:rsidTr="00797E67">
        <w:trPr>
          <w:trHeight w:val="300"/>
        </w:trPr>
        <w:tc>
          <w:tcPr>
            <w:tcW w:w="4140" w:type="dxa"/>
            <w:shd w:val="clear" w:color="auto" w:fill="auto"/>
            <w:noWrap/>
            <w:vAlign w:val="center"/>
            <w:hideMark/>
          </w:tcPr>
          <w:p w14:paraId="23F6071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3079E1E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 xml:space="preserve"> 0x00 </w:t>
            </w:r>
          </w:p>
        </w:tc>
      </w:tr>
      <w:tr w:rsidR="00205585" w:rsidRPr="004F3516" w14:paraId="44433270" w14:textId="77777777" w:rsidTr="00797E67">
        <w:trPr>
          <w:trHeight w:val="300"/>
        </w:trPr>
        <w:tc>
          <w:tcPr>
            <w:tcW w:w="4140" w:type="dxa"/>
            <w:shd w:val="clear" w:color="auto" w:fill="auto"/>
            <w:noWrap/>
            <w:vAlign w:val="center"/>
            <w:hideMark/>
          </w:tcPr>
          <w:p w14:paraId="4EEF2F1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48EEC7B8" w14:textId="3C487B06"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w:t>
            </w:r>
            <w:r w:rsidRPr="004F3516">
              <w:rPr>
                <w:rFonts w:ascii="Book Antiqua" w:hAnsi="Book Antiqua"/>
              </w:rPr>
              <w:t>,</w:t>
            </w:r>
            <w:r w:rsidRPr="004F3516">
              <w:rPr>
                <w:rFonts w:ascii="Book Antiqua" w:hAnsi="Book Antiqua"/>
                <w:sz w:val="24"/>
                <w:szCs w:val="24"/>
              </w:rPr>
              <w:t xml:space="preserve"> when </w:t>
            </w:r>
            <w:r w:rsidR="00347948">
              <w:rPr>
                <w:rFonts w:ascii="Book Antiqua" w:hAnsi="Book Antiqua"/>
                <w:sz w:val="24"/>
                <w:szCs w:val="24"/>
              </w:rPr>
              <w:t>PT</w:t>
            </w:r>
            <w:r>
              <w:rPr>
                <w:rFonts w:ascii="Book Antiqua" w:hAnsi="Book Antiqua"/>
                <w:sz w:val="24"/>
                <w:szCs w:val="24"/>
              </w:rPr>
              <w:t>M</w:t>
            </w:r>
            <w:r w:rsidRPr="004F3516">
              <w:rPr>
                <w:rFonts w:ascii="Book Antiqua" w:hAnsi="Book Antiqua"/>
                <w:sz w:val="24"/>
                <w:szCs w:val="24"/>
              </w:rPr>
              <w:t xml:space="preserve"> is plugged in and operating normally; </w:t>
            </w:r>
          </w:p>
          <w:p w14:paraId="0B70BE6E" w14:textId="1507B2B8"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0x01</w:t>
            </w:r>
            <w:r w:rsidRPr="004F3516">
              <w:rPr>
                <w:rFonts w:ascii="Book Antiqua" w:hAnsi="Book Antiqua"/>
              </w:rPr>
              <w:t>,</w:t>
            </w:r>
            <w:r w:rsidRPr="004F3516">
              <w:rPr>
                <w:rFonts w:ascii="Book Antiqua" w:hAnsi="Book Antiqua"/>
                <w:sz w:val="24"/>
                <w:szCs w:val="24"/>
              </w:rPr>
              <w:t xml:space="preserve"> when</w:t>
            </w:r>
            <w:r>
              <w:rPr>
                <w:rFonts w:ascii="Book Antiqua" w:hAnsi="Book Antiqua"/>
                <w:sz w:val="24"/>
                <w:szCs w:val="24"/>
              </w:rPr>
              <w:t xml:space="preserve"> </w:t>
            </w:r>
            <w:r w:rsidR="00347948">
              <w:rPr>
                <w:rFonts w:ascii="Book Antiqua" w:hAnsi="Book Antiqua"/>
                <w:sz w:val="24"/>
                <w:szCs w:val="24"/>
              </w:rPr>
              <w:t>PT</w:t>
            </w:r>
            <w:r>
              <w:rPr>
                <w:rFonts w:ascii="Book Antiqua" w:hAnsi="Book Antiqua"/>
                <w:sz w:val="24"/>
                <w:szCs w:val="24"/>
              </w:rPr>
              <w:t>M is</w:t>
            </w:r>
            <w:r w:rsidRPr="004F3516">
              <w:rPr>
                <w:rFonts w:ascii="Book Antiqua" w:hAnsi="Book Antiqua"/>
                <w:sz w:val="24"/>
                <w:szCs w:val="24"/>
              </w:rPr>
              <w:t xml:space="preserve"> removed; </w:t>
            </w:r>
          </w:p>
          <w:p w14:paraId="7F463A9A" w14:textId="7173D864"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0x02</w:t>
            </w:r>
            <w:r w:rsidRPr="004F3516">
              <w:rPr>
                <w:rFonts w:ascii="Book Antiqua" w:hAnsi="Book Antiqua"/>
              </w:rPr>
              <w:t>,</w:t>
            </w:r>
            <w:r w:rsidRPr="004F3516">
              <w:rPr>
                <w:rFonts w:ascii="Book Antiqua" w:hAnsi="Book Antiqua"/>
                <w:sz w:val="24"/>
                <w:szCs w:val="24"/>
              </w:rPr>
              <w:t xml:space="preserve"> </w:t>
            </w:r>
            <w:r w:rsidR="00347948">
              <w:rPr>
                <w:rFonts w:ascii="Book Antiqua" w:hAnsi="Book Antiqua"/>
                <w:sz w:val="24"/>
                <w:szCs w:val="24"/>
              </w:rPr>
              <w:t>when  PT</w:t>
            </w:r>
            <w:r>
              <w:rPr>
                <w:rFonts w:ascii="Book Antiqua" w:hAnsi="Book Antiqua"/>
                <w:sz w:val="24"/>
                <w:szCs w:val="24"/>
              </w:rPr>
              <w:t xml:space="preserve">M is </w:t>
            </w:r>
            <w:r w:rsidR="00964B41">
              <w:rPr>
                <w:rFonts w:ascii="Book Antiqua" w:hAnsi="Book Antiqua"/>
                <w:sz w:val="24"/>
                <w:szCs w:val="24"/>
              </w:rPr>
              <w:t>plugged in</w:t>
            </w:r>
            <w:r w:rsidRPr="004F3516">
              <w:rPr>
                <w:rFonts w:ascii="Book Antiqua" w:hAnsi="Book Antiqua"/>
                <w:sz w:val="24"/>
                <w:szCs w:val="24"/>
              </w:rPr>
              <w:t xml:space="preserve"> but with a hardware error</w:t>
            </w:r>
          </w:p>
        </w:tc>
      </w:tr>
      <w:tr w:rsidR="00205585" w:rsidRPr="004F3516" w14:paraId="65C6757C" w14:textId="77777777" w:rsidTr="00797E67">
        <w:trPr>
          <w:trHeight w:val="300"/>
        </w:trPr>
        <w:tc>
          <w:tcPr>
            <w:tcW w:w="4140" w:type="dxa"/>
            <w:shd w:val="clear" w:color="auto" w:fill="auto"/>
            <w:noWrap/>
            <w:vAlign w:val="center"/>
            <w:hideMark/>
          </w:tcPr>
          <w:p w14:paraId="60F2BC57"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5B3044A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0xFFFF</w:t>
            </w:r>
          </w:p>
        </w:tc>
      </w:tr>
      <w:tr w:rsidR="00205585" w:rsidRPr="004F3516" w14:paraId="20CFFE32" w14:textId="77777777" w:rsidTr="00797E67">
        <w:trPr>
          <w:trHeight w:val="300"/>
        </w:trPr>
        <w:tc>
          <w:tcPr>
            <w:tcW w:w="4140" w:type="dxa"/>
            <w:shd w:val="clear" w:color="auto" w:fill="auto"/>
            <w:noWrap/>
            <w:vAlign w:val="center"/>
          </w:tcPr>
          <w:p w14:paraId="0996067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5B81E235"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28DC68FF" w14:textId="77777777" w:rsidTr="00797E67">
        <w:trPr>
          <w:trHeight w:val="300"/>
        </w:trPr>
        <w:tc>
          <w:tcPr>
            <w:tcW w:w="4140" w:type="dxa"/>
            <w:shd w:val="clear" w:color="auto" w:fill="auto"/>
            <w:noWrap/>
            <w:vAlign w:val="center"/>
            <w:hideMark/>
          </w:tcPr>
          <w:p w14:paraId="6657901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lastRenderedPageBreak/>
              <w:t>Configuration Portal Table</w:t>
            </w:r>
          </w:p>
        </w:tc>
        <w:tc>
          <w:tcPr>
            <w:tcW w:w="4230" w:type="dxa"/>
            <w:shd w:val="clear" w:color="auto" w:fill="auto"/>
            <w:noWrap/>
            <w:vAlign w:val="center"/>
            <w:hideMark/>
          </w:tcPr>
          <w:p w14:paraId="483EB617"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Don’t care  (NA)</w:t>
            </w:r>
          </w:p>
        </w:tc>
      </w:tr>
      <w:tr w:rsidR="00205585" w:rsidRPr="004F3516" w14:paraId="7FE35B54" w14:textId="77777777" w:rsidTr="00797E67">
        <w:trPr>
          <w:trHeight w:val="300"/>
        </w:trPr>
        <w:tc>
          <w:tcPr>
            <w:tcW w:w="4140" w:type="dxa"/>
            <w:shd w:val="clear" w:color="auto" w:fill="auto"/>
            <w:noWrap/>
            <w:vAlign w:val="center"/>
            <w:hideMark/>
          </w:tcPr>
          <w:p w14:paraId="2AB4D3E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w:t>
            </w:r>
            <w:r>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763239E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1252E488" w14:textId="77777777" w:rsidTr="00797E67">
        <w:trPr>
          <w:trHeight w:val="300"/>
        </w:trPr>
        <w:tc>
          <w:tcPr>
            <w:tcW w:w="4140" w:type="dxa"/>
            <w:shd w:val="clear" w:color="auto" w:fill="auto"/>
            <w:noWrap/>
            <w:vAlign w:val="center"/>
            <w:hideMark/>
          </w:tcPr>
          <w:p w14:paraId="5033A99D"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68FECED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4F3516" w14:paraId="319A868B" w14:textId="77777777" w:rsidTr="00797E67">
        <w:trPr>
          <w:trHeight w:val="300"/>
        </w:trPr>
        <w:tc>
          <w:tcPr>
            <w:tcW w:w="4140" w:type="dxa"/>
            <w:shd w:val="clear" w:color="auto" w:fill="auto"/>
            <w:noWrap/>
            <w:vAlign w:val="center"/>
            <w:hideMark/>
          </w:tcPr>
          <w:p w14:paraId="1115ECA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1123B14F" w14:textId="77777777" w:rsidR="00205585" w:rsidRPr="0028484E" w:rsidRDefault="00205585" w:rsidP="00797E67">
            <w:r w:rsidRPr="0028484E">
              <w:t>Tag Class 0x0000 items:</w:t>
            </w:r>
          </w:p>
          <w:p w14:paraId="2155EEDB" w14:textId="13DEE604" w:rsidR="00205585" w:rsidRPr="0028484E" w:rsidRDefault="00205585" w:rsidP="00635AB1">
            <w:pPr>
              <w:pStyle w:val="ListParagraph"/>
              <w:numPr>
                <w:ilvl w:val="1"/>
                <w:numId w:val="24"/>
              </w:numPr>
              <w:spacing w:after="0"/>
              <w:ind w:left="504"/>
              <w:contextualSpacing w:val="0"/>
            </w:pPr>
            <w:r w:rsidRPr="0028484E">
              <w:t>Tag it</w:t>
            </w:r>
            <w:r w:rsidR="00263280">
              <w:t>em identifier 0x0004</w:t>
            </w:r>
            <w:r w:rsidRPr="0028484E">
              <w:t xml:space="preserve">: </w:t>
            </w:r>
            <w:r w:rsidR="00D2013A">
              <w:t>SFF-8472 MSA serial ID data – Serial address A0H, bytes 0-95.</w:t>
            </w:r>
          </w:p>
          <w:p w14:paraId="76662D63" w14:textId="3011809D" w:rsidR="00D2013A" w:rsidRDefault="00263280" w:rsidP="00635AB1">
            <w:pPr>
              <w:pStyle w:val="ListParagraph"/>
              <w:numPr>
                <w:ilvl w:val="1"/>
                <w:numId w:val="24"/>
              </w:numPr>
              <w:spacing w:after="0"/>
              <w:ind w:left="504"/>
              <w:contextualSpacing w:val="0"/>
            </w:pPr>
            <w:r>
              <w:t>Tag item identifier 0x0005</w:t>
            </w:r>
            <w:r w:rsidR="00205585" w:rsidRPr="0028484E">
              <w:t>: </w:t>
            </w:r>
            <w:r w:rsidR="00D2013A">
              <w:t>SFF-8472 Digital diagnostic – Serial address A2H, bytes 0-119.</w:t>
            </w:r>
          </w:p>
          <w:p w14:paraId="6C4A63A5" w14:textId="7B2F6A68" w:rsidR="00D2013A" w:rsidRDefault="00263280" w:rsidP="00635AB1">
            <w:pPr>
              <w:pStyle w:val="ListParagraph"/>
              <w:numPr>
                <w:ilvl w:val="1"/>
                <w:numId w:val="24"/>
              </w:numPr>
              <w:spacing w:after="0"/>
              <w:ind w:left="504"/>
              <w:contextualSpacing w:val="0"/>
            </w:pPr>
            <w:r>
              <w:t>Tag item identifier 0x0006</w:t>
            </w:r>
            <w:r w:rsidR="00D2013A" w:rsidRPr="0028484E">
              <w:t>: </w:t>
            </w:r>
            <w:r w:rsidR="000B1BD7">
              <w:t>SFF-8472 Vendor specific data – Serial address A0H, bytes 96-127.</w:t>
            </w:r>
          </w:p>
          <w:p w14:paraId="6C946DA7" w14:textId="0206B21C" w:rsidR="00205585" w:rsidRPr="0028484E" w:rsidRDefault="00205585" w:rsidP="00635AB1">
            <w:pPr>
              <w:pStyle w:val="ListParagraph"/>
              <w:numPr>
                <w:ilvl w:val="1"/>
                <w:numId w:val="24"/>
              </w:numPr>
              <w:spacing w:after="0"/>
              <w:ind w:left="504"/>
              <w:contextualSpacing w:val="0"/>
            </w:pPr>
            <w:r w:rsidRPr="0028484E">
              <w:t>Tag item identifier 0x000</w:t>
            </w:r>
            <w:r w:rsidR="00263280">
              <w:t>7</w:t>
            </w:r>
            <w:r w:rsidRPr="0028484E">
              <w:t xml:space="preserve">:  </w:t>
            </w:r>
            <w:r w:rsidR="00347948">
              <w:t>PT</w:t>
            </w:r>
            <w:r w:rsidR="00547C94">
              <w:t>M Supplier name</w:t>
            </w:r>
            <w:r w:rsidRPr="0028484E">
              <w:t xml:space="preserve">, </w:t>
            </w:r>
            <w:r>
              <w:t>ASCII</w:t>
            </w:r>
            <w:r w:rsidRPr="0028484E">
              <w:t xml:space="preserve"> format</w:t>
            </w:r>
          </w:p>
          <w:p w14:paraId="153F97A2" w14:textId="167CE048" w:rsidR="00205585" w:rsidRDefault="00205585" w:rsidP="00635AB1">
            <w:pPr>
              <w:pStyle w:val="ListParagraph"/>
              <w:numPr>
                <w:ilvl w:val="1"/>
                <w:numId w:val="24"/>
              </w:numPr>
              <w:spacing w:after="0"/>
              <w:ind w:left="504"/>
              <w:contextualSpacing w:val="0"/>
            </w:pPr>
            <w:r w:rsidRPr="0028484E">
              <w:t>Tag item identifier 0x000</w:t>
            </w:r>
            <w:r w:rsidR="00263280">
              <w:t>8</w:t>
            </w:r>
            <w:r w:rsidRPr="0028484E">
              <w:t xml:space="preserve">:  </w:t>
            </w:r>
            <w:r w:rsidR="00347948">
              <w:t>PT</w:t>
            </w:r>
            <w:r w:rsidR="00547C94">
              <w:t>M Supplier</w:t>
            </w:r>
            <w:r w:rsidR="00547C94" w:rsidRPr="0028484E">
              <w:t xml:space="preserve"> </w:t>
            </w:r>
            <w:r w:rsidRPr="0028484E">
              <w:t xml:space="preserve">part number, </w:t>
            </w:r>
            <w:r>
              <w:t>ASCII</w:t>
            </w:r>
            <w:r w:rsidRPr="0028484E">
              <w:t xml:space="preserve"> format</w:t>
            </w:r>
            <w:r w:rsidR="00547C94">
              <w:t>.</w:t>
            </w:r>
          </w:p>
          <w:p w14:paraId="4189B5D8" w14:textId="6890628E" w:rsidR="00547C94" w:rsidRDefault="00547C94" w:rsidP="00635AB1">
            <w:pPr>
              <w:pStyle w:val="ListParagraph"/>
              <w:numPr>
                <w:ilvl w:val="1"/>
                <w:numId w:val="24"/>
              </w:numPr>
              <w:spacing w:after="0"/>
              <w:ind w:left="504"/>
              <w:contextualSpacing w:val="0"/>
            </w:pPr>
            <w:r w:rsidRPr="0028484E">
              <w:t>Tag item identifier 0x000</w:t>
            </w:r>
            <w:r w:rsidR="00263280">
              <w:t>9</w:t>
            </w:r>
            <w:r w:rsidRPr="0028484E">
              <w:t xml:space="preserve">: </w:t>
            </w:r>
            <w:r w:rsidR="00347948">
              <w:t>PT</w:t>
            </w:r>
            <w:r>
              <w:t xml:space="preserve">M OEM name, ASCII format. </w:t>
            </w:r>
          </w:p>
          <w:p w14:paraId="5B11FB1B" w14:textId="7D7A04BA" w:rsidR="00547C94" w:rsidRDefault="00547C94" w:rsidP="00635AB1">
            <w:pPr>
              <w:pStyle w:val="ListParagraph"/>
              <w:numPr>
                <w:ilvl w:val="1"/>
                <w:numId w:val="24"/>
              </w:numPr>
              <w:spacing w:after="0"/>
              <w:ind w:left="504"/>
              <w:contextualSpacing w:val="0"/>
            </w:pPr>
            <w:r>
              <w:t>Tag item identifier 0x000</w:t>
            </w:r>
            <w:r w:rsidR="00263280">
              <w:t>A</w:t>
            </w:r>
            <w:r w:rsidRPr="0028484E">
              <w:t xml:space="preserve">: </w:t>
            </w:r>
            <w:r w:rsidR="00347948">
              <w:t>PT</w:t>
            </w:r>
            <w:r>
              <w:t xml:space="preserve">M OEM part number, ASCII format.  </w:t>
            </w:r>
          </w:p>
          <w:p w14:paraId="5BDB1A44" w14:textId="247D6346" w:rsidR="00547C94" w:rsidRPr="0028484E" w:rsidRDefault="00547C94" w:rsidP="00635AB1">
            <w:pPr>
              <w:pStyle w:val="ListParagraph"/>
              <w:numPr>
                <w:ilvl w:val="1"/>
                <w:numId w:val="24"/>
              </w:numPr>
              <w:spacing w:after="0"/>
              <w:ind w:left="504"/>
              <w:contextualSpacing w:val="0"/>
            </w:pPr>
            <w:r>
              <w:t>Tag item identifier 0x000</w:t>
            </w:r>
            <w:r w:rsidR="00263280">
              <w:t>B</w:t>
            </w:r>
            <w:r w:rsidRPr="0028484E">
              <w:t xml:space="preserve">: Informational Text, </w:t>
            </w:r>
            <w:r>
              <w:t>ASCII</w:t>
            </w:r>
            <w:r w:rsidRPr="0028484E">
              <w:t xml:space="preserve"> format.  For use by the </w:t>
            </w:r>
            <w:r>
              <w:t>ON</w:t>
            </w:r>
            <w:r w:rsidR="00B10C62">
              <w:t>T</w:t>
            </w:r>
            <w:r w:rsidRPr="0028484E">
              <w:t xml:space="preserve"> to provide opaque printable text th</w:t>
            </w:r>
            <w:r>
              <w:t>at could be displayed by the North-bound interface</w:t>
            </w:r>
            <w:r w:rsidRPr="0028484E">
              <w:t>.</w:t>
            </w:r>
          </w:p>
          <w:p w14:paraId="3DF315DD" w14:textId="77777777" w:rsidR="00205585" w:rsidRPr="00547C94" w:rsidRDefault="00205585" w:rsidP="00547C94">
            <w:pPr>
              <w:spacing w:after="0"/>
              <w:ind w:left="144"/>
            </w:pPr>
          </w:p>
        </w:tc>
      </w:tr>
      <w:tr w:rsidR="00205585" w:rsidRPr="004F3516" w14:paraId="194586F1" w14:textId="77777777" w:rsidTr="00797E67">
        <w:trPr>
          <w:trHeight w:val="300"/>
        </w:trPr>
        <w:tc>
          <w:tcPr>
            <w:tcW w:w="4140" w:type="dxa"/>
            <w:shd w:val="clear" w:color="auto" w:fill="auto"/>
            <w:noWrap/>
            <w:vAlign w:val="center"/>
            <w:hideMark/>
          </w:tcPr>
          <w:p w14:paraId="1028525F" w14:textId="25122ADA"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Result</w:t>
            </w:r>
          </w:p>
        </w:tc>
        <w:tc>
          <w:tcPr>
            <w:tcW w:w="4230" w:type="dxa"/>
            <w:shd w:val="clear" w:color="auto" w:fill="auto"/>
            <w:noWrap/>
            <w:vAlign w:val="center"/>
            <w:hideMark/>
          </w:tcPr>
          <w:p w14:paraId="75ECD21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1D50F0" w14:paraId="71DBD610" w14:textId="77777777" w:rsidTr="00797E67">
        <w:trPr>
          <w:trHeight w:val="300"/>
        </w:trPr>
        <w:tc>
          <w:tcPr>
            <w:tcW w:w="4140" w:type="dxa"/>
            <w:shd w:val="clear" w:color="auto" w:fill="auto"/>
            <w:noWrap/>
            <w:vAlign w:val="center"/>
            <w:hideMark/>
          </w:tcPr>
          <w:p w14:paraId="1B568E51"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629E66D5" w14:textId="1EFC5DCA" w:rsidR="00205585" w:rsidRPr="001D50F0" w:rsidRDefault="00205585" w:rsidP="00205585">
            <w:pPr>
              <w:spacing w:after="0"/>
              <w:rPr>
                <w:rFonts w:ascii="Book Antiqua" w:hAnsi="Book Antiqua"/>
                <w:sz w:val="24"/>
                <w:szCs w:val="24"/>
                <w:highlight w:val="yellow"/>
              </w:rPr>
            </w:pPr>
            <w:r w:rsidRPr="00D91D4E">
              <w:rPr>
                <w:rFonts w:ascii="Book Antiqua" w:hAnsi="Book Antiqua"/>
                <w:sz w:val="24"/>
                <w:szCs w:val="24"/>
              </w:rPr>
              <w:t xml:space="preserve"> 11 (PPTP Ethernet UNI) </w:t>
            </w:r>
          </w:p>
        </w:tc>
      </w:tr>
      <w:tr w:rsidR="00205585" w:rsidRPr="004F3516" w14:paraId="00F80367" w14:textId="77777777" w:rsidTr="00797E67">
        <w:trPr>
          <w:trHeight w:val="300"/>
        </w:trPr>
        <w:tc>
          <w:tcPr>
            <w:tcW w:w="4140" w:type="dxa"/>
            <w:shd w:val="clear" w:color="auto" w:fill="auto"/>
            <w:noWrap/>
            <w:vAlign w:val="center"/>
            <w:hideMark/>
          </w:tcPr>
          <w:p w14:paraId="19B0181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 Instances</w:t>
            </w:r>
          </w:p>
        </w:tc>
        <w:tc>
          <w:tcPr>
            <w:tcW w:w="4230" w:type="dxa"/>
            <w:shd w:val="clear" w:color="auto" w:fill="auto"/>
            <w:noWrap/>
            <w:vAlign w:val="center"/>
            <w:hideMark/>
          </w:tcPr>
          <w:p w14:paraId="139973B1"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 xml:space="preserve"> Appropriate MEID</w:t>
            </w:r>
          </w:p>
        </w:tc>
      </w:tr>
      <w:tr w:rsidR="00205585" w:rsidRPr="004F3516" w14:paraId="0714BA0D" w14:textId="77777777" w:rsidTr="00797E67">
        <w:trPr>
          <w:trHeight w:val="300"/>
        </w:trPr>
        <w:tc>
          <w:tcPr>
            <w:tcW w:w="4140" w:type="dxa"/>
            <w:shd w:val="clear" w:color="auto" w:fill="auto"/>
            <w:noWrap/>
            <w:vAlign w:val="center"/>
          </w:tcPr>
          <w:p w14:paraId="45A73F70" w14:textId="77777777" w:rsidR="00205585" w:rsidRPr="004F3516" w:rsidRDefault="00205585" w:rsidP="00797E67">
            <w:pPr>
              <w:spacing w:after="0"/>
              <w:rPr>
                <w:rFonts w:ascii="Book Antiqua" w:hAnsi="Book Antiqua"/>
                <w:sz w:val="24"/>
                <w:szCs w:val="24"/>
              </w:rPr>
            </w:pPr>
          </w:p>
        </w:tc>
        <w:tc>
          <w:tcPr>
            <w:tcW w:w="4230" w:type="dxa"/>
            <w:shd w:val="clear" w:color="auto" w:fill="auto"/>
            <w:noWrap/>
            <w:vAlign w:val="center"/>
          </w:tcPr>
          <w:p w14:paraId="3C398E4B" w14:textId="77777777" w:rsidR="00205585" w:rsidRPr="004F3516" w:rsidRDefault="00205585" w:rsidP="00797E67">
            <w:pPr>
              <w:spacing w:after="0"/>
              <w:rPr>
                <w:rFonts w:ascii="Book Antiqua" w:hAnsi="Book Antiqua"/>
                <w:sz w:val="24"/>
                <w:szCs w:val="24"/>
              </w:rPr>
            </w:pPr>
          </w:p>
        </w:tc>
      </w:tr>
      <w:tr w:rsidR="00205585" w:rsidRPr="004F3516" w14:paraId="0C82001D" w14:textId="77777777" w:rsidTr="00797E67">
        <w:trPr>
          <w:trHeight w:val="300"/>
        </w:trPr>
        <w:tc>
          <w:tcPr>
            <w:tcW w:w="4140" w:type="dxa"/>
            <w:shd w:val="clear" w:color="auto" w:fill="auto"/>
            <w:noWrap/>
            <w:vAlign w:val="center"/>
          </w:tcPr>
          <w:p w14:paraId="4132404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3FD9403B" w14:textId="77777777" w:rsidR="00205585" w:rsidRPr="004F3516" w:rsidRDefault="00205585" w:rsidP="00797E67">
            <w:pPr>
              <w:spacing w:after="0"/>
              <w:rPr>
                <w:rFonts w:ascii="Book Antiqua" w:hAnsi="Book Antiqua"/>
                <w:sz w:val="24"/>
                <w:szCs w:val="24"/>
              </w:rPr>
            </w:pPr>
          </w:p>
        </w:tc>
      </w:tr>
      <w:tr w:rsidR="00205585" w:rsidRPr="004F3516" w14:paraId="4AEDAA31" w14:textId="77777777" w:rsidTr="00797E67">
        <w:trPr>
          <w:trHeight w:val="300"/>
        </w:trPr>
        <w:tc>
          <w:tcPr>
            <w:tcW w:w="4140" w:type="dxa"/>
            <w:shd w:val="clear" w:color="auto" w:fill="auto"/>
            <w:noWrap/>
            <w:vAlign w:val="center"/>
          </w:tcPr>
          <w:p w14:paraId="724B027E"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Operational Status</w:t>
            </w:r>
          </w:p>
        </w:tc>
        <w:tc>
          <w:tcPr>
            <w:tcW w:w="4230" w:type="dxa"/>
            <w:shd w:val="clear" w:color="auto" w:fill="auto"/>
            <w:noWrap/>
            <w:vAlign w:val="center"/>
          </w:tcPr>
          <w:p w14:paraId="42AB9130"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4F4366DE"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1AA6E5C8"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0FC9E42E"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10699A25"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7CE284A"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6AEC9052"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71C4B7DB"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3E4B36C3"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6680AEF4" w14:textId="77777777" w:rsidR="00205585" w:rsidRPr="004F3516" w:rsidRDefault="00205585" w:rsidP="00797E67">
            <w:pPr>
              <w:spacing w:after="0"/>
              <w:rPr>
                <w:rFonts w:ascii="Book Antiqua" w:hAnsi="Book Antiqua"/>
                <w:sz w:val="24"/>
                <w:szCs w:val="24"/>
              </w:rPr>
            </w:pPr>
          </w:p>
        </w:tc>
      </w:tr>
      <w:tr w:rsidR="00205585" w:rsidRPr="004F3516" w14:paraId="3ACCF502"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22CE3802"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5C476A7C"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CDD832F"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3E01F06"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28130618"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8F906A6"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58FE9251"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39400B29"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3B25866"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480F794"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52A6CA79"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139DE1FD"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4BF63618"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3F8605EB" w14:textId="77777777" w:rsidR="00205585" w:rsidRPr="004F3516" w:rsidRDefault="00205585" w:rsidP="00797E67">
            <w:pPr>
              <w:spacing w:after="0"/>
              <w:rPr>
                <w:rFonts w:ascii="Book Antiqua" w:hAnsi="Book Antiqua"/>
                <w:sz w:val="24"/>
                <w:szCs w:val="24"/>
              </w:rPr>
            </w:pPr>
          </w:p>
        </w:tc>
      </w:tr>
      <w:tr w:rsidR="00205585" w:rsidRPr="004F3516" w14:paraId="0199E60D"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2AF363AE"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5643C999" w14:textId="77777777" w:rsidR="00205585" w:rsidRPr="004F3516" w:rsidRDefault="00205585" w:rsidP="00797E67">
            <w:pPr>
              <w:spacing w:after="0"/>
              <w:rPr>
                <w:rFonts w:ascii="Book Antiqua" w:hAnsi="Book Antiqua"/>
                <w:sz w:val="24"/>
                <w:szCs w:val="24"/>
              </w:rPr>
            </w:pPr>
          </w:p>
        </w:tc>
      </w:tr>
    </w:tbl>
    <w:p w14:paraId="14259C26" w14:textId="1A1704CB" w:rsidR="00205585" w:rsidRDefault="00205585" w:rsidP="00205585">
      <w:pPr>
        <w:pStyle w:val="Heading4"/>
      </w:pPr>
      <w:r>
        <w:t xml:space="preserve"> FCSP ME supporting</w:t>
      </w:r>
      <w:r w:rsidR="00347948">
        <w:t xml:space="preserve"> a pluggable</w:t>
      </w:r>
      <w:r>
        <w:t xml:space="preserve"> ON</w:t>
      </w:r>
      <w:r w:rsidR="00B10C62">
        <w:t>T</w:t>
      </w:r>
    </w:p>
    <w:p w14:paraId="01E42896" w14:textId="3D7FF18F" w:rsidR="00205585" w:rsidRPr="004F3516" w:rsidRDefault="00205585" w:rsidP="00205585">
      <w:pPr>
        <w:rPr>
          <w:rFonts w:ascii="Book Antiqua" w:hAnsi="Book Antiqua"/>
          <w:sz w:val="24"/>
          <w:szCs w:val="24"/>
        </w:rPr>
      </w:pPr>
      <w:r>
        <w:rPr>
          <w:rFonts w:ascii="Book Antiqua" w:hAnsi="Book Antiqua"/>
          <w:sz w:val="24"/>
          <w:szCs w:val="24"/>
        </w:rPr>
        <w:t>This example applies when the ON</w:t>
      </w:r>
      <w:r w:rsidR="00B10C62">
        <w:rPr>
          <w:rFonts w:ascii="Book Antiqua" w:hAnsi="Book Antiqua"/>
          <w:sz w:val="24"/>
          <w:szCs w:val="24"/>
        </w:rPr>
        <w:t>T</w:t>
      </w:r>
      <w:r>
        <w:rPr>
          <w:rFonts w:ascii="Book Antiqua" w:hAnsi="Book Antiqua"/>
          <w:sz w:val="24"/>
          <w:szCs w:val="24"/>
        </w:rPr>
        <w:t xml:space="preserve"> itsel</w:t>
      </w:r>
      <w:r w:rsidR="00347948">
        <w:rPr>
          <w:rFonts w:ascii="Book Antiqua" w:hAnsi="Book Antiqua"/>
          <w:sz w:val="24"/>
          <w:szCs w:val="24"/>
        </w:rPr>
        <w:t>f is implemented in a</w:t>
      </w:r>
      <w:r>
        <w:rPr>
          <w:rFonts w:ascii="Book Antiqua" w:hAnsi="Book Antiqua"/>
          <w:sz w:val="24"/>
          <w:szCs w:val="24"/>
        </w:rPr>
        <w:t xml:space="preserve"> form</w:t>
      </w:r>
      <w:r w:rsidR="00347948">
        <w:rPr>
          <w:rFonts w:ascii="Book Antiqua" w:hAnsi="Book Antiqua"/>
          <w:sz w:val="24"/>
          <w:szCs w:val="24"/>
        </w:rPr>
        <w:t xml:space="preserve"> factor of a pluggable optical module</w:t>
      </w:r>
      <w:r>
        <w:rPr>
          <w:rFonts w:ascii="Book Antiqua" w:hAnsi="Book Antiqua"/>
          <w:sz w:val="24"/>
          <w:szCs w:val="24"/>
        </w:rPr>
        <w:t xml:space="preserve">. </w:t>
      </w:r>
      <w:r w:rsidR="00973CE2">
        <w:rPr>
          <w:rFonts w:ascii="Book Antiqua" w:hAnsi="Book Antiqua"/>
          <w:sz w:val="24"/>
          <w:szCs w:val="24"/>
        </w:rPr>
        <w:t>An SFP+ ON</w:t>
      </w:r>
      <w:r w:rsidR="00B10C62">
        <w:rPr>
          <w:rFonts w:ascii="Book Antiqua" w:hAnsi="Book Antiqua"/>
          <w:sz w:val="24"/>
          <w:szCs w:val="24"/>
        </w:rPr>
        <w:t>T</w:t>
      </w:r>
      <w:r w:rsidR="00973CE2">
        <w:rPr>
          <w:rFonts w:ascii="Book Antiqua" w:hAnsi="Book Antiqua"/>
          <w:sz w:val="24"/>
          <w:szCs w:val="24"/>
        </w:rPr>
        <w:t xml:space="preserve"> supports SFF-8472 diagnostic monitoring interface. </w:t>
      </w:r>
      <w:r w:rsidR="00B10C62">
        <w:rPr>
          <w:rFonts w:ascii="Book Antiqua" w:hAnsi="Book Antiqua"/>
          <w:sz w:val="24"/>
          <w:szCs w:val="24"/>
        </w:rPr>
        <w:t>Such an ONT</w:t>
      </w:r>
      <w:r>
        <w:rPr>
          <w:rFonts w:ascii="Book Antiqua" w:hAnsi="Book Antiqua"/>
          <w:sz w:val="24"/>
          <w:szCs w:val="24"/>
        </w:rPr>
        <w:t xml:space="preserve"> is powered up through the host interface and </w:t>
      </w:r>
      <w:r>
        <w:rPr>
          <w:rFonts w:ascii="Book Antiqua" w:hAnsi="Book Antiqua"/>
          <w:sz w:val="24"/>
          <w:szCs w:val="24"/>
        </w:rPr>
        <w:lastRenderedPageBreak/>
        <w:t xml:space="preserve">necessarily is operational only when it is plugged into a host. An instance of FCSP ME </w:t>
      </w:r>
      <w:r w:rsidR="00347948">
        <w:rPr>
          <w:rFonts w:ascii="Book Antiqua" w:hAnsi="Book Antiqua"/>
          <w:sz w:val="24"/>
          <w:szCs w:val="24"/>
        </w:rPr>
        <w:t>representing</w:t>
      </w:r>
      <w:r>
        <w:rPr>
          <w:rFonts w:ascii="Book Antiqua" w:hAnsi="Book Antiqua"/>
          <w:sz w:val="24"/>
          <w:szCs w:val="24"/>
        </w:rPr>
        <w:t xml:space="preserve"> </w:t>
      </w:r>
      <w:r w:rsidR="00347948">
        <w:rPr>
          <w:rFonts w:ascii="Book Antiqua" w:hAnsi="Book Antiqua"/>
          <w:sz w:val="24"/>
          <w:szCs w:val="24"/>
        </w:rPr>
        <w:t>a</w:t>
      </w:r>
      <w:r w:rsidR="00B10C62">
        <w:rPr>
          <w:rFonts w:ascii="Book Antiqua" w:hAnsi="Book Antiqua"/>
          <w:sz w:val="24"/>
          <w:szCs w:val="24"/>
        </w:rPr>
        <w:t>n SFP+ ONT is created by the ONT</w:t>
      </w:r>
      <w:r w:rsidR="00347948">
        <w:rPr>
          <w:rFonts w:ascii="Book Antiqua" w:hAnsi="Book Antiqua"/>
          <w:sz w:val="24"/>
          <w:szCs w:val="24"/>
        </w:rPr>
        <w:t xml:space="preserve"> itself</w:t>
      </w:r>
      <w:r>
        <w:rPr>
          <w:rFonts w:ascii="Book Antiqua" w:hAnsi="Book Antiqua"/>
          <w:sz w:val="24"/>
          <w:szCs w:val="24"/>
        </w:rPr>
        <w:t>.</w:t>
      </w:r>
    </w:p>
    <w:p w14:paraId="76EAEA67" w14:textId="77777777" w:rsidR="00205585" w:rsidRPr="004F3516" w:rsidRDefault="00205585" w:rsidP="00205585">
      <w:pPr>
        <w:rPr>
          <w:rFonts w:ascii="Book Antiqua" w:hAnsi="Book Antiqua"/>
          <w:sz w:val="24"/>
          <w:szCs w:val="24"/>
        </w:rPr>
      </w:pPr>
    </w:p>
    <w:tbl>
      <w:tblPr>
        <w:tblW w:w="8370" w:type="dxa"/>
        <w:tblInd w:w="108" w:type="dxa"/>
        <w:tblBorders>
          <w:insideH w:val="single" w:sz="4" w:space="0" w:color="auto"/>
          <w:insideV w:val="single" w:sz="4" w:space="0" w:color="auto"/>
        </w:tblBorders>
        <w:tblLook w:val="04A0" w:firstRow="1" w:lastRow="0" w:firstColumn="1" w:lastColumn="0" w:noHBand="0" w:noVBand="1"/>
      </w:tblPr>
      <w:tblGrid>
        <w:gridCol w:w="4140"/>
        <w:gridCol w:w="4230"/>
      </w:tblGrid>
      <w:tr w:rsidR="00205585" w:rsidRPr="004F3516" w14:paraId="53D2D8BD" w14:textId="77777777" w:rsidTr="00797E67">
        <w:trPr>
          <w:trHeight w:val="315"/>
        </w:trPr>
        <w:tc>
          <w:tcPr>
            <w:tcW w:w="4140" w:type="dxa"/>
            <w:shd w:val="clear" w:color="auto" w:fill="auto"/>
            <w:noWrap/>
            <w:vAlign w:val="center"/>
          </w:tcPr>
          <w:p w14:paraId="2D2F5812" w14:textId="77777777" w:rsidR="00205585" w:rsidRPr="004F3516" w:rsidRDefault="00205585" w:rsidP="00797E67">
            <w:pPr>
              <w:spacing w:after="0"/>
              <w:rPr>
                <w:rFonts w:ascii="Book Antiqua" w:hAnsi="Book Antiqua"/>
                <w:sz w:val="24"/>
                <w:szCs w:val="24"/>
              </w:rPr>
            </w:pPr>
            <w:r w:rsidRPr="004F3516">
              <w:rPr>
                <w:rFonts w:ascii="Book Antiqua" w:hAnsi="Book Antiqua"/>
                <w:b/>
                <w:sz w:val="24"/>
                <w:szCs w:val="24"/>
              </w:rPr>
              <w:t>Attribute Name</w:t>
            </w:r>
          </w:p>
        </w:tc>
        <w:tc>
          <w:tcPr>
            <w:tcW w:w="4230" w:type="dxa"/>
            <w:shd w:val="clear" w:color="auto" w:fill="auto"/>
            <w:noWrap/>
            <w:vAlign w:val="center"/>
          </w:tcPr>
          <w:p w14:paraId="0C527EB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Use</w:t>
            </w:r>
          </w:p>
        </w:tc>
      </w:tr>
      <w:tr w:rsidR="00205585" w:rsidRPr="004F3516" w14:paraId="3FD578D9" w14:textId="77777777" w:rsidTr="00797E67">
        <w:trPr>
          <w:trHeight w:val="315"/>
        </w:trPr>
        <w:tc>
          <w:tcPr>
            <w:tcW w:w="4140" w:type="dxa"/>
            <w:shd w:val="clear" w:color="auto" w:fill="auto"/>
            <w:noWrap/>
            <w:vAlign w:val="center"/>
          </w:tcPr>
          <w:p w14:paraId="5AD1AA5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Managed Entity ID</w:t>
            </w:r>
          </w:p>
        </w:tc>
        <w:tc>
          <w:tcPr>
            <w:tcW w:w="4230" w:type="dxa"/>
            <w:shd w:val="clear" w:color="auto" w:fill="auto"/>
            <w:noWrap/>
            <w:vAlign w:val="center"/>
          </w:tcPr>
          <w:p w14:paraId="3880CA16" w14:textId="77777777" w:rsidR="00205585" w:rsidRPr="004F3516" w:rsidRDefault="00205585" w:rsidP="00797E67">
            <w:pPr>
              <w:spacing w:after="0"/>
              <w:rPr>
                <w:rFonts w:ascii="Book Antiqua" w:hAnsi="Book Antiqua"/>
                <w:sz w:val="24"/>
                <w:szCs w:val="24"/>
              </w:rPr>
            </w:pPr>
            <w:r w:rsidRPr="004F3516">
              <w:rPr>
                <w:iCs w:val="0"/>
                <w:kern w:val="0"/>
                <w:sz w:val="24"/>
                <w:szCs w:val="24"/>
              </w:rPr>
              <w:t>65420</w:t>
            </w:r>
          </w:p>
        </w:tc>
      </w:tr>
      <w:tr w:rsidR="00205585" w:rsidRPr="004F3516" w14:paraId="4467A248" w14:textId="77777777" w:rsidTr="00797E67">
        <w:trPr>
          <w:trHeight w:val="315"/>
        </w:trPr>
        <w:tc>
          <w:tcPr>
            <w:tcW w:w="4140" w:type="dxa"/>
            <w:shd w:val="clear" w:color="auto" w:fill="auto"/>
            <w:noWrap/>
            <w:vAlign w:val="center"/>
            <w:hideMark/>
          </w:tcPr>
          <w:p w14:paraId="7B89E1E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Service Instance</w:t>
            </w:r>
            <w:r>
              <w:rPr>
                <w:rFonts w:ascii="Book Antiqua" w:hAnsi="Book Antiqua"/>
                <w:sz w:val="24"/>
                <w:szCs w:val="24"/>
              </w:rPr>
              <w:t>:</w:t>
            </w:r>
          </w:p>
        </w:tc>
        <w:tc>
          <w:tcPr>
            <w:tcW w:w="4230" w:type="dxa"/>
            <w:shd w:val="clear" w:color="auto" w:fill="auto"/>
            <w:noWrap/>
            <w:vAlign w:val="center"/>
            <w:hideMark/>
          </w:tcPr>
          <w:p w14:paraId="73ACB9FA" w14:textId="77777777" w:rsidR="00205585" w:rsidRPr="004F3516" w:rsidRDefault="00205585" w:rsidP="00797E67">
            <w:pPr>
              <w:spacing w:after="0"/>
              <w:rPr>
                <w:rFonts w:ascii="Book Antiqua" w:hAnsi="Book Antiqua"/>
                <w:sz w:val="24"/>
                <w:szCs w:val="24"/>
              </w:rPr>
            </w:pPr>
          </w:p>
        </w:tc>
      </w:tr>
      <w:tr w:rsidR="00205585" w:rsidRPr="004F3516" w14:paraId="7D0FF73F" w14:textId="77777777" w:rsidTr="00797E67">
        <w:trPr>
          <w:trHeight w:val="315"/>
        </w:trPr>
        <w:tc>
          <w:tcPr>
            <w:tcW w:w="4140" w:type="dxa"/>
            <w:shd w:val="clear" w:color="auto" w:fill="auto"/>
            <w:noWrap/>
            <w:vAlign w:val="center"/>
          </w:tcPr>
          <w:p w14:paraId="56C984BD"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Type ID</w:t>
            </w:r>
          </w:p>
        </w:tc>
        <w:tc>
          <w:tcPr>
            <w:tcW w:w="4230" w:type="dxa"/>
            <w:shd w:val="clear" w:color="auto" w:fill="auto"/>
            <w:noWrap/>
            <w:vAlign w:val="center"/>
          </w:tcPr>
          <w:p w14:paraId="0BF625A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0x0000</w:t>
            </w:r>
          </w:p>
        </w:tc>
      </w:tr>
      <w:tr w:rsidR="00205585" w:rsidRPr="004F3516" w14:paraId="04B82367" w14:textId="77777777" w:rsidTr="00797E67">
        <w:trPr>
          <w:trHeight w:val="315"/>
        </w:trPr>
        <w:tc>
          <w:tcPr>
            <w:tcW w:w="4140" w:type="dxa"/>
            <w:shd w:val="clear" w:color="auto" w:fill="auto"/>
            <w:noWrap/>
            <w:vAlign w:val="center"/>
          </w:tcPr>
          <w:p w14:paraId="688D1BD4"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Protocol</w:t>
            </w:r>
          </w:p>
        </w:tc>
        <w:tc>
          <w:tcPr>
            <w:tcW w:w="4230" w:type="dxa"/>
            <w:shd w:val="clear" w:color="auto" w:fill="auto"/>
            <w:noWrap/>
            <w:vAlign w:val="center"/>
          </w:tcPr>
          <w:p w14:paraId="08717C3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w:t>
            </w:r>
          </w:p>
        </w:tc>
      </w:tr>
      <w:tr w:rsidR="00205585" w:rsidRPr="004F3516" w14:paraId="51A3A256" w14:textId="77777777" w:rsidTr="00797E67">
        <w:trPr>
          <w:trHeight w:val="315"/>
        </w:trPr>
        <w:tc>
          <w:tcPr>
            <w:tcW w:w="4140" w:type="dxa"/>
            <w:shd w:val="clear" w:color="auto" w:fill="auto"/>
            <w:noWrap/>
            <w:vAlign w:val="center"/>
            <w:hideMark/>
          </w:tcPr>
          <w:p w14:paraId="2732E7D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Instance</w:t>
            </w:r>
          </w:p>
        </w:tc>
        <w:tc>
          <w:tcPr>
            <w:tcW w:w="4230" w:type="dxa"/>
            <w:shd w:val="clear" w:color="auto" w:fill="auto"/>
            <w:noWrap/>
            <w:vAlign w:val="center"/>
            <w:hideMark/>
          </w:tcPr>
          <w:p w14:paraId="66F49FCE"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 xml:space="preserve"> 0x00</w:t>
            </w:r>
          </w:p>
        </w:tc>
      </w:tr>
      <w:tr w:rsidR="00205585" w:rsidRPr="004F3516" w14:paraId="5866769B" w14:textId="77777777" w:rsidTr="00797E67">
        <w:trPr>
          <w:trHeight w:val="315"/>
        </w:trPr>
        <w:tc>
          <w:tcPr>
            <w:tcW w:w="4140" w:type="dxa"/>
            <w:shd w:val="clear" w:color="auto" w:fill="auto"/>
            <w:noWrap/>
            <w:vAlign w:val="center"/>
            <w:hideMark/>
          </w:tcPr>
          <w:p w14:paraId="0D97AACA"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Method</w:t>
            </w:r>
          </w:p>
        </w:tc>
        <w:tc>
          <w:tcPr>
            <w:tcW w:w="4230" w:type="dxa"/>
            <w:shd w:val="clear" w:color="auto" w:fill="auto"/>
            <w:noWrap/>
            <w:vAlign w:val="center"/>
            <w:hideMark/>
          </w:tcPr>
          <w:p w14:paraId="0E7FD04B"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0x0003</w:t>
            </w:r>
          </w:p>
        </w:tc>
      </w:tr>
      <w:tr w:rsidR="00205585" w:rsidRPr="004F3516" w14:paraId="2BFAFBFE" w14:textId="77777777" w:rsidTr="00797E67">
        <w:trPr>
          <w:trHeight w:val="315"/>
        </w:trPr>
        <w:tc>
          <w:tcPr>
            <w:tcW w:w="4140" w:type="dxa"/>
            <w:shd w:val="clear" w:color="auto" w:fill="auto"/>
            <w:noWrap/>
            <w:vAlign w:val="center"/>
            <w:hideMark/>
          </w:tcPr>
          <w:p w14:paraId="6DE0FC5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Network address pointer</w:t>
            </w:r>
          </w:p>
        </w:tc>
        <w:tc>
          <w:tcPr>
            <w:tcW w:w="4230" w:type="dxa"/>
            <w:shd w:val="clear" w:color="auto" w:fill="auto"/>
            <w:noWrap/>
            <w:vAlign w:val="center"/>
            <w:hideMark/>
          </w:tcPr>
          <w:p w14:paraId="6B3D5BE3"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(NA)</w:t>
            </w:r>
          </w:p>
        </w:tc>
      </w:tr>
      <w:tr w:rsidR="00205585" w:rsidRPr="004F3516" w14:paraId="6F769FC1" w14:textId="77777777" w:rsidTr="00797E67">
        <w:trPr>
          <w:trHeight w:val="300"/>
        </w:trPr>
        <w:tc>
          <w:tcPr>
            <w:tcW w:w="4140" w:type="dxa"/>
            <w:shd w:val="clear" w:color="auto" w:fill="auto"/>
            <w:noWrap/>
            <w:vAlign w:val="center"/>
            <w:hideMark/>
          </w:tcPr>
          <w:p w14:paraId="56A201BC"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Administrative State</w:t>
            </w:r>
          </w:p>
        </w:tc>
        <w:tc>
          <w:tcPr>
            <w:tcW w:w="4230" w:type="dxa"/>
            <w:shd w:val="clear" w:color="auto" w:fill="auto"/>
            <w:noWrap/>
            <w:vAlign w:val="center"/>
            <w:hideMark/>
          </w:tcPr>
          <w:p w14:paraId="2029678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 xml:space="preserve"> 0x00 </w:t>
            </w:r>
          </w:p>
        </w:tc>
      </w:tr>
      <w:tr w:rsidR="00205585" w:rsidRPr="004F3516" w14:paraId="33616FC7" w14:textId="77777777" w:rsidTr="00797E67">
        <w:trPr>
          <w:trHeight w:val="300"/>
        </w:trPr>
        <w:tc>
          <w:tcPr>
            <w:tcW w:w="4140" w:type="dxa"/>
            <w:shd w:val="clear" w:color="auto" w:fill="auto"/>
            <w:noWrap/>
            <w:vAlign w:val="center"/>
            <w:hideMark/>
          </w:tcPr>
          <w:p w14:paraId="34DBA1E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Operational State</w:t>
            </w:r>
          </w:p>
        </w:tc>
        <w:tc>
          <w:tcPr>
            <w:tcW w:w="4230" w:type="dxa"/>
            <w:shd w:val="clear" w:color="auto" w:fill="auto"/>
            <w:noWrap/>
            <w:vAlign w:val="center"/>
            <w:hideMark/>
          </w:tcPr>
          <w:p w14:paraId="68DEFF3F" w14:textId="4B8F04D0"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0x00</w:t>
            </w:r>
            <w:r w:rsidRPr="004F3516">
              <w:rPr>
                <w:rFonts w:ascii="Book Antiqua" w:hAnsi="Book Antiqua"/>
              </w:rPr>
              <w:t>,</w:t>
            </w:r>
            <w:r>
              <w:rPr>
                <w:rFonts w:ascii="Book Antiqua" w:hAnsi="Book Antiqua"/>
                <w:sz w:val="24"/>
                <w:szCs w:val="24"/>
              </w:rPr>
              <w:t xml:space="preserve"> whe</w:t>
            </w:r>
            <w:r w:rsidR="00347948">
              <w:rPr>
                <w:rFonts w:ascii="Book Antiqua" w:hAnsi="Book Antiqua"/>
                <w:sz w:val="24"/>
                <w:szCs w:val="24"/>
              </w:rPr>
              <w:t>n SFP+</w:t>
            </w:r>
            <w:r w:rsidRPr="004F3516">
              <w:rPr>
                <w:rFonts w:ascii="Book Antiqua" w:hAnsi="Book Antiqua"/>
                <w:sz w:val="24"/>
                <w:szCs w:val="24"/>
              </w:rPr>
              <w:t xml:space="preserve"> </w:t>
            </w:r>
            <w:r w:rsidR="00B10C62">
              <w:rPr>
                <w:rFonts w:ascii="Book Antiqua" w:hAnsi="Book Antiqua"/>
                <w:sz w:val="24"/>
                <w:szCs w:val="24"/>
              </w:rPr>
              <w:t>ONT</w:t>
            </w:r>
            <w:r>
              <w:rPr>
                <w:rFonts w:ascii="Book Antiqua" w:hAnsi="Book Antiqua"/>
                <w:sz w:val="24"/>
                <w:szCs w:val="24"/>
              </w:rPr>
              <w:t xml:space="preserve"> </w:t>
            </w:r>
            <w:r w:rsidRPr="004F3516">
              <w:rPr>
                <w:rFonts w:ascii="Book Antiqua" w:hAnsi="Book Antiqua"/>
                <w:sz w:val="24"/>
                <w:szCs w:val="24"/>
              </w:rPr>
              <w:t xml:space="preserve">is plugged in and operating normally; </w:t>
            </w:r>
          </w:p>
          <w:p w14:paraId="7CD5DBE2" w14:textId="7608CF63" w:rsidR="00205585" w:rsidRPr="004F3516" w:rsidRDefault="00205585" w:rsidP="00347948">
            <w:pPr>
              <w:spacing w:after="0"/>
              <w:rPr>
                <w:rFonts w:ascii="Book Antiqua" w:hAnsi="Book Antiqua"/>
                <w:sz w:val="24"/>
                <w:szCs w:val="24"/>
              </w:rPr>
            </w:pPr>
            <w:r w:rsidRPr="004F3516">
              <w:rPr>
                <w:rFonts w:ascii="Book Antiqua" w:hAnsi="Book Antiqua"/>
                <w:sz w:val="24"/>
                <w:szCs w:val="24"/>
              </w:rPr>
              <w:t>0x02</w:t>
            </w:r>
            <w:r w:rsidRPr="004F3516">
              <w:rPr>
                <w:rFonts w:ascii="Book Antiqua" w:hAnsi="Book Antiqua"/>
              </w:rPr>
              <w:t>,</w:t>
            </w:r>
            <w:r w:rsidRPr="004F3516">
              <w:rPr>
                <w:rFonts w:ascii="Book Antiqua" w:hAnsi="Book Antiqua"/>
                <w:sz w:val="24"/>
                <w:szCs w:val="24"/>
              </w:rPr>
              <w:t xml:space="preserve"> </w:t>
            </w:r>
            <w:r>
              <w:rPr>
                <w:rFonts w:ascii="Book Antiqua" w:hAnsi="Book Antiqua"/>
                <w:sz w:val="24"/>
                <w:szCs w:val="24"/>
              </w:rPr>
              <w:t xml:space="preserve">when  </w:t>
            </w:r>
            <w:r w:rsidR="00347948">
              <w:rPr>
                <w:rFonts w:ascii="Book Antiqua" w:hAnsi="Book Antiqua"/>
                <w:sz w:val="24"/>
                <w:szCs w:val="24"/>
              </w:rPr>
              <w:t>S</w:t>
            </w:r>
            <w:r w:rsidR="00B10C62">
              <w:rPr>
                <w:rFonts w:ascii="Book Antiqua" w:hAnsi="Book Antiqua"/>
                <w:sz w:val="24"/>
                <w:szCs w:val="24"/>
              </w:rPr>
              <w:t>FP+ ONT</w:t>
            </w:r>
            <w:r>
              <w:rPr>
                <w:rFonts w:ascii="Book Antiqua" w:hAnsi="Book Antiqua"/>
                <w:sz w:val="24"/>
                <w:szCs w:val="24"/>
              </w:rPr>
              <w:t xml:space="preserve"> is </w:t>
            </w:r>
            <w:r w:rsidR="00964B41">
              <w:rPr>
                <w:rFonts w:ascii="Book Antiqua" w:hAnsi="Book Antiqua"/>
                <w:sz w:val="24"/>
                <w:szCs w:val="24"/>
              </w:rPr>
              <w:t>plugged in,</w:t>
            </w:r>
            <w:r w:rsidRPr="004F3516">
              <w:rPr>
                <w:rFonts w:ascii="Book Antiqua" w:hAnsi="Book Antiqua"/>
                <w:sz w:val="24"/>
                <w:szCs w:val="24"/>
              </w:rPr>
              <w:t xml:space="preserve"> but with a hardware error</w:t>
            </w:r>
          </w:p>
        </w:tc>
      </w:tr>
      <w:tr w:rsidR="00205585" w:rsidRPr="004F3516" w14:paraId="2099A4D1" w14:textId="77777777" w:rsidTr="00797E67">
        <w:trPr>
          <w:trHeight w:val="300"/>
        </w:trPr>
        <w:tc>
          <w:tcPr>
            <w:tcW w:w="4140" w:type="dxa"/>
            <w:shd w:val="clear" w:color="auto" w:fill="auto"/>
            <w:noWrap/>
            <w:vAlign w:val="center"/>
            <w:hideMark/>
          </w:tcPr>
          <w:p w14:paraId="3C09F6BE"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Cause for last abnormal halt</w:t>
            </w:r>
          </w:p>
        </w:tc>
        <w:tc>
          <w:tcPr>
            <w:tcW w:w="4230" w:type="dxa"/>
            <w:shd w:val="clear" w:color="auto" w:fill="auto"/>
            <w:noWrap/>
            <w:vAlign w:val="center"/>
            <w:hideMark/>
          </w:tcPr>
          <w:p w14:paraId="654B9B8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0xFFFF</w:t>
            </w:r>
          </w:p>
        </w:tc>
      </w:tr>
      <w:tr w:rsidR="00205585" w:rsidRPr="004F3516" w14:paraId="2858D9F6" w14:textId="77777777" w:rsidTr="00797E67">
        <w:trPr>
          <w:trHeight w:val="300"/>
        </w:trPr>
        <w:tc>
          <w:tcPr>
            <w:tcW w:w="4140" w:type="dxa"/>
            <w:shd w:val="clear" w:color="auto" w:fill="auto"/>
            <w:noWrap/>
            <w:vAlign w:val="center"/>
          </w:tcPr>
          <w:p w14:paraId="4154B08E"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Update Available</w:t>
            </w:r>
          </w:p>
        </w:tc>
        <w:tc>
          <w:tcPr>
            <w:tcW w:w="4230" w:type="dxa"/>
            <w:shd w:val="clear" w:color="auto" w:fill="auto"/>
            <w:noWrap/>
            <w:vAlign w:val="center"/>
          </w:tcPr>
          <w:p w14:paraId="69060E2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47C65F73" w14:textId="77777777" w:rsidTr="00797E67">
        <w:trPr>
          <w:trHeight w:val="300"/>
        </w:trPr>
        <w:tc>
          <w:tcPr>
            <w:tcW w:w="4140" w:type="dxa"/>
            <w:shd w:val="clear" w:color="auto" w:fill="auto"/>
            <w:noWrap/>
            <w:vAlign w:val="center"/>
            <w:hideMark/>
          </w:tcPr>
          <w:p w14:paraId="73AE8144"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Configuration Portal Table</w:t>
            </w:r>
          </w:p>
        </w:tc>
        <w:tc>
          <w:tcPr>
            <w:tcW w:w="4230" w:type="dxa"/>
            <w:shd w:val="clear" w:color="auto" w:fill="auto"/>
            <w:noWrap/>
            <w:vAlign w:val="center"/>
            <w:hideMark/>
          </w:tcPr>
          <w:p w14:paraId="08A1F1D0"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Don’t care  (NA)</w:t>
            </w:r>
          </w:p>
        </w:tc>
      </w:tr>
      <w:tr w:rsidR="00205585" w:rsidRPr="004F3516" w14:paraId="1B9E85BC" w14:textId="77777777" w:rsidTr="00797E67">
        <w:trPr>
          <w:trHeight w:val="300"/>
        </w:trPr>
        <w:tc>
          <w:tcPr>
            <w:tcW w:w="4140" w:type="dxa"/>
            <w:shd w:val="clear" w:color="auto" w:fill="auto"/>
            <w:noWrap/>
            <w:vAlign w:val="center"/>
            <w:hideMark/>
          </w:tcPr>
          <w:p w14:paraId="2048A30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Config</w:t>
            </w:r>
            <w:r>
              <w:rPr>
                <w:rFonts w:ascii="Book Antiqua" w:hAnsi="Book Antiqua"/>
                <w:sz w:val="24"/>
                <w:szCs w:val="24"/>
              </w:rPr>
              <w:t>uration</w:t>
            </w:r>
            <w:r w:rsidRPr="004F3516">
              <w:rPr>
                <w:rFonts w:ascii="Book Antiqua" w:hAnsi="Book Antiqua"/>
                <w:sz w:val="24"/>
                <w:szCs w:val="24"/>
              </w:rPr>
              <w:t xml:space="preserve"> Portal Result</w:t>
            </w:r>
          </w:p>
        </w:tc>
        <w:tc>
          <w:tcPr>
            <w:tcW w:w="4230" w:type="dxa"/>
            <w:shd w:val="clear" w:color="auto" w:fill="auto"/>
            <w:noWrap/>
            <w:vAlign w:val="center"/>
            <w:hideMark/>
          </w:tcPr>
          <w:p w14:paraId="1DA34519"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0 (</w:t>
            </w:r>
            <w:r>
              <w:rPr>
                <w:rFonts w:ascii="Book Antiqua" w:hAnsi="Book Antiqua"/>
                <w:sz w:val="24"/>
                <w:szCs w:val="24"/>
              </w:rPr>
              <w:t>static</w:t>
            </w:r>
            <w:r w:rsidRPr="004F3516">
              <w:rPr>
                <w:rFonts w:ascii="Book Antiqua" w:hAnsi="Book Antiqua"/>
                <w:sz w:val="24"/>
                <w:szCs w:val="24"/>
              </w:rPr>
              <w:t>)</w:t>
            </w:r>
          </w:p>
        </w:tc>
      </w:tr>
      <w:tr w:rsidR="00205585" w:rsidRPr="004F3516" w14:paraId="398F9B46" w14:textId="77777777" w:rsidTr="00797E67">
        <w:trPr>
          <w:trHeight w:val="300"/>
        </w:trPr>
        <w:tc>
          <w:tcPr>
            <w:tcW w:w="4140" w:type="dxa"/>
            <w:shd w:val="clear" w:color="auto" w:fill="auto"/>
            <w:noWrap/>
            <w:vAlign w:val="center"/>
            <w:hideMark/>
          </w:tcPr>
          <w:p w14:paraId="2B7D32DF"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 Available</w:t>
            </w:r>
          </w:p>
        </w:tc>
        <w:tc>
          <w:tcPr>
            <w:tcW w:w="4230" w:type="dxa"/>
            <w:shd w:val="clear" w:color="auto" w:fill="auto"/>
            <w:noWrap/>
            <w:vAlign w:val="center"/>
            <w:hideMark/>
          </w:tcPr>
          <w:p w14:paraId="7D1569F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4F3516" w14:paraId="4E69FCA6" w14:textId="77777777" w:rsidTr="00797E67">
        <w:trPr>
          <w:trHeight w:val="300"/>
        </w:trPr>
        <w:tc>
          <w:tcPr>
            <w:tcW w:w="4140" w:type="dxa"/>
            <w:shd w:val="clear" w:color="auto" w:fill="auto"/>
            <w:noWrap/>
            <w:vAlign w:val="center"/>
            <w:hideMark/>
          </w:tcPr>
          <w:p w14:paraId="5544A538"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Status Message</w:t>
            </w:r>
          </w:p>
        </w:tc>
        <w:tc>
          <w:tcPr>
            <w:tcW w:w="4230" w:type="dxa"/>
            <w:shd w:val="clear" w:color="auto" w:fill="auto"/>
            <w:noWrap/>
            <w:vAlign w:val="center"/>
            <w:hideMark/>
          </w:tcPr>
          <w:p w14:paraId="13C4D50F" w14:textId="19CA7017" w:rsidR="000B1BD7" w:rsidRPr="0028484E" w:rsidRDefault="00205585" w:rsidP="000B1BD7">
            <w:r w:rsidRPr="0028484E">
              <w:t>Tag Class 0x0000 items:</w:t>
            </w:r>
            <w:r w:rsidR="000B1BD7" w:rsidRPr="0028484E">
              <w:t xml:space="preserve"> </w:t>
            </w:r>
          </w:p>
          <w:p w14:paraId="012E67EF" w14:textId="661218D9" w:rsidR="000B1BD7" w:rsidRPr="0028484E" w:rsidRDefault="000B1BD7" w:rsidP="00635AB1">
            <w:pPr>
              <w:pStyle w:val="ListParagraph"/>
              <w:numPr>
                <w:ilvl w:val="1"/>
                <w:numId w:val="24"/>
              </w:numPr>
              <w:spacing w:after="0"/>
              <w:ind w:left="504"/>
              <w:contextualSpacing w:val="0"/>
            </w:pPr>
            <w:r w:rsidRPr="0028484E">
              <w:t>Tag it</w:t>
            </w:r>
            <w:r w:rsidR="00263280">
              <w:t>em identifier 0x0004</w:t>
            </w:r>
            <w:r w:rsidRPr="0028484E">
              <w:t xml:space="preserve">: </w:t>
            </w:r>
            <w:r>
              <w:t>SFF-8472 MSA serial ID data – Serial address A0H, bytes 0-95.</w:t>
            </w:r>
          </w:p>
          <w:p w14:paraId="6C55FA3D" w14:textId="22316BBD" w:rsidR="000B1BD7" w:rsidRDefault="00263280" w:rsidP="00635AB1">
            <w:pPr>
              <w:pStyle w:val="ListParagraph"/>
              <w:numPr>
                <w:ilvl w:val="1"/>
                <w:numId w:val="24"/>
              </w:numPr>
              <w:spacing w:after="0"/>
              <w:ind w:left="504"/>
              <w:contextualSpacing w:val="0"/>
            </w:pPr>
            <w:r>
              <w:t>Tag item identifier 0x0005</w:t>
            </w:r>
            <w:r w:rsidR="000B1BD7" w:rsidRPr="0028484E">
              <w:t>: </w:t>
            </w:r>
            <w:r w:rsidR="000B1BD7">
              <w:t>SFF-8472 Digital diagnostic – Serial address A2H, bytes 0-119.</w:t>
            </w:r>
          </w:p>
          <w:p w14:paraId="396DDBC4" w14:textId="3DFECF78" w:rsidR="000B1BD7" w:rsidRDefault="00263280" w:rsidP="00635AB1">
            <w:pPr>
              <w:pStyle w:val="ListParagraph"/>
              <w:numPr>
                <w:ilvl w:val="1"/>
                <w:numId w:val="24"/>
              </w:numPr>
              <w:spacing w:after="0"/>
              <w:ind w:left="504"/>
              <w:contextualSpacing w:val="0"/>
            </w:pPr>
            <w:r>
              <w:t>Tag item identifier 0x0006</w:t>
            </w:r>
            <w:r w:rsidR="000B1BD7" w:rsidRPr="0028484E">
              <w:t>: </w:t>
            </w:r>
            <w:r w:rsidR="000B1BD7">
              <w:t>SFF-8472 Vendor specific data – Serial address A0H, bytes 96-127.</w:t>
            </w:r>
          </w:p>
          <w:p w14:paraId="4694B8E8" w14:textId="4314FB8D" w:rsidR="000B1BD7" w:rsidRPr="0028484E" w:rsidRDefault="000B1BD7" w:rsidP="00635AB1">
            <w:pPr>
              <w:pStyle w:val="ListParagraph"/>
              <w:numPr>
                <w:ilvl w:val="1"/>
                <w:numId w:val="24"/>
              </w:numPr>
              <w:spacing w:after="0"/>
              <w:ind w:left="504"/>
              <w:contextualSpacing w:val="0"/>
            </w:pPr>
            <w:r w:rsidRPr="0028484E">
              <w:t>Tag item identifier 0x000</w:t>
            </w:r>
            <w:r w:rsidR="00263280">
              <w:t>7</w:t>
            </w:r>
            <w:r w:rsidRPr="0028484E">
              <w:t xml:space="preserve">:  </w:t>
            </w:r>
            <w:r>
              <w:t>PTM Supplier name</w:t>
            </w:r>
            <w:r w:rsidRPr="0028484E">
              <w:t xml:space="preserve">, </w:t>
            </w:r>
            <w:r>
              <w:t>ASCII</w:t>
            </w:r>
            <w:r w:rsidRPr="0028484E">
              <w:t xml:space="preserve"> format</w:t>
            </w:r>
          </w:p>
          <w:p w14:paraId="528679CA" w14:textId="2B307402" w:rsidR="000B1BD7" w:rsidRDefault="000B1BD7" w:rsidP="00635AB1">
            <w:pPr>
              <w:pStyle w:val="ListParagraph"/>
              <w:numPr>
                <w:ilvl w:val="1"/>
                <w:numId w:val="24"/>
              </w:numPr>
              <w:spacing w:after="0"/>
              <w:ind w:left="504"/>
              <w:contextualSpacing w:val="0"/>
            </w:pPr>
            <w:r w:rsidRPr="0028484E">
              <w:t>Tag item identifier 0x000</w:t>
            </w:r>
            <w:r w:rsidR="00263280">
              <w:t>8</w:t>
            </w:r>
            <w:r w:rsidRPr="0028484E">
              <w:t xml:space="preserve">:  </w:t>
            </w:r>
            <w:r>
              <w:t>PTM Supplier</w:t>
            </w:r>
            <w:r w:rsidRPr="0028484E">
              <w:t xml:space="preserve"> part number, </w:t>
            </w:r>
            <w:r>
              <w:t>ASCII</w:t>
            </w:r>
            <w:r w:rsidRPr="0028484E">
              <w:t xml:space="preserve"> format</w:t>
            </w:r>
            <w:r>
              <w:t>.</w:t>
            </w:r>
          </w:p>
          <w:p w14:paraId="0BFB2E9A" w14:textId="1B598414" w:rsidR="000B1BD7" w:rsidRDefault="000B1BD7" w:rsidP="00635AB1">
            <w:pPr>
              <w:pStyle w:val="ListParagraph"/>
              <w:numPr>
                <w:ilvl w:val="1"/>
                <w:numId w:val="24"/>
              </w:numPr>
              <w:spacing w:after="0"/>
              <w:ind w:left="504"/>
              <w:contextualSpacing w:val="0"/>
            </w:pPr>
            <w:r w:rsidRPr="0028484E">
              <w:t>Tag item identifier 0x000</w:t>
            </w:r>
            <w:r w:rsidR="00263280">
              <w:t>9</w:t>
            </w:r>
            <w:r w:rsidRPr="0028484E">
              <w:t xml:space="preserve">: </w:t>
            </w:r>
            <w:r>
              <w:t xml:space="preserve">PTM OEM name, ASCII format. </w:t>
            </w:r>
          </w:p>
          <w:p w14:paraId="3E3772DB" w14:textId="503F161C" w:rsidR="000B1BD7" w:rsidRDefault="000B1BD7" w:rsidP="00635AB1">
            <w:pPr>
              <w:pStyle w:val="ListParagraph"/>
              <w:numPr>
                <w:ilvl w:val="1"/>
                <w:numId w:val="24"/>
              </w:numPr>
              <w:spacing w:after="0"/>
              <w:ind w:left="504"/>
              <w:contextualSpacing w:val="0"/>
            </w:pPr>
            <w:r>
              <w:t xml:space="preserve">Tag item </w:t>
            </w:r>
            <w:r w:rsidR="00263280">
              <w:t>identifier 0x000A</w:t>
            </w:r>
            <w:r w:rsidRPr="0028484E">
              <w:t xml:space="preserve">: </w:t>
            </w:r>
            <w:r>
              <w:t xml:space="preserve">PTM OEM part number, ASCII format.  </w:t>
            </w:r>
          </w:p>
          <w:p w14:paraId="703E1C23" w14:textId="75E1315D" w:rsidR="000B1BD7" w:rsidRPr="0028484E" w:rsidRDefault="00263280" w:rsidP="00635AB1">
            <w:pPr>
              <w:pStyle w:val="ListParagraph"/>
              <w:numPr>
                <w:ilvl w:val="1"/>
                <w:numId w:val="24"/>
              </w:numPr>
              <w:spacing w:after="0"/>
              <w:ind w:left="504"/>
              <w:contextualSpacing w:val="0"/>
            </w:pPr>
            <w:r>
              <w:t>Tag item identifier 0x000B</w:t>
            </w:r>
            <w:r w:rsidR="000B1BD7" w:rsidRPr="0028484E">
              <w:t xml:space="preserve">: Informational Text, </w:t>
            </w:r>
            <w:r w:rsidR="000B1BD7">
              <w:t>ASCII</w:t>
            </w:r>
            <w:r w:rsidR="000B1BD7" w:rsidRPr="0028484E">
              <w:t xml:space="preserve"> format.  For use by the </w:t>
            </w:r>
            <w:r w:rsidR="000B1BD7">
              <w:t>ONT</w:t>
            </w:r>
            <w:r w:rsidR="000B1BD7" w:rsidRPr="0028484E">
              <w:t xml:space="preserve"> to provide opaque printable text th</w:t>
            </w:r>
            <w:r w:rsidR="000B1BD7">
              <w:t>at could be displayed by the North-bound interface</w:t>
            </w:r>
            <w:r w:rsidR="000B1BD7" w:rsidRPr="0028484E">
              <w:t>.</w:t>
            </w:r>
          </w:p>
          <w:p w14:paraId="1C85A725" w14:textId="21E2C5A3" w:rsidR="00205585" w:rsidRPr="00547C94" w:rsidRDefault="00205585" w:rsidP="000B1BD7">
            <w:pPr>
              <w:pStyle w:val="ListParagraph"/>
              <w:spacing w:after="0"/>
              <w:ind w:left="504"/>
              <w:contextualSpacing w:val="0"/>
            </w:pPr>
          </w:p>
        </w:tc>
      </w:tr>
      <w:tr w:rsidR="00205585" w:rsidRPr="004F3516" w14:paraId="2635B7E2" w14:textId="77777777" w:rsidTr="00797E67">
        <w:trPr>
          <w:trHeight w:val="300"/>
        </w:trPr>
        <w:tc>
          <w:tcPr>
            <w:tcW w:w="4140" w:type="dxa"/>
            <w:shd w:val="clear" w:color="auto" w:fill="auto"/>
            <w:noWrap/>
            <w:vAlign w:val="center"/>
            <w:hideMark/>
          </w:tcPr>
          <w:p w14:paraId="530E4DB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lastRenderedPageBreak/>
              <w:t>Status  Message Result</w:t>
            </w:r>
          </w:p>
        </w:tc>
        <w:tc>
          <w:tcPr>
            <w:tcW w:w="4230" w:type="dxa"/>
            <w:shd w:val="clear" w:color="auto" w:fill="auto"/>
            <w:noWrap/>
            <w:vAlign w:val="center"/>
            <w:hideMark/>
          </w:tcPr>
          <w:p w14:paraId="66C81E0D"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0 (default)</w:t>
            </w:r>
          </w:p>
        </w:tc>
      </w:tr>
      <w:tr w:rsidR="00205585" w:rsidRPr="001D50F0" w14:paraId="5F9476CF" w14:textId="77777777" w:rsidTr="00797E67">
        <w:trPr>
          <w:trHeight w:val="300"/>
        </w:trPr>
        <w:tc>
          <w:tcPr>
            <w:tcW w:w="4140" w:type="dxa"/>
            <w:shd w:val="clear" w:color="auto" w:fill="auto"/>
            <w:noWrap/>
            <w:vAlign w:val="center"/>
            <w:hideMark/>
          </w:tcPr>
          <w:p w14:paraId="75DC26CD"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w:t>
            </w:r>
          </w:p>
        </w:tc>
        <w:tc>
          <w:tcPr>
            <w:tcW w:w="4230" w:type="dxa"/>
            <w:shd w:val="clear" w:color="auto" w:fill="auto"/>
            <w:noWrap/>
            <w:vAlign w:val="center"/>
            <w:hideMark/>
          </w:tcPr>
          <w:p w14:paraId="19C96E2D" w14:textId="3587FCE6" w:rsidR="00205585" w:rsidRPr="001D50F0" w:rsidRDefault="00205585" w:rsidP="000B1BD7">
            <w:pPr>
              <w:spacing w:after="0"/>
              <w:rPr>
                <w:rFonts w:ascii="Book Antiqua" w:hAnsi="Book Antiqua"/>
                <w:sz w:val="24"/>
                <w:szCs w:val="24"/>
                <w:highlight w:val="yellow"/>
              </w:rPr>
            </w:pPr>
            <w:r w:rsidRPr="00D91D4E">
              <w:rPr>
                <w:rFonts w:ascii="Book Antiqua" w:hAnsi="Book Antiqua"/>
                <w:sz w:val="24"/>
                <w:szCs w:val="24"/>
              </w:rPr>
              <w:t>263 (ANI)</w:t>
            </w:r>
          </w:p>
        </w:tc>
      </w:tr>
      <w:tr w:rsidR="00205585" w:rsidRPr="004F3516" w14:paraId="2FB7C347" w14:textId="77777777" w:rsidTr="00797E67">
        <w:trPr>
          <w:trHeight w:val="300"/>
        </w:trPr>
        <w:tc>
          <w:tcPr>
            <w:tcW w:w="4140" w:type="dxa"/>
            <w:shd w:val="clear" w:color="auto" w:fill="auto"/>
            <w:noWrap/>
            <w:vAlign w:val="center"/>
            <w:hideMark/>
          </w:tcPr>
          <w:p w14:paraId="5D9EC175"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Associated ME Class Instances</w:t>
            </w:r>
          </w:p>
        </w:tc>
        <w:tc>
          <w:tcPr>
            <w:tcW w:w="4230" w:type="dxa"/>
            <w:shd w:val="clear" w:color="auto" w:fill="auto"/>
            <w:noWrap/>
            <w:vAlign w:val="center"/>
            <w:hideMark/>
          </w:tcPr>
          <w:p w14:paraId="2E7092AD" w14:textId="3CFDE530" w:rsidR="00205585" w:rsidRPr="004F3516" w:rsidRDefault="00205585" w:rsidP="00797E67">
            <w:pPr>
              <w:spacing w:after="0"/>
              <w:rPr>
                <w:rFonts w:ascii="Book Antiqua" w:hAnsi="Book Antiqua"/>
                <w:sz w:val="24"/>
                <w:szCs w:val="24"/>
              </w:rPr>
            </w:pPr>
            <w:r>
              <w:rPr>
                <w:rFonts w:ascii="Book Antiqua" w:hAnsi="Book Antiqua"/>
                <w:sz w:val="24"/>
                <w:szCs w:val="24"/>
              </w:rPr>
              <w:t>Appropriate MEID</w:t>
            </w:r>
          </w:p>
        </w:tc>
      </w:tr>
      <w:tr w:rsidR="00205585" w:rsidRPr="004F3516" w14:paraId="5281BABE" w14:textId="77777777" w:rsidTr="00797E67">
        <w:trPr>
          <w:trHeight w:val="300"/>
        </w:trPr>
        <w:tc>
          <w:tcPr>
            <w:tcW w:w="4140" w:type="dxa"/>
            <w:shd w:val="clear" w:color="auto" w:fill="auto"/>
            <w:noWrap/>
            <w:vAlign w:val="center"/>
          </w:tcPr>
          <w:p w14:paraId="37CB38C2" w14:textId="77777777" w:rsidR="00205585" w:rsidRPr="004F3516" w:rsidRDefault="00205585" w:rsidP="00797E67">
            <w:pPr>
              <w:spacing w:after="0"/>
              <w:rPr>
                <w:rFonts w:ascii="Book Antiqua" w:hAnsi="Book Antiqua"/>
                <w:sz w:val="24"/>
                <w:szCs w:val="24"/>
              </w:rPr>
            </w:pPr>
          </w:p>
        </w:tc>
        <w:tc>
          <w:tcPr>
            <w:tcW w:w="4230" w:type="dxa"/>
            <w:shd w:val="clear" w:color="auto" w:fill="auto"/>
            <w:noWrap/>
            <w:vAlign w:val="center"/>
          </w:tcPr>
          <w:p w14:paraId="0A4D4CA3" w14:textId="77777777" w:rsidR="00205585" w:rsidRPr="004F3516" w:rsidRDefault="00205585" w:rsidP="00797E67">
            <w:pPr>
              <w:spacing w:after="0"/>
              <w:rPr>
                <w:rFonts w:ascii="Book Antiqua" w:hAnsi="Book Antiqua"/>
                <w:sz w:val="24"/>
                <w:szCs w:val="24"/>
              </w:rPr>
            </w:pPr>
          </w:p>
        </w:tc>
      </w:tr>
      <w:tr w:rsidR="00205585" w:rsidRPr="004F3516" w14:paraId="4A430DC9" w14:textId="77777777" w:rsidTr="00797E67">
        <w:trPr>
          <w:trHeight w:val="300"/>
        </w:trPr>
        <w:tc>
          <w:tcPr>
            <w:tcW w:w="4140" w:type="dxa"/>
            <w:shd w:val="clear" w:color="auto" w:fill="auto"/>
            <w:noWrap/>
            <w:vAlign w:val="center"/>
          </w:tcPr>
          <w:p w14:paraId="55E5E756"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AVC Name</w:t>
            </w:r>
          </w:p>
        </w:tc>
        <w:tc>
          <w:tcPr>
            <w:tcW w:w="4230" w:type="dxa"/>
            <w:shd w:val="clear" w:color="auto" w:fill="auto"/>
            <w:noWrap/>
            <w:vAlign w:val="center"/>
          </w:tcPr>
          <w:p w14:paraId="6FE89FB0" w14:textId="77777777" w:rsidR="00205585" w:rsidRPr="004F3516" w:rsidRDefault="00205585" w:rsidP="00797E67">
            <w:pPr>
              <w:spacing w:after="0"/>
              <w:rPr>
                <w:rFonts w:ascii="Book Antiqua" w:hAnsi="Book Antiqua"/>
                <w:sz w:val="24"/>
                <w:szCs w:val="24"/>
              </w:rPr>
            </w:pPr>
          </w:p>
        </w:tc>
      </w:tr>
      <w:tr w:rsidR="00205585" w:rsidRPr="004F3516" w14:paraId="1434954D" w14:textId="77777777" w:rsidTr="00797E67">
        <w:trPr>
          <w:trHeight w:val="300"/>
        </w:trPr>
        <w:tc>
          <w:tcPr>
            <w:tcW w:w="4140" w:type="dxa"/>
            <w:shd w:val="clear" w:color="auto" w:fill="auto"/>
            <w:noWrap/>
            <w:vAlign w:val="center"/>
          </w:tcPr>
          <w:p w14:paraId="0974B2C3"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Operational Status</w:t>
            </w:r>
          </w:p>
        </w:tc>
        <w:tc>
          <w:tcPr>
            <w:tcW w:w="4230" w:type="dxa"/>
            <w:shd w:val="clear" w:color="auto" w:fill="auto"/>
            <w:noWrap/>
            <w:vAlign w:val="center"/>
          </w:tcPr>
          <w:p w14:paraId="5CFA950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7555508D"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4050575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Configuration Portal Results</w:t>
            </w:r>
          </w:p>
        </w:tc>
        <w:tc>
          <w:tcPr>
            <w:tcW w:w="4230" w:type="dxa"/>
            <w:tcBorders>
              <w:top w:val="single" w:sz="4" w:space="0" w:color="auto"/>
              <w:left w:val="single" w:sz="4" w:space="0" w:color="auto"/>
              <w:bottom w:val="single" w:sz="4" w:space="0" w:color="auto"/>
            </w:tcBorders>
            <w:shd w:val="clear" w:color="auto" w:fill="auto"/>
            <w:noWrap/>
            <w:vAlign w:val="center"/>
          </w:tcPr>
          <w:p w14:paraId="65331FBC"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459E53A"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6500289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Message Available</w:t>
            </w:r>
          </w:p>
        </w:tc>
        <w:tc>
          <w:tcPr>
            <w:tcW w:w="4230" w:type="dxa"/>
            <w:tcBorders>
              <w:top w:val="single" w:sz="4" w:space="0" w:color="auto"/>
              <w:left w:val="single" w:sz="4" w:space="0" w:color="auto"/>
              <w:bottom w:val="single" w:sz="4" w:space="0" w:color="auto"/>
            </w:tcBorders>
            <w:shd w:val="clear" w:color="auto" w:fill="auto"/>
            <w:noWrap/>
            <w:vAlign w:val="center"/>
          </w:tcPr>
          <w:p w14:paraId="5221C39B"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Normal use</w:t>
            </w:r>
          </w:p>
        </w:tc>
      </w:tr>
      <w:tr w:rsidR="00205585" w:rsidRPr="004F3516" w14:paraId="6F6CA331"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37BBCCB2" w14:textId="77777777" w:rsidR="00205585" w:rsidRPr="004F3516" w:rsidRDefault="00205585" w:rsidP="00797E67">
            <w:pPr>
              <w:spacing w:after="0"/>
              <w:rPr>
                <w:rFonts w:ascii="Book Antiqua" w:hAnsi="Book Antiqua"/>
                <w:sz w:val="24"/>
                <w:szCs w:val="24"/>
              </w:rPr>
            </w:pPr>
            <w:r w:rsidRPr="004F3516">
              <w:rPr>
                <w:rFonts w:ascii="Book Antiqua" w:hAnsi="Book Antiqua"/>
                <w:sz w:val="24"/>
                <w:szCs w:val="24"/>
              </w:rPr>
              <w:t>Alarm Name</w:t>
            </w:r>
          </w:p>
        </w:tc>
        <w:tc>
          <w:tcPr>
            <w:tcW w:w="4230" w:type="dxa"/>
            <w:tcBorders>
              <w:top w:val="single" w:sz="4" w:space="0" w:color="auto"/>
              <w:left w:val="single" w:sz="4" w:space="0" w:color="auto"/>
            </w:tcBorders>
            <w:shd w:val="clear" w:color="auto" w:fill="auto"/>
            <w:noWrap/>
            <w:vAlign w:val="center"/>
          </w:tcPr>
          <w:p w14:paraId="3AA88E6C" w14:textId="77777777" w:rsidR="00205585" w:rsidRPr="004F3516" w:rsidRDefault="00205585" w:rsidP="00797E67">
            <w:pPr>
              <w:spacing w:after="0"/>
              <w:rPr>
                <w:rFonts w:ascii="Book Antiqua" w:hAnsi="Book Antiqua"/>
                <w:sz w:val="24"/>
                <w:szCs w:val="24"/>
              </w:rPr>
            </w:pPr>
          </w:p>
        </w:tc>
      </w:tr>
      <w:tr w:rsidR="00205585" w:rsidRPr="004F3516" w14:paraId="15A449FF"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5BD8676"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Receive Configuration Timeout</w:t>
            </w:r>
          </w:p>
        </w:tc>
        <w:tc>
          <w:tcPr>
            <w:tcW w:w="4230" w:type="dxa"/>
            <w:tcBorders>
              <w:top w:val="single" w:sz="4" w:space="0" w:color="auto"/>
              <w:left w:val="single" w:sz="4" w:space="0" w:color="auto"/>
              <w:bottom w:val="single" w:sz="4" w:space="0" w:color="auto"/>
            </w:tcBorders>
            <w:shd w:val="clear" w:color="auto" w:fill="auto"/>
            <w:noWrap/>
            <w:vAlign w:val="center"/>
          </w:tcPr>
          <w:p w14:paraId="42DC39DA"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0FA320F8"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5AB7816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Status Acknowledgement timeout</w:t>
            </w:r>
          </w:p>
        </w:tc>
        <w:tc>
          <w:tcPr>
            <w:tcW w:w="4230" w:type="dxa"/>
            <w:tcBorders>
              <w:top w:val="single" w:sz="4" w:space="0" w:color="auto"/>
              <w:left w:val="single" w:sz="4" w:space="0" w:color="auto"/>
              <w:bottom w:val="single" w:sz="4" w:space="0" w:color="auto"/>
            </w:tcBorders>
            <w:shd w:val="clear" w:color="auto" w:fill="auto"/>
            <w:noWrap/>
            <w:vAlign w:val="center"/>
          </w:tcPr>
          <w:p w14:paraId="4CEBDDA7"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72F4E406"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003480A5"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medium</w:t>
            </w:r>
          </w:p>
        </w:tc>
        <w:tc>
          <w:tcPr>
            <w:tcW w:w="4230" w:type="dxa"/>
            <w:tcBorders>
              <w:top w:val="single" w:sz="4" w:space="0" w:color="auto"/>
              <w:left w:val="single" w:sz="4" w:space="0" w:color="auto"/>
            </w:tcBorders>
            <w:shd w:val="clear" w:color="auto" w:fill="auto"/>
            <w:noWrap/>
            <w:vAlign w:val="center"/>
          </w:tcPr>
          <w:p w14:paraId="7937F668"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529A6F36"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37DCA627" w14:textId="77777777" w:rsidR="00205585" w:rsidRPr="004F3516" w:rsidRDefault="00205585" w:rsidP="00797E67">
            <w:pPr>
              <w:spacing w:after="0"/>
              <w:jc w:val="right"/>
              <w:rPr>
                <w:rFonts w:ascii="Book Antiqua" w:hAnsi="Book Antiqua"/>
                <w:sz w:val="24"/>
                <w:szCs w:val="24"/>
              </w:rPr>
            </w:pPr>
            <w:r w:rsidRPr="004F3516">
              <w:rPr>
                <w:rFonts w:ascii="Book Antiqua" w:hAnsi="Book Antiqua"/>
                <w:sz w:val="24"/>
                <w:szCs w:val="24"/>
              </w:rPr>
              <w:t>Service requires attention  - high</w:t>
            </w:r>
          </w:p>
        </w:tc>
        <w:tc>
          <w:tcPr>
            <w:tcW w:w="4230" w:type="dxa"/>
            <w:tcBorders>
              <w:top w:val="single" w:sz="4" w:space="0" w:color="auto"/>
              <w:left w:val="single" w:sz="4" w:space="0" w:color="auto"/>
              <w:bottom w:val="single" w:sz="4" w:space="0" w:color="auto"/>
            </w:tcBorders>
            <w:shd w:val="clear" w:color="auto" w:fill="auto"/>
            <w:noWrap/>
            <w:vAlign w:val="center"/>
          </w:tcPr>
          <w:p w14:paraId="26DEF645" w14:textId="77777777" w:rsidR="00205585" w:rsidRPr="004F3516" w:rsidRDefault="00205585" w:rsidP="00797E67">
            <w:pPr>
              <w:spacing w:after="0"/>
              <w:rPr>
                <w:rFonts w:ascii="Book Antiqua" w:hAnsi="Book Antiqua"/>
                <w:sz w:val="24"/>
                <w:szCs w:val="24"/>
              </w:rPr>
            </w:pPr>
            <w:r>
              <w:rPr>
                <w:rFonts w:ascii="Book Antiqua" w:hAnsi="Book Antiqua"/>
                <w:sz w:val="24"/>
                <w:szCs w:val="24"/>
              </w:rPr>
              <w:t>NA</w:t>
            </w:r>
          </w:p>
        </w:tc>
      </w:tr>
      <w:tr w:rsidR="00205585" w:rsidRPr="004F3516" w14:paraId="68F6C05C" w14:textId="77777777" w:rsidTr="00797E67">
        <w:trPr>
          <w:trHeight w:val="300"/>
        </w:trPr>
        <w:tc>
          <w:tcPr>
            <w:tcW w:w="4140" w:type="dxa"/>
            <w:tcBorders>
              <w:top w:val="single" w:sz="4" w:space="0" w:color="auto"/>
              <w:bottom w:val="single" w:sz="4" w:space="0" w:color="auto"/>
              <w:right w:val="single" w:sz="4" w:space="0" w:color="auto"/>
            </w:tcBorders>
            <w:shd w:val="clear" w:color="auto" w:fill="auto"/>
            <w:noWrap/>
            <w:vAlign w:val="center"/>
          </w:tcPr>
          <w:p w14:paraId="09A942A9"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bottom w:val="single" w:sz="4" w:space="0" w:color="auto"/>
            </w:tcBorders>
            <w:shd w:val="clear" w:color="auto" w:fill="auto"/>
            <w:noWrap/>
            <w:vAlign w:val="center"/>
          </w:tcPr>
          <w:p w14:paraId="3D6F1148" w14:textId="77777777" w:rsidR="00205585" w:rsidRPr="004F3516" w:rsidRDefault="00205585" w:rsidP="00797E67">
            <w:pPr>
              <w:spacing w:after="0"/>
              <w:rPr>
                <w:rFonts w:ascii="Book Antiqua" w:hAnsi="Book Antiqua"/>
                <w:sz w:val="24"/>
                <w:szCs w:val="24"/>
              </w:rPr>
            </w:pPr>
          </w:p>
        </w:tc>
      </w:tr>
      <w:tr w:rsidR="00205585" w:rsidRPr="004F3516" w14:paraId="1045FB92" w14:textId="77777777" w:rsidTr="00797E67">
        <w:trPr>
          <w:trHeight w:val="300"/>
        </w:trPr>
        <w:tc>
          <w:tcPr>
            <w:tcW w:w="4140" w:type="dxa"/>
            <w:tcBorders>
              <w:top w:val="single" w:sz="4" w:space="0" w:color="auto"/>
              <w:right w:val="single" w:sz="4" w:space="0" w:color="auto"/>
            </w:tcBorders>
            <w:shd w:val="clear" w:color="auto" w:fill="auto"/>
            <w:noWrap/>
            <w:vAlign w:val="center"/>
          </w:tcPr>
          <w:p w14:paraId="5D3E7504" w14:textId="77777777" w:rsidR="00205585" w:rsidRPr="004F3516" w:rsidRDefault="00205585" w:rsidP="00797E67">
            <w:pPr>
              <w:spacing w:after="0"/>
              <w:rPr>
                <w:rFonts w:ascii="Book Antiqua" w:hAnsi="Book Antiqua"/>
                <w:sz w:val="24"/>
                <w:szCs w:val="24"/>
              </w:rPr>
            </w:pPr>
          </w:p>
        </w:tc>
        <w:tc>
          <w:tcPr>
            <w:tcW w:w="4230" w:type="dxa"/>
            <w:tcBorders>
              <w:top w:val="single" w:sz="4" w:space="0" w:color="auto"/>
              <w:left w:val="single" w:sz="4" w:space="0" w:color="auto"/>
            </w:tcBorders>
            <w:shd w:val="clear" w:color="auto" w:fill="auto"/>
            <w:noWrap/>
            <w:vAlign w:val="center"/>
          </w:tcPr>
          <w:p w14:paraId="401C145D" w14:textId="77777777" w:rsidR="00205585" w:rsidRPr="004F3516" w:rsidRDefault="00205585" w:rsidP="00797E67">
            <w:pPr>
              <w:spacing w:after="0"/>
              <w:rPr>
                <w:rFonts w:ascii="Book Antiqua" w:hAnsi="Book Antiqua"/>
                <w:sz w:val="24"/>
                <w:szCs w:val="24"/>
              </w:rPr>
            </w:pPr>
          </w:p>
        </w:tc>
      </w:tr>
    </w:tbl>
    <w:p w14:paraId="65EEC031" w14:textId="1CA4314B" w:rsidR="004807AB" w:rsidRDefault="004807AB">
      <w:pPr>
        <w:spacing w:after="0"/>
        <w:rPr>
          <w:rFonts w:ascii="Book Antiqua" w:hAnsi="Book Antiqua"/>
          <w:iCs w:val="0"/>
          <w:sz w:val="24"/>
          <w:szCs w:val="24"/>
        </w:rPr>
      </w:pPr>
    </w:p>
    <w:p w14:paraId="6F9991AF" w14:textId="77777777" w:rsidR="00F36F34" w:rsidRDefault="00F36F34" w:rsidP="00F36F34">
      <w:pPr>
        <w:pStyle w:val="Heading4"/>
        <w:rPr>
          <w:ins w:id="74" w:author="Author"/>
        </w:rPr>
      </w:pPr>
      <w:ins w:id="75" w:author="Author">
        <w:r>
          <w:t>FCSP ME supporting Multicast Image Transfer</w:t>
        </w:r>
      </w:ins>
    </w:p>
    <w:p w14:paraId="7176D41E" w14:textId="77777777" w:rsidR="00F36F34" w:rsidRPr="004F3516" w:rsidRDefault="00F36F34" w:rsidP="00F36F34">
      <w:pPr>
        <w:pStyle w:val="Body"/>
        <w:rPr>
          <w:ins w:id="76" w:author="Author"/>
          <w:sz w:val="24"/>
          <w:szCs w:val="24"/>
        </w:rPr>
      </w:pPr>
      <w:ins w:id="77" w:author="Author">
        <w:r>
          <w:rPr>
            <w:sz w:val="24"/>
            <w:szCs w:val="24"/>
          </w:rPr>
          <w:t>See section C.4.</w:t>
        </w:r>
      </w:ins>
    </w:p>
    <w:p w14:paraId="3611E5C8" w14:textId="77777777" w:rsidR="00D274C5" w:rsidRPr="004F3516" w:rsidRDefault="00D274C5" w:rsidP="00D274C5">
      <w:pPr>
        <w:pStyle w:val="Body"/>
        <w:rPr>
          <w:sz w:val="24"/>
          <w:szCs w:val="24"/>
        </w:rPr>
      </w:pPr>
    </w:p>
    <w:p w14:paraId="134FF278" w14:textId="24B95344" w:rsidR="00D274C5" w:rsidRDefault="00D274C5" w:rsidP="00D274C5">
      <w:pPr>
        <w:pStyle w:val="Heading3"/>
      </w:pPr>
      <w:bookmarkStart w:id="78" w:name="_Toc33697756"/>
      <w:r>
        <w:t>Definition of Column C “Value” in OMCI MIB Spreadsheet</w:t>
      </w:r>
      <w:bookmarkEnd w:id="78"/>
      <w:r>
        <w:t xml:space="preserve"> </w:t>
      </w:r>
    </w:p>
    <w:p w14:paraId="67F422CD" w14:textId="77777777" w:rsidR="00D274C5" w:rsidRPr="00D274C5" w:rsidRDefault="00D274C5" w:rsidP="00D274C5">
      <w:pPr>
        <w:pStyle w:val="Body"/>
        <w:rPr>
          <w:sz w:val="24"/>
          <w:szCs w:val="24"/>
        </w:rPr>
      </w:pPr>
      <w:r w:rsidRPr="00D274C5">
        <w:rPr>
          <w:sz w:val="24"/>
          <w:szCs w:val="24"/>
        </w:rPr>
        <w:t>Column C describes the range of values that are allowed for each attribute. The meaning of each description listed below</w:t>
      </w:r>
    </w:p>
    <w:tbl>
      <w:tblPr>
        <w:tblStyle w:val="TableGrid"/>
        <w:tblW w:w="0" w:type="auto"/>
        <w:tblLook w:val="04A0" w:firstRow="1" w:lastRow="0" w:firstColumn="1" w:lastColumn="0" w:noHBand="0" w:noVBand="1"/>
      </w:tblPr>
      <w:tblGrid>
        <w:gridCol w:w="4310"/>
        <w:gridCol w:w="4320"/>
      </w:tblGrid>
      <w:tr w:rsidR="00D274C5" w14:paraId="24AF2C51"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1BE7F41B" w14:textId="77777777" w:rsidR="00D274C5" w:rsidRDefault="00D274C5">
            <w:pPr>
              <w:pStyle w:val="Body"/>
            </w:pPr>
            <w:r>
              <w:t>Description</w:t>
            </w:r>
          </w:p>
        </w:tc>
        <w:tc>
          <w:tcPr>
            <w:tcW w:w="4428" w:type="dxa"/>
            <w:tcBorders>
              <w:top w:val="single" w:sz="4" w:space="0" w:color="auto"/>
              <w:left w:val="single" w:sz="4" w:space="0" w:color="auto"/>
              <w:bottom w:val="single" w:sz="4" w:space="0" w:color="auto"/>
              <w:right w:val="single" w:sz="4" w:space="0" w:color="auto"/>
            </w:tcBorders>
            <w:hideMark/>
          </w:tcPr>
          <w:p w14:paraId="2C8C7D49" w14:textId="77777777" w:rsidR="00D274C5" w:rsidRDefault="00D274C5">
            <w:pPr>
              <w:pStyle w:val="Body"/>
            </w:pPr>
            <w:r>
              <w:t>Meaning</w:t>
            </w:r>
          </w:p>
        </w:tc>
      </w:tr>
      <w:tr w:rsidR="00D274C5" w14:paraId="5C87A96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6F43EE3F" w14:textId="77777777" w:rsidR="00D274C5" w:rsidRDefault="00D274C5">
            <w:pPr>
              <w:pStyle w:val="Body"/>
            </w:pPr>
            <w:r>
              <w:t>Per 988</w:t>
            </w:r>
          </w:p>
        </w:tc>
        <w:tc>
          <w:tcPr>
            <w:tcW w:w="4428" w:type="dxa"/>
            <w:tcBorders>
              <w:top w:val="single" w:sz="4" w:space="0" w:color="auto"/>
              <w:left w:val="single" w:sz="4" w:space="0" w:color="auto"/>
              <w:bottom w:val="single" w:sz="4" w:space="0" w:color="auto"/>
              <w:right w:val="single" w:sz="4" w:space="0" w:color="auto"/>
            </w:tcBorders>
            <w:hideMark/>
          </w:tcPr>
          <w:p w14:paraId="1C17EA63" w14:textId="77777777" w:rsidR="00D274C5" w:rsidRDefault="00D274C5">
            <w:pPr>
              <w:pStyle w:val="Body"/>
            </w:pPr>
            <w:r>
              <w:t>Values as specified in the Source column (G.988 or an amendment)</w:t>
            </w:r>
          </w:p>
        </w:tc>
      </w:tr>
      <w:tr w:rsidR="00D274C5" w14:paraId="6B238DE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B7B0BFE" w14:textId="255E3E2D" w:rsidR="00D274C5" w:rsidRDefault="00D274C5">
            <w:pPr>
              <w:pStyle w:val="Body"/>
            </w:pPr>
            <w:r>
              <w:t>0, 1, A, etc</w:t>
            </w:r>
            <w:r w:rsidR="00797E67">
              <w:t>.</w:t>
            </w:r>
          </w:p>
        </w:tc>
        <w:tc>
          <w:tcPr>
            <w:tcW w:w="4428" w:type="dxa"/>
            <w:tcBorders>
              <w:top w:val="single" w:sz="4" w:space="0" w:color="auto"/>
              <w:left w:val="single" w:sz="4" w:space="0" w:color="auto"/>
              <w:bottom w:val="single" w:sz="4" w:space="0" w:color="auto"/>
              <w:right w:val="single" w:sz="4" w:space="0" w:color="auto"/>
            </w:tcBorders>
            <w:hideMark/>
          </w:tcPr>
          <w:p w14:paraId="1A87E9DD" w14:textId="77777777" w:rsidR="00D274C5" w:rsidRDefault="00D274C5">
            <w:pPr>
              <w:pStyle w:val="Body"/>
            </w:pPr>
            <w:r>
              <w:t>Restricted to the value</w:t>
            </w:r>
          </w:p>
        </w:tc>
      </w:tr>
      <w:tr w:rsidR="00D274C5" w14:paraId="247F93F0"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E08208D" w14:textId="77777777" w:rsidR="00D274C5" w:rsidRDefault="00D274C5">
            <w:pPr>
              <w:pStyle w:val="Body"/>
            </w:pPr>
            <w:r>
              <w:t>1..4, etc</w:t>
            </w:r>
          </w:p>
        </w:tc>
        <w:tc>
          <w:tcPr>
            <w:tcW w:w="4428" w:type="dxa"/>
            <w:tcBorders>
              <w:top w:val="single" w:sz="4" w:space="0" w:color="auto"/>
              <w:left w:val="single" w:sz="4" w:space="0" w:color="auto"/>
              <w:bottom w:val="single" w:sz="4" w:space="0" w:color="auto"/>
              <w:right w:val="single" w:sz="4" w:space="0" w:color="auto"/>
            </w:tcBorders>
            <w:hideMark/>
          </w:tcPr>
          <w:p w14:paraId="28D59345" w14:textId="77777777" w:rsidR="00D274C5" w:rsidRDefault="00D274C5">
            <w:pPr>
              <w:pStyle w:val="Body"/>
            </w:pPr>
            <w:r>
              <w:t>Restricted to the range of values</w:t>
            </w:r>
          </w:p>
        </w:tc>
      </w:tr>
      <w:tr w:rsidR="00D274C5" w14:paraId="20C3D863"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D5B17CF" w14:textId="77777777" w:rsidR="00D274C5" w:rsidRDefault="00D274C5">
            <w:pPr>
              <w:pStyle w:val="Body"/>
            </w:pPr>
            <w:r>
              <w:t>!0, !1, !A, etc</w:t>
            </w:r>
          </w:p>
        </w:tc>
        <w:tc>
          <w:tcPr>
            <w:tcW w:w="4428" w:type="dxa"/>
            <w:tcBorders>
              <w:top w:val="single" w:sz="4" w:space="0" w:color="auto"/>
              <w:left w:val="single" w:sz="4" w:space="0" w:color="auto"/>
              <w:bottom w:val="single" w:sz="4" w:space="0" w:color="auto"/>
              <w:right w:val="single" w:sz="4" w:space="0" w:color="auto"/>
            </w:tcBorders>
            <w:hideMark/>
          </w:tcPr>
          <w:p w14:paraId="3AAD2DD3" w14:textId="77777777" w:rsidR="00D274C5" w:rsidRDefault="00D274C5">
            <w:pPr>
              <w:pStyle w:val="Body"/>
            </w:pPr>
            <w:r>
              <w:t>Not that value</w:t>
            </w:r>
          </w:p>
        </w:tc>
      </w:tr>
      <w:tr w:rsidR="00D274C5" w14:paraId="37F195B7"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1451148D" w14:textId="77777777" w:rsidR="00D274C5" w:rsidRDefault="00D274C5">
            <w:pPr>
              <w:pStyle w:val="Body"/>
            </w:pPr>
            <w:r>
              <w:t>NA</w:t>
            </w:r>
          </w:p>
        </w:tc>
        <w:tc>
          <w:tcPr>
            <w:tcW w:w="4428" w:type="dxa"/>
            <w:tcBorders>
              <w:top w:val="single" w:sz="4" w:space="0" w:color="auto"/>
              <w:left w:val="single" w:sz="4" w:space="0" w:color="auto"/>
              <w:bottom w:val="single" w:sz="4" w:space="0" w:color="auto"/>
              <w:right w:val="single" w:sz="4" w:space="0" w:color="auto"/>
            </w:tcBorders>
            <w:hideMark/>
          </w:tcPr>
          <w:p w14:paraId="058E1CC0" w14:textId="77777777" w:rsidR="00D274C5" w:rsidRDefault="00D274C5">
            <w:pPr>
              <w:pStyle w:val="Body"/>
            </w:pPr>
            <w:r>
              <w:t>Not applicable; used for deprecated attributes</w:t>
            </w:r>
          </w:p>
        </w:tc>
      </w:tr>
      <w:tr w:rsidR="00D274C5" w14:paraId="7313EBC2"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4A096E83" w14:textId="77777777" w:rsidR="00D274C5" w:rsidRDefault="00D274C5">
            <w:pPr>
              <w:pStyle w:val="Body"/>
            </w:pPr>
            <w:r>
              <w:t>&gt;8, &gt; 0xB2</w:t>
            </w:r>
          </w:p>
        </w:tc>
        <w:tc>
          <w:tcPr>
            <w:tcW w:w="4428" w:type="dxa"/>
            <w:tcBorders>
              <w:top w:val="single" w:sz="4" w:space="0" w:color="auto"/>
              <w:left w:val="single" w:sz="4" w:space="0" w:color="auto"/>
              <w:bottom w:val="single" w:sz="4" w:space="0" w:color="auto"/>
              <w:right w:val="single" w:sz="4" w:space="0" w:color="auto"/>
            </w:tcBorders>
            <w:hideMark/>
          </w:tcPr>
          <w:p w14:paraId="66E17A0B" w14:textId="77777777" w:rsidR="00D274C5" w:rsidRDefault="00D274C5">
            <w:pPr>
              <w:pStyle w:val="Body"/>
            </w:pPr>
            <w:r>
              <w:t>Value greater than that listed</w:t>
            </w:r>
          </w:p>
        </w:tc>
      </w:tr>
      <w:tr w:rsidR="00D274C5" w14:paraId="0205EAF1"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E4863AA" w14:textId="77777777" w:rsidR="00D274C5" w:rsidRDefault="00D274C5">
            <w:pPr>
              <w:pStyle w:val="Body"/>
            </w:pPr>
            <w:r>
              <w:t>0x…</w:t>
            </w:r>
          </w:p>
        </w:tc>
        <w:tc>
          <w:tcPr>
            <w:tcW w:w="4428" w:type="dxa"/>
            <w:tcBorders>
              <w:top w:val="single" w:sz="4" w:space="0" w:color="auto"/>
              <w:left w:val="single" w:sz="4" w:space="0" w:color="auto"/>
              <w:bottom w:val="single" w:sz="4" w:space="0" w:color="auto"/>
              <w:right w:val="single" w:sz="4" w:space="0" w:color="auto"/>
            </w:tcBorders>
            <w:hideMark/>
          </w:tcPr>
          <w:p w14:paraId="1A246A12" w14:textId="77777777" w:rsidR="00D274C5" w:rsidRDefault="00D274C5">
            <w:pPr>
              <w:pStyle w:val="Body"/>
            </w:pPr>
            <w:r>
              <w:t>Hexadecimal representation</w:t>
            </w:r>
          </w:p>
        </w:tc>
      </w:tr>
      <w:tr w:rsidR="00D274C5" w14:paraId="697A3296"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3812CE15" w14:textId="77777777" w:rsidR="00D274C5" w:rsidRDefault="00D274C5">
            <w:pPr>
              <w:pStyle w:val="Body"/>
            </w:pPr>
            <w:r>
              <w:t>CLEI, ASCII String</w:t>
            </w:r>
          </w:p>
        </w:tc>
        <w:tc>
          <w:tcPr>
            <w:tcW w:w="4428" w:type="dxa"/>
            <w:tcBorders>
              <w:top w:val="single" w:sz="4" w:space="0" w:color="auto"/>
              <w:left w:val="single" w:sz="4" w:space="0" w:color="auto"/>
              <w:bottom w:val="single" w:sz="4" w:space="0" w:color="auto"/>
              <w:right w:val="single" w:sz="4" w:space="0" w:color="auto"/>
            </w:tcBorders>
            <w:hideMark/>
          </w:tcPr>
          <w:p w14:paraId="4478CDC1" w14:textId="77777777" w:rsidR="00D274C5" w:rsidRDefault="00D274C5">
            <w:pPr>
              <w:pStyle w:val="Body"/>
            </w:pPr>
            <w:r>
              <w:t>ASCII string containing CLEI code</w:t>
            </w:r>
          </w:p>
        </w:tc>
      </w:tr>
      <w:tr w:rsidR="00D274C5" w14:paraId="19AB64E9"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0FF39DA8" w14:textId="77777777" w:rsidR="00D274C5" w:rsidRDefault="00D274C5">
            <w:pPr>
              <w:pStyle w:val="Body"/>
            </w:pPr>
            <w:r>
              <w:t>2 char</w:t>
            </w:r>
          </w:p>
        </w:tc>
        <w:tc>
          <w:tcPr>
            <w:tcW w:w="4428" w:type="dxa"/>
            <w:tcBorders>
              <w:top w:val="single" w:sz="4" w:space="0" w:color="auto"/>
              <w:left w:val="single" w:sz="4" w:space="0" w:color="auto"/>
              <w:bottom w:val="single" w:sz="4" w:space="0" w:color="auto"/>
              <w:right w:val="single" w:sz="4" w:space="0" w:color="auto"/>
            </w:tcBorders>
            <w:hideMark/>
          </w:tcPr>
          <w:p w14:paraId="0FF3DE7F" w14:textId="77777777" w:rsidR="00D274C5" w:rsidRDefault="00D274C5">
            <w:pPr>
              <w:pStyle w:val="Body"/>
            </w:pPr>
            <w:r>
              <w:t>Two characters</w:t>
            </w:r>
          </w:p>
        </w:tc>
      </w:tr>
      <w:tr w:rsidR="00D274C5" w14:paraId="1C4D9497"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F4B1004" w14:textId="77777777" w:rsidR="00D274C5" w:rsidRDefault="00D274C5">
            <w:pPr>
              <w:pStyle w:val="Body"/>
            </w:pPr>
            <w:r>
              <w:lastRenderedPageBreak/>
              <w:t>0x**[00,01)</w:t>
            </w:r>
          </w:p>
        </w:tc>
        <w:tc>
          <w:tcPr>
            <w:tcW w:w="4428" w:type="dxa"/>
            <w:tcBorders>
              <w:top w:val="single" w:sz="4" w:space="0" w:color="auto"/>
              <w:left w:val="single" w:sz="4" w:space="0" w:color="auto"/>
              <w:bottom w:val="single" w:sz="4" w:space="0" w:color="auto"/>
              <w:right w:val="single" w:sz="4" w:space="0" w:color="auto"/>
            </w:tcBorders>
            <w:hideMark/>
          </w:tcPr>
          <w:p w14:paraId="5DB24D55" w14:textId="77777777" w:rsidR="00D274C5" w:rsidRDefault="00D274C5">
            <w:pPr>
              <w:pStyle w:val="Body"/>
            </w:pPr>
            <w:r>
              <w:t>For Software Image MEID, restricts the last 2 bits to be 00 or 01 (must have main and backup versions)</w:t>
            </w:r>
          </w:p>
        </w:tc>
      </w:tr>
      <w:tr w:rsidR="00D274C5" w14:paraId="6701275F"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674A2F1B" w14:textId="77777777" w:rsidR="00D274C5" w:rsidRDefault="00D274C5">
            <w:pPr>
              <w:pStyle w:val="Body"/>
            </w:pPr>
            <w:r>
              <w:t>0xSSBB</w:t>
            </w:r>
          </w:p>
        </w:tc>
        <w:tc>
          <w:tcPr>
            <w:tcW w:w="4428" w:type="dxa"/>
            <w:tcBorders>
              <w:top w:val="single" w:sz="4" w:space="0" w:color="auto"/>
              <w:left w:val="single" w:sz="4" w:space="0" w:color="auto"/>
              <w:bottom w:val="single" w:sz="4" w:space="0" w:color="auto"/>
              <w:right w:val="single" w:sz="4" w:space="0" w:color="auto"/>
            </w:tcBorders>
            <w:hideMark/>
          </w:tcPr>
          <w:p w14:paraId="23FE1F3D" w14:textId="77777777" w:rsidR="00D274C5" w:rsidRDefault="00D274C5">
            <w:pPr>
              <w:pStyle w:val="Body"/>
            </w:pPr>
            <w:r>
              <w:t xml:space="preserve">0xSSBB as per 988 </w:t>
            </w:r>
          </w:p>
        </w:tc>
      </w:tr>
      <w:tr w:rsidR="00D274C5" w14:paraId="7F085B40"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32505AE7" w14:textId="77777777" w:rsidR="00D274C5" w:rsidRDefault="00D274C5">
            <w:pPr>
              <w:pStyle w:val="Body"/>
            </w:pPr>
            <w:r>
              <w:t>Per 988 &lt;text&gt;</w:t>
            </w:r>
          </w:p>
        </w:tc>
        <w:tc>
          <w:tcPr>
            <w:tcW w:w="4428" w:type="dxa"/>
            <w:tcBorders>
              <w:top w:val="single" w:sz="4" w:space="0" w:color="auto"/>
              <w:left w:val="single" w:sz="4" w:space="0" w:color="auto"/>
              <w:bottom w:val="single" w:sz="4" w:space="0" w:color="auto"/>
              <w:right w:val="single" w:sz="4" w:space="0" w:color="auto"/>
            </w:tcBorders>
            <w:hideMark/>
          </w:tcPr>
          <w:p w14:paraId="4FBC1F44" w14:textId="3E58B186" w:rsidR="00D274C5" w:rsidRDefault="00D274C5">
            <w:pPr>
              <w:pStyle w:val="Body"/>
            </w:pPr>
            <w:r>
              <w:t>Per 988 with supplemental tex</w:t>
            </w:r>
            <w:r w:rsidR="00E46691">
              <w:t>t</w:t>
            </w:r>
          </w:p>
        </w:tc>
      </w:tr>
      <w:tr w:rsidR="00D274C5" w14:paraId="170C8C5F"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7EA1A77F" w14:textId="77777777" w:rsidR="00D274C5" w:rsidRDefault="00D274C5">
            <w:pPr>
              <w:pStyle w:val="Body"/>
            </w:pPr>
            <w:r>
              <w:t>XML</w:t>
            </w:r>
          </w:p>
        </w:tc>
        <w:tc>
          <w:tcPr>
            <w:tcW w:w="4428" w:type="dxa"/>
            <w:tcBorders>
              <w:top w:val="single" w:sz="4" w:space="0" w:color="auto"/>
              <w:left w:val="single" w:sz="4" w:space="0" w:color="auto"/>
              <w:bottom w:val="single" w:sz="4" w:space="0" w:color="auto"/>
              <w:right w:val="single" w:sz="4" w:space="0" w:color="auto"/>
            </w:tcBorders>
            <w:hideMark/>
          </w:tcPr>
          <w:p w14:paraId="1AA3C014" w14:textId="77777777" w:rsidR="00D274C5" w:rsidRDefault="00D274C5">
            <w:pPr>
              <w:pStyle w:val="Body"/>
            </w:pPr>
            <w:r>
              <w:t>XML format</w:t>
            </w:r>
          </w:p>
        </w:tc>
      </w:tr>
      <w:tr w:rsidR="00D274C5" w14:paraId="659D0EA8" w14:textId="77777777" w:rsidTr="00D274C5">
        <w:tc>
          <w:tcPr>
            <w:tcW w:w="4428" w:type="dxa"/>
            <w:tcBorders>
              <w:top w:val="single" w:sz="4" w:space="0" w:color="auto"/>
              <w:left w:val="single" w:sz="4" w:space="0" w:color="auto"/>
              <w:bottom w:val="single" w:sz="4" w:space="0" w:color="auto"/>
              <w:right w:val="single" w:sz="4" w:space="0" w:color="auto"/>
            </w:tcBorders>
            <w:hideMark/>
          </w:tcPr>
          <w:p w14:paraId="5771C877" w14:textId="77777777" w:rsidR="00D274C5" w:rsidRDefault="00D274C5">
            <w:pPr>
              <w:pStyle w:val="Body"/>
            </w:pPr>
            <w:r>
              <w:t>Per VOS</w:t>
            </w:r>
          </w:p>
        </w:tc>
        <w:tc>
          <w:tcPr>
            <w:tcW w:w="4428" w:type="dxa"/>
            <w:tcBorders>
              <w:top w:val="single" w:sz="4" w:space="0" w:color="auto"/>
              <w:left w:val="single" w:sz="4" w:space="0" w:color="auto"/>
              <w:bottom w:val="single" w:sz="4" w:space="0" w:color="auto"/>
              <w:right w:val="single" w:sz="4" w:space="0" w:color="auto"/>
            </w:tcBorders>
            <w:hideMark/>
          </w:tcPr>
          <w:p w14:paraId="432460A9" w14:textId="38DB6D78" w:rsidR="00D274C5" w:rsidRDefault="00D274C5">
            <w:pPr>
              <w:pStyle w:val="Body"/>
            </w:pPr>
            <w:r>
              <w:t>Per Verizon Open OMCI Specification (</w:t>
            </w:r>
            <w:r w:rsidR="00CB0B89">
              <w:t>present</w:t>
            </w:r>
            <w:r>
              <w:t xml:space="preserve"> document)</w:t>
            </w:r>
          </w:p>
        </w:tc>
      </w:tr>
    </w:tbl>
    <w:p w14:paraId="5D0B7009" w14:textId="77777777" w:rsidR="001F4983" w:rsidRDefault="001F4983" w:rsidP="001F4983">
      <w:pPr>
        <w:pStyle w:val="Body"/>
        <w:rPr>
          <w:sz w:val="24"/>
          <w:szCs w:val="24"/>
          <w:lang w:eastAsia="x-none"/>
        </w:rPr>
      </w:pPr>
    </w:p>
    <w:p w14:paraId="09C31EEF" w14:textId="7AEB790D" w:rsidR="00B73876" w:rsidRDefault="00B73876">
      <w:pPr>
        <w:spacing w:after="0"/>
        <w:rPr>
          <w:rFonts w:ascii="Book Antiqua" w:hAnsi="Book Antiqua"/>
          <w:iCs w:val="0"/>
          <w:sz w:val="24"/>
          <w:szCs w:val="24"/>
        </w:rPr>
      </w:pPr>
      <w:r>
        <w:rPr>
          <w:sz w:val="24"/>
          <w:szCs w:val="24"/>
        </w:rPr>
        <w:br w:type="page"/>
      </w:r>
    </w:p>
    <w:p w14:paraId="368FE05C" w14:textId="77777777" w:rsidR="00074E6D" w:rsidRPr="004F3516" w:rsidRDefault="00074E6D" w:rsidP="00074E6D">
      <w:pPr>
        <w:pStyle w:val="Body"/>
        <w:rPr>
          <w:sz w:val="24"/>
          <w:szCs w:val="24"/>
        </w:rPr>
      </w:pPr>
    </w:p>
    <w:p w14:paraId="1D867AA3" w14:textId="445FCB1C" w:rsidR="00074E6D" w:rsidRDefault="00074E6D" w:rsidP="00074E6D">
      <w:pPr>
        <w:pStyle w:val="Heading3"/>
      </w:pPr>
      <w:bookmarkStart w:id="79" w:name="_Toc33697757"/>
      <w:r>
        <w:t>Clarification on the use of “Extended VLAN tagging operation configuration data” ME</w:t>
      </w:r>
      <w:bookmarkEnd w:id="79"/>
      <w:r>
        <w:t xml:space="preserve"> </w:t>
      </w:r>
    </w:p>
    <w:p w14:paraId="310F8153" w14:textId="10326246" w:rsidR="00074E6D" w:rsidRDefault="00074E6D" w:rsidP="00074E6D">
      <w:pPr>
        <w:pStyle w:val="Body"/>
        <w:rPr>
          <w:color w:val="E36C0A" w:themeColor="accent6" w:themeShade="BF"/>
          <w:sz w:val="24"/>
          <w:szCs w:val="24"/>
        </w:rPr>
      </w:pPr>
      <w:r w:rsidRPr="00B0326A">
        <w:rPr>
          <w:sz w:val="24"/>
          <w:szCs w:val="24"/>
        </w:rPr>
        <w:t xml:space="preserve">The G.988 definition of the Extended VLAN tagging operation configuration data ME had been a subject of known ambiguity that was partially addressed </w:t>
      </w:r>
      <w:r w:rsidR="00B0326A" w:rsidRPr="00B0326A">
        <w:rPr>
          <w:color w:val="E36C0A" w:themeColor="accent6" w:themeShade="BF"/>
          <w:sz w:val="24"/>
          <w:szCs w:val="24"/>
        </w:rPr>
        <w:t>G.988 (2017) Amd. 2 (08/2019).</w:t>
      </w:r>
      <w:r w:rsidR="00944A79">
        <w:rPr>
          <w:color w:val="E36C0A" w:themeColor="accent6" w:themeShade="BF"/>
          <w:sz w:val="24"/>
          <w:szCs w:val="24"/>
        </w:rPr>
        <w:t xml:space="preserve"> In t</w:t>
      </w:r>
      <w:r w:rsidR="00B73876">
        <w:rPr>
          <w:color w:val="E36C0A" w:themeColor="accent6" w:themeShade="BF"/>
          <w:sz w:val="24"/>
          <w:szCs w:val="24"/>
        </w:rPr>
        <w:t>h</w:t>
      </w:r>
      <w:r w:rsidR="00944A79">
        <w:rPr>
          <w:color w:val="E36C0A" w:themeColor="accent6" w:themeShade="BF"/>
          <w:sz w:val="24"/>
          <w:szCs w:val="24"/>
        </w:rPr>
        <w:t xml:space="preserve">e use of this ME, the implementers </w:t>
      </w:r>
      <w:r w:rsidR="00F51495">
        <w:rPr>
          <w:color w:val="E36C0A" w:themeColor="accent6" w:themeShade="BF"/>
          <w:sz w:val="24"/>
          <w:szCs w:val="24"/>
        </w:rPr>
        <w:t>shall</w:t>
      </w:r>
      <w:r w:rsidR="00944A79">
        <w:rPr>
          <w:color w:val="E36C0A" w:themeColor="accent6" w:themeShade="BF"/>
          <w:sz w:val="24"/>
          <w:szCs w:val="24"/>
        </w:rPr>
        <w:t xml:space="preserve"> </w:t>
      </w:r>
      <w:r w:rsidR="00F51495">
        <w:rPr>
          <w:color w:val="E36C0A" w:themeColor="accent6" w:themeShade="BF"/>
          <w:sz w:val="24"/>
          <w:szCs w:val="24"/>
        </w:rPr>
        <w:t>comply with</w:t>
      </w:r>
      <w:r w:rsidR="00944A79">
        <w:rPr>
          <w:color w:val="E36C0A" w:themeColor="accent6" w:themeShade="BF"/>
          <w:sz w:val="24"/>
          <w:szCs w:val="24"/>
        </w:rPr>
        <w:t xml:space="preserve"> the following guidelines:</w:t>
      </w:r>
    </w:p>
    <w:p w14:paraId="08B390BA" w14:textId="2B69DDD5" w:rsidR="00944A79" w:rsidRDefault="00AD4595" w:rsidP="00635AB1">
      <w:pPr>
        <w:pStyle w:val="Body"/>
        <w:numPr>
          <w:ilvl w:val="0"/>
          <w:numId w:val="27"/>
        </w:numPr>
        <w:rPr>
          <w:sz w:val="24"/>
          <w:szCs w:val="24"/>
          <w:lang w:eastAsia="x-none"/>
        </w:rPr>
      </w:pPr>
      <w:r>
        <w:rPr>
          <w:color w:val="E36C0A" w:themeColor="accent6" w:themeShade="BF"/>
          <w:sz w:val="24"/>
          <w:szCs w:val="24"/>
        </w:rPr>
        <w:t>In case of IBONT</w:t>
      </w:r>
      <w:r w:rsidR="00944A79">
        <w:rPr>
          <w:color w:val="E36C0A" w:themeColor="accent6" w:themeShade="BF"/>
          <w:sz w:val="24"/>
          <w:szCs w:val="24"/>
        </w:rPr>
        <w:t xml:space="preserve"> providing Ethernet Virtual Circuit (EVC) service, where a large number of EVCs may be supported, the VLAN manipulation is a function of NID </w:t>
      </w:r>
      <w:r w:rsidR="00944A79" w:rsidRPr="00B017D5">
        <w:rPr>
          <w:sz w:val="24"/>
          <w:szCs w:val="24"/>
        </w:rPr>
        <w:t xml:space="preserve">and </w:t>
      </w:r>
      <w:r w:rsidR="00944A79">
        <w:rPr>
          <w:sz w:val="24"/>
          <w:szCs w:val="24"/>
        </w:rPr>
        <w:t xml:space="preserve">is provisioned over </w:t>
      </w:r>
      <w:r w:rsidR="00944A79" w:rsidRPr="00B017D5">
        <w:rPr>
          <w:sz w:val="24"/>
          <w:szCs w:val="24"/>
        </w:rPr>
        <w:t>the non-OMCI (NETCONF/YANG) management path</w:t>
      </w:r>
      <w:r w:rsidR="00944A79">
        <w:rPr>
          <w:sz w:val="24"/>
          <w:szCs w:val="24"/>
        </w:rPr>
        <w:t>.</w:t>
      </w:r>
    </w:p>
    <w:p w14:paraId="0C838702" w14:textId="1B212A1C" w:rsidR="00B73876" w:rsidRDefault="00944A79" w:rsidP="00635AB1">
      <w:pPr>
        <w:pStyle w:val="Attributelist"/>
        <w:numPr>
          <w:ilvl w:val="0"/>
          <w:numId w:val="27"/>
        </w:numPr>
        <w:jc w:val="both"/>
        <w:rPr>
          <w:rFonts w:ascii="Book Antiqua" w:hAnsi="Book Antiqua"/>
        </w:rPr>
      </w:pPr>
      <w:r w:rsidRPr="00B73876">
        <w:rPr>
          <w:rFonts w:ascii="Book Antiqua" w:hAnsi="Book Antiqua"/>
          <w:szCs w:val="24"/>
          <w:lang w:eastAsia="x-none"/>
        </w:rPr>
        <w:t xml:space="preserve">For all </w:t>
      </w:r>
      <w:r w:rsidR="00B73876" w:rsidRPr="00B73876">
        <w:rPr>
          <w:rFonts w:ascii="Book Antiqua" w:hAnsi="Book Antiqua"/>
          <w:szCs w:val="24"/>
          <w:lang w:eastAsia="x-none"/>
        </w:rPr>
        <w:t xml:space="preserve">Verizon </w:t>
      </w:r>
      <w:r w:rsidRPr="00B73876">
        <w:rPr>
          <w:rFonts w:ascii="Book Antiqua" w:hAnsi="Book Antiqua"/>
          <w:szCs w:val="24"/>
          <w:lang w:eastAsia="x-none"/>
        </w:rPr>
        <w:t xml:space="preserve">ONT types and services, </w:t>
      </w:r>
      <w:r w:rsidR="00AD4595">
        <w:rPr>
          <w:rFonts w:ascii="Book Antiqua" w:hAnsi="Book Antiqua"/>
          <w:szCs w:val="24"/>
          <w:lang w:eastAsia="x-none"/>
        </w:rPr>
        <w:t xml:space="preserve">the </w:t>
      </w:r>
      <w:r w:rsidR="00AD4595" w:rsidRPr="00BC67CE">
        <w:rPr>
          <w:rFonts w:ascii="Book Antiqua" w:hAnsi="Book Antiqua"/>
          <w:szCs w:val="24"/>
          <w:lang w:eastAsia="x-none"/>
        </w:rPr>
        <w:t>Assoc</w:t>
      </w:r>
      <w:r w:rsidR="00B73876" w:rsidRPr="00BC67CE">
        <w:rPr>
          <w:rFonts w:ascii="Book Antiqua" w:hAnsi="Book Antiqua"/>
          <w:szCs w:val="24"/>
          <w:lang w:eastAsia="x-none"/>
        </w:rPr>
        <w:t xml:space="preserve">iation type </w:t>
      </w:r>
      <w:r w:rsidR="00AD4595" w:rsidRPr="00BC67CE">
        <w:rPr>
          <w:rFonts w:ascii="Book Antiqua" w:hAnsi="Book Antiqua"/>
          <w:szCs w:val="24"/>
          <w:lang w:eastAsia="x-none"/>
        </w:rPr>
        <w:t>attribute</w:t>
      </w:r>
      <w:r w:rsidR="00AD4595">
        <w:rPr>
          <w:rFonts w:ascii="Book Antiqua" w:hAnsi="Book Antiqua"/>
          <w:szCs w:val="24"/>
          <w:lang w:eastAsia="x-none"/>
        </w:rPr>
        <w:t xml:space="preserve"> </w:t>
      </w:r>
      <w:r w:rsidR="00B73876" w:rsidRPr="00B73876">
        <w:rPr>
          <w:rFonts w:ascii="Book Antiqua" w:hAnsi="Book Antiqua"/>
          <w:szCs w:val="24"/>
          <w:lang w:eastAsia="x-none"/>
        </w:rPr>
        <w:t xml:space="preserve">is expected to be set to </w:t>
      </w:r>
      <w:r w:rsidR="00B73876" w:rsidRPr="00B73876">
        <w:rPr>
          <w:rFonts w:ascii="Book Antiqua" w:hAnsi="Book Antiqua"/>
        </w:rPr>
        <w:t>Physical path termination point Ethernet UNI (2).</w:t>
      </w:r>
    </w:p>
    <w:p w14:paraId="6F9C5474" w14:textId="77777777" w:rsidR="00B73876" w:rsidRPr="00B73876" w:rsidRDefault="00B73876" w:rsidP="00B73876">
      <w:pPr>
        <w:pStyle w:val="Attributelist"/>
        <w:ind w:left="720" w:firstLine="0"/>
        <w:jc w:val="both"/>
        <w:rPr>
          <w:rFonts w:ascii="Book Antiqua" w:hAnsi="Book Antiqua"/>
        </w:rPr>
      </w:pPr>
    </w:p>
    <w:p w14:paraId="01BA0FC7" w14:textId="41461717" w:rsidR="00B73876" w:rsidRPr="00BC67CE" w:rsidRDefault="00AD4595" w:rsidP="00635AB1">
      <w:pPr>
        <w:pStyle w:val="Body"/>
        <w:numPr>
          <w:ilvl w:val="0"/>
          <w:numId w:val="27"/>
        </w:numPr>
        <w:rPr>
          <w:sz w:val="24"/>
          <w:szCs w:val="24"/>
          <w:lang w:eastAsia="x-none"/>
        </w:rPr>
      </w:pPr>
      <w:r w:rsidRPr="00BC67CE">
        <w:rPr>
          <w:sz w:val="24"/>
          <w:szCs w:val="24"/>
          <w:lang w:eastAsia="x-none"/>
        </w:rPr>
        <w:t>When Downstream mode 0 is configured, in the special case of matching the untagged upstream traffic which results in adding the VLAN tag and p-bit in the upstream direction, the inverse operation in the downstream direction should match on the VLAN tag only</w:t>
      </w:r>
      <w:r w:rsidR="00F51495" w:rsidRPr="00BC67CE">
        <w:rPr>
          <w:sz w:val="24"/>
          <w:szCs w:val="24"/>
          <w:lang w:eastAsia="x-none"/>
        </w:rPr>
        <w:t>,</w:t>
      </w:r>
      <w:r w:rsidRPr="00BC67CE">
        <w:rPr>
          <w:sz w:val="24"/>
          <w:szCs w:val="24"/>
          <w:lang w:eastAsia="x-none"/>
        </w:rPr>
        <w:t xml:space="preserve"> as the p-bit becomes not applicable upon tag removal. </w:t>
      </w:r>
    </w:p>
    <w:p w14:paraId="5FD4FC57" w14:textId="421193E5" w:rsidR="00B73876" w:rsidRPr="00BC67CE" w:rsidRDefault="00B73876" w:rsidP="00635AB1">
      <w:pPr>
        <w:pStyle w:val="Body"/>
        <w:numPr>
          <w:ilvl w:val="0"/>
          <w:numId w:val="27"/>
        </w:numPr>
        <w:rPr>
          <w:sz w:val="24"/>
          <w:szCs w:val="24"/>
          <w:lang w:eastAsia="x-none"/>
        </w:rPr>
      </w:pPr>
      <w:r w:rsidRPr="00BC67CE">
        <w:rPr>
          <w:sz w:val="24"/>
          <w:szCs w:val="24"/>
          <w:lang w:eastAsia="x-none"/>
        </w:rPr>
        <w:t>In addition, an implementation is advised to employ one-to-one mappings over one-to-many mappings</w:t>
      </w:r>
      <w:r w:rsidR="00AD4595" w:rsidRPr="00BC67CE">
        <w:rPr>
          <w:sz w:val="24"/>
          <w:szCs w:val="24"/>
          <w:lang w:eastAsia="x-none"/>
        </w:rPr>
        <w:t xml:space="preserve">. </w:t>
      </w:r>
    </w:p>
    <w:p w14:paraId="701A41C4" w14:textId="713F1C5B" w:rsidR="00C82962" w:rsidRDefault="00C82962" w:rsidP="00C82962">
      <w:pPr>
        <w:pStyle w:val="Heading1"/>
        <w:rPr>
          <w:lang w:val="en-US"/>
        </w:rPr>
      </w:pPr>
      <w:bookmarkStart w:id="80" w:name="_Toc33697758"/>
      <w:r>
        <w:rPr>
          <w:lang w:val="en-US"/>
        </w:rPr>
        <w:lastRenderedPageBreak/>
        <w:t>Modified G.988 Managed entities</w:t>
      </w:r>
      <w:bookmarkEnd w:id="80"/>
    </w:p>
    <w:p w14:paraId="613CAF34" w14:textId="77777777" w:rsidR="00C82962" w:rsidRPr="00C82962" w:rsidRDefault="00C82962" w:rsidP="00C82962">
      <w:pPr>
        <w:pStyle w:val="Body"/>
        <w:rPr>
          <w:lang w:eastAsia="x-none"/>
        </w:rPr>
      </w:pPr>
    </w:p>
    <w:p w14:paraId="733DBD1F" w14:textId="4E75E57E" w:rsidR="00BB6059" w:rsidRPr="003353D6" w:rsidRDefault="00870CE1" w:rsidP="00BB6059">
      <w:pPr>
        <w:pStyle w:val="Body"/>
        <w:rPr>
          <w:sz w:val="24"/>
          <w:szCs w:val="24"/>
        </w:rPr>
      </w:pPr>
      <w:r w:rsidRPr="00E87E53">
        <w:rPr>
          <w:sz w:val="24"/>
          <w:szCs w:val="24"/>
        </w:rPr>
        <w:t xml:space="preserve">The modifications are shown in </w:t>
      </w:r>
      <w:r w:rsidRPr="000D67B9">
        <w:rPr>
          <w:color w:val="E36C0A" w:themeColor="accent6" w:themeShade="BF"/>
          <w:sz w:val="24"/>
          <w:szCs w:val="24"/>
        </w:rPr>
        <w:t>orange</w:t>
      </w:r>
      <w:r w:rsidRPr="00E87E53">
        <w:rPr>
          <w:sz w:val="24"/>
          <w:szCs w:val="24"/>
        </w:rPr>
        <w:t xml:space="preserve"> font.</w:t>
      </w:r>
    </w:p>
    <w:p w14:paraId="1BD2A246" w14:textId="77777777" w:rsidR="00870CE1" w:rsidRDefault="00870CE1" w:rsidP="00870CE1">
      <w:pPr>
        <w:pStyle w:val="Body"/>
      </w:pPr>
    </w:p>
    <w:p w14:paraId="7AA820C8" w14:textId="25D6D1C1" w:rsidR="00870CE1" w:rsidRDefault="00870CE1" w:rsidP="00870CE1">
      <w:pPr>
        <w:pStyle w:val="Heading2"/>
      </w:pPr>
      <w:r w:rsidRPr="00B05784">
        <w:tab/>
      </w:r>
      <w:bookmarkStart w:id="81" w:name="_Toc33697759"/>
      <w:r w:rsidR="00B81550">
        <w:t>Adaptation of FEC PMHD</w:t>
      </w:r>
      <w:bookmarkEnd w:id="81"/>
    </w:p>
    <w:p w14:paraId="3DA1050C" w14:textId="0D01C65F" w:rsidR="008138B4" w:rsidRPr="00B81550" w:rsidRDefault="00B81550" w:rsidP="008138B4">
      <w:pPr>
        <w:rPr>
          <w:rFonts w:ascii="Book Antiqua" w:hAnsi="Book Antiqua"/>
          <w:sz w:val="24"/>
          <w:szCs w:val="24"/>
        </w:rPr>
      </w:pPr>
      <w:r w:rsidRPr="00B81550">
        <w:rPr>
          <w:sz w:val="24"/>
          <w:szCs w:val="24"/>
        </w:rPr>
        <w:t>According to the explanation in clause 1.3.2 of the present document, this clause modifies the specification of the FEC performance monitoring history data ME to ensure generalized applicability in the TWDM PON context.</w:t>
      </w:r>
    </w:p>
    <w:p w14:paraId="5BF212A9" w14:textId="649CD58C" w:rsidR="00690248" w:rsidRDefault="008138B4" w:rsidP="006277C1">
      <w:pPr>
        <w:pStyle w:val="Heading3"/>
      </w:pPr>
      <w:bookmarkStart w:id="82" w:name="_Toc33697760"/>
      <w:r>
        <w:rPr>
          <w:lang w:eastAsia="zh-CN"/>
        </w:rPr>
        <w:t xml:space="preserve">Clause </w:t>
      </w:r>
      <w:r w:rsidR="00B81550">
        <w:rPr>
          <w:lang w:eastAsia="zh-CN"/>
        </w:rPr>
        <w:t xml:space="preserve">9.2.9: </w:t>
      </w:r>
      <w:r w:rsidR="00B81550" w:rsidRPr="00B05784">
        <w:t>FEC performance monitoring history data</w:t>
      </w:r>
      <w:bookmarkEnd w:id="82"/>
    </w:p>
    <w:p w14:paraId="17F2B407" w14:textId="405601D4" w:rsidR="000A3889" w:rsidRDefault="000A3889" w:rsidP="000A3889">
      <w:pPr>
        <w:pStyle w:val="Body"/>
      </w:pPr>
      <w:r>
        <w:t xml:space="preserve">NOTE: The </w:t>
      </w:r>
      <w:r w:rsidR="00B26717">
        <w:t xml:space="preserve">managed entity </w:t>
      </w:r>
      <w:r>
        <w:t>modifications</w:t>
      </w:r>
      <w:r w:rsidR="00B26717">
        <w:t xml:space="preserve"> originally</w:t>
      </w:r>
      <w:r>
        <w:t xml:space="preserve"> specified in this section ha</w:t>
      </w:r>
      <w:r w:rsidR="00B26717">
        <w:t xml:space="preserve">ve since </w:t>
      </w:r>
      <w:r>
        <w:t>been incorporated into the ITU-T Rec G.988</w:t>
      </w:r>
      <w:r w:rsidR="00FC0604">
        <w:t>, and an enhanced version of the ME, using 64 bit thresholds, has been provided</w:t>
      </w:r>
      <w:r w:rsidR="00B26717">
        <w:rPr>
          <w:rFonts w:ascii="Times New Roman" w:hAnsi="Times New Roman"/>
          <w:color w:val="E36C0A" w:themeColor="accent6" w:themeShade="BF"/>
          <w:sz w:val="22"/>
        </w:rPr>
        <w:t xml:space="preserve">. </w:t>
      </w:r>
      <w:r w:rsidR="00B26717">
        <w:rPr>
          <w:rFonts w:ascii="Times New Roman" w:hAnsi="Times New Roman"/>
          <w:sz w:val="22"/>
        </w:rPr>
        <w:t>C</w:t>
      </w:r>
      <w:r w:rsidR="00B26717">
        <w:t>ompliance</w:t>
      </w:r>
      <w:r w:rsidR="00B26717" w:rsidRPr="00B26717">
        <w:t xml:space="preserve"> </w:t>
      </w:r>
      <w:r w:rsidR="00B26717">
        <w:t>with Verizon OpenOMCI v2.0 implies that implementation of this ME should follow ITU-T Rec G.988</w:t>
      </w:r>
      <w:r w:rsidR="00B26717">
        <w:rPr>
          <w:rFonts w:ascii="Times New Roman" w:hAnsi="Times New Roman"/>
          <w:color w:val="E36C0A" w:themeColor="accent6" w:themeShade="BF"/>
          <w:sz w:val="22"/>
        </w:rPr>
        <w:t xml:space="preserve"> (08/2019) Amd. 2</w:t>
      </w:r>
      <w:r w:rsidR="00FC0604">
        <w:rPr>
          <w:rFonts w:ascii="Times New Roman" w:hAnsi="Times New Roman"/>
          <w:color w:val="E36C0A" w:themeColor="accent6" w:themeShade="BF"/>
          <w:sz w:val="22"/>
        </w:rPr>
        <w:t>, Clause 9.2.22</w:t>
      </w:r>
      <w:r w:rsidR="00B26717">
        <w:rPr>
          <w:rFonts w:ascii="Times New Roman" w:hAnsi="Times New Roman"/>
          <w:color w:val="E36C0A" w:themeColor="accent6" w:themeShade="BF"/>
          <w:sz w:val="22"/>
        </w:rPr>
        <w:t xml:space="preserve">. </w:t>
      </w:r>
      <w:r w:rsidR="00F27A41">
        <w:t xml:space="preserve">The remainder of this </w:t>
      </w:r>
      <w:r w:rsidR="00FC0604">
        <w:t>clause</w:t>
      </w:r>
      <w:r w:rsidR="00F27A41">
        <w:t xml:space="preserve"> is retained for information and reference only.</w:t>
      </w:r>
    </w:p>
    <w:p w14:paraId="13CFCF69" w14:textId="77777777" w:rsidR="000A3889" w:rsidRPr="000A3889" w:rsidRDefault="000A3889" w:rsidP="000A3889">
      <w:pPr>
        <w:pStyle w:val="Body"/>
      </w:pPr>
    </w:p>
    <w:p w14:paraId="29019D46" w14:textId="77777777" w:rsidR="00C23D17" w:rsidRPr="00B05784" w:rsidRDefault="00C23D17" w:rsidP="00C23D17">
      <w:r w:rsidRPr="00B05784">
        <w:t>This managed entity collects performance monitoring data associated with PON downstream FEC counters. Instances of this managed entity are created and deleted by the OLT.</w:t>
      </w:r>
    </w:p>
    <w:p w14:paraId="3DFB5ED8" w14:textId="77777777" w:rsidR="00C23D17" w:rsidRPr="00B05784" w:rsidRDefault="00C23D17" w:rsidP="00C23D17">
      <w:r w:rsidRPr="00B05784">
        <w:t>For a complete discussion of generic PM architecture, refer to clause I.4.</w:t>
      </w:r>
    </w:p>
    <w:p w14:paraId="6F726B31" w14:textId="77777777" w:rsidR="00C23D17" w:rsidRPr="00B05784" w:rsidRDefault="00C23D17" w:rsidP="00C23D17">
      <w:pPr>
        <w:pStyle w:val="Headingi"/>
        <w:jc w:val="both"/>
      </w:pPr>
      <w:r w:rsidRPr="00B05784">
        <w:t>Relationships</w:t>
      </w:r>
    </w:p>
    <w:p w14:paraId="13873821" w14:textId="77777777" w:rsidR="00C23D17" w:rsidRPr="00B05784" w:rsidRDefault="00C23D17" w:rsidP="00C23D17">
      <w:pPr>
        <w:pStyle w:val="Attribute"/>
        <w:ind w:left="720" w:firstLine="0"/>
        <w:jc w:val="both"/>
      </w:pPr>
      <w:r w:rsidRPr="00B05784">
        <w:t>An instance of this managed entity is associated with an instance of the ANI-G managed entity</w:t>
      </w:r>
      <w:r>
        <w:t xml:space="preserve"> </w:t>
      </w:r>
      <w:r w:rsidRPr="008673D5">
        <w:rPr>
          <w:color w:val="E36C0A" w:themeColor="accent6" w:themeShade="BF"/>
        </w:rPr>
        <w:t>or an instance of the TWDM channel managed entity</w:t>
      </w:r>
      <w:r w:rsidRPr="00B05784">
        <w:t>.</w:t>
      </w:r>
    </w:p>
    <w:p w14:paraId="4581113F" w14:textId="77777777" w:rsidR="00C23D17" w:rsidRPr="00B05784" w:rsidRDefault="00C23D17" w:rsidP="00C23D17">
      <w:pPr>
        <w:pStyle w:val="Headingi"/>
        <w:jc w:val="both"/>
      </w:pPr>
      <w:r w:rsidRPr="00B05784">
        <w:t>Attributes</w:t>
      </w:r>
    </w:p>
    <w:p w14:paraId="037F6DC4" w14:textId="77777777" w:rsidR="00C23D17" w:rsidRPr="00B05784" w:rsidRDefault="00C23D17" w:rsidP="00C23D17">
      <w:pPr>
        <w:pStyle w:val="Attribute"/>
        <w:jc w:val="both"/>
      </w:pPr>
      <w:r w:rsidRPr="00B05784">
        <w:rPr>
          <w:b/>
          <w:bCs/>
        </w:rPr>
        <w:t>Managed entity</w:t>
      </w:r>
      <w:r>
        <w:rPr>
          <w:b/>
          <w:bCs/>
        </w:rPr>
        <w:t xml:space="preserve"> ID:</w:t>
      </w:r>
      <w:r w:rsidRPr="00B05784">
        <w:t xml:space="preserve"> This attribute uniquely identifies each instance of this managed entity. Through an identical ID, this managed entity is implicitly linked to an instance of the ANI-G</w:t>
      </w:r>
      <w:r>
        <w:t xml:space="preserve"> or </w:t>
      </w:r>
      <w:r w:rsidRPr="008673D5">
        <w:rPr>
          <w:color w:val="E36C0A" w:themeColor="accent6" w:themeShade="BF"/>
        </w:rPr>
        <w:t>TWDM channel</w:t>
      </w:r>
      <w:r>
        <w:rPr>
          <w:color w:val="E36C0A" w:themeColor="accent6" w:themeShade="BF"/>
        </w:rPr>
        <w:t xml:space="preserve"> ME</w:t>
      </w:r>
      <w:r w:rsidRPr="00B05784">
        <w:t>. (R, Set</w:t>
      </w:r>
      <w:r w:rsidRPr="00B05784">
        <w:noBreakHyphen/>
        <w:t>by</w:t>
      </w:r>
      <w:r w:rsidRPr="00B05784">
        <w:noBreakHyphen/>
        <w:t>create) (mandatory) (2 bytes)</w:t>
      </w:r>
    </w:p>
    <w:p w14:paraId="4AA29D71" w14:textId="77777777" w:rsidR="00C23D17" w:rsidRPr="00B05784" w:rsidRDefault="00C23D17" w:rsidP="00C23D17">
      <w:pPr>
        <w:pStyle w:val="Attribute"/>
        <w:jc w:val="both"/>
      </w:pPr>
      <w:r w:rsidRPr="00B05784">
        <w:rPr>
          <w:b/>
          <w:bCs/>
        </w:rPr>
        <w:t>Interval end time</w:t>
      </w:r>
      <w:r w:rsidRPr="00B05784">
        <w:t>: This attribute identifies the most recently finished 15-minute interval. (R) (mandatory) (1 byte)</w:t>
      </w:r>
    </w:p>
    <w:p w14:paraId="5B7EDC74" w14:textId="77777777" w:rsidR="00C23D17" w:rsidRPr="00B05784" w:rsidRDefault="00C23D17" w:rsidP="00C23D17">
      <w:pPr>
        <w:pStyle w:val="Attribute"/>
        <w:jc w:val="both"/>
      </w:pPr>
      <w:r w:rsidRPr="00B05784">
        <w:rPr>
          <w:b/>
          <w:bCs/>
        </w:rPr>
        <w:t>Threshold data 1/2</w:t>
      </w:r>
      <w:r>
        <w:rPr>
          <w:b/>
          <w:bCs/>
        </w:rPr>
        <w:t xml:space="preserve"> ID:</w:t>
      </w:r>
      <w:r w:rsidRPr="00B05784">
        <w:t xml:space="preserve"> This attribute points to an instance of the threshold data 1 managed entity that contains PM threshold values. Since no threshold value attribute number exceeds 7, a threshold data 2 ME is optional. (R, W, Set</w:t>
      </w:r>
      <w:r w:rsidRPr="00B05784">
        <w:noBreakHyphen/>
        <w:t>by</w:t>
      </w:r>
      <w:r w:rsidRPr="00B05784">
        <w:noBreakHyphen/>
        <w:t>create) (mandatory) (2 bytes)</w:t>
      </w:r>
    </w:p>
    <w:p w14:paraId="2CDC3744" w14:textId="77777777" w:rsidR="00C23D17" w:rsidRPr="00B05784" w:rsidRDefault="00C23D17" w:rsidP="00C23D17">
      <w:pPr>
        <w:pStyle w:val="Attribute"/>
        <w:jc w:val="both"/>
      </w:pPr>
      <w:r w:rsidRPr="00B05784">
        <w:rPr>
          <w:b/>
          <w:bCs/>
        </w:rPr>
        <w:t>Corrected bytes</w:t>
      </w:r>
      <w:r w:rsidRPr="00B05784">
        <w:t>: This attribute counts the number of bytes that were corrected by the FEC function. (R) (mandatory) (4 bytes)</w:t>
      </w:r>
    </w:p>
    <w:p w14:paraId="1740FF7A" w14:textId="77777777" w:rsidR="00C23D17" w:rsidRPr="00B05784" w:rsidRDefault="00C23D17" w:rsidP="00C23D17">
      <w:pPr>
        <w:pStyle w:val="Attribute"/>
        <w:jc w:val="both"/>
      </w:pPr>
      <w:r w:rsidRPr="00B05784">
        <w:rPr>
          <w:b/>
          <w:bCs/>
        </w:rPr>
        <w:t>Corrected code words</w:t>
      </w:r>
      <w:r w:rsidRPr="00B05784">
        <w:t>: This attribute counts the code words that were corrected by the FEC function. (R) (mandatory) (4 bytes)</w:t>
      </w:r>
    </w:p>
    <w:p w14:paraId="3395A1A5" w14:textId="77777777" w:rsidR="00C23D17" w:rsidRPr="00B05784" w:rsidRDefault="00C23D17" w:rsidP="00C23D17">
      <w:pPr>
        <w:pStyle w:val="Attribute"/>
        <w:jc w:val="both"/>
      </w:pPr>
      <w:r w:rsidRPr="00B05784">
        <w:rPr>
          <w:b/>
          <w:bCs/>
        </w:rPr>
        <w:lastRenderedPageBreak/>
        <w:t>Uncorrectable code words</w:t>
      </w:r>
      <w:r w:rsidRPr="00B05784">
        <w:t>: This attribute counts errored code words that could not be corrected by the FEC function. (R) (mandatory) (4 bytes)</w:t>
      </w:r>
    </w:p>
    <w:p w14:paraId="0E6704DF" w14:textId="77777777" w:rsidR="00C23D17" w:rsidRPr="00B05784" w:rsidRDefault="00C23D17" w:rsidP="00C23D17">
      <w:pPr>
        <w:pStyle w:val="Attribute"/>
        <w:jc w:val="both"/>
      </w:pPr>
      <w:r w:rsidRPr="00B05784">
        <w:rPr>
          <w:b/>
          <w:bCs/>
        </w:rPr>
        <w:t>Total code words</w:t>
      </w:r>
      <w:r w:rsidRPr="00B05784">
        <w:t>: This attribute counts the total received code words. (R) (mandatory) (4 bytes)</w:t>
      </w:r>
    </w:p>
    <w:p w14:paraId="21328EE5" w14:textId="77777777" w:rsidR="00C23D17" w:rsidRPr="00B05784" w:rsidRDefault="00C23D17" w:rsidP="00C23D17">
      <w:pPr>
        <w:pStyle w:val="Attribute"/>
        <w:jc w:val="both"/>
      </w:pPr>
      <w:r w:rsidRPr="00B05784">
        <w:rPr>
          <w:b/>
          <w:bCs/>
        </w:rPr>
        <w:t>FEC seconds</w:t>
      </w:r>
      <w:r w:rsidRPr="00B05784">
        <w:t>:</w:t>
      </w:r>
      <w:r w:rsidRPr="00B05784">
        <w:tab/>
        <w:t>This attribute counts seconds during which there was a forward error correction anomaly. (R) (mandatory) (2 bytes)</w:t>
      </w:r>
    </w:p>
    <w:p w14:paraId="2BA09D4B" w14:textId="77777777" w:rsidR="00C23D17" w:rsidRPr="00B05784" w:rsidRDefault="00C23D17" w:rsidP="00C23D17">
      <w:pPr>
        <w:pStyle w:val="Headingi"/>
        <w:jc w:val="both"/>
      </w:pPr>
      <w:r w:rsidRPr="00B05784">
        <w:t>Actions</w:t>
      </w:r>
    </w:p>
    <w:p w14:paraId="4BBEFF44" w14:textId="77777777" w:rsidR="00C23D17" w:rsidRPr="00B05784" w:rsidRDefault="00C23D17" w:rsidP="00C23D17">
      <w:pPr>
        <w:pStyle w:val="Attribute"/>
        <w:jc w:val="both"/>
      </w:pPr>
      <w:r w:rsidRPr="00B05784">
        <w:t>Create, delete, get, set</w:t>
      </w:r>
    </w:p>
    <w:p w14:paraId="7953B64E" w14:textId="77777777" w:rsidR="00C23D17" w:rsidRPr="00B05784" w:rsidRDefault="00C23D17" w:rsidP="00C23D17">
      <w:pPr>
        <w:pStyle w:val="Attribute"/>
        <w:jc w:val="both"/>
      </w:pPr>
      <w:r w:rsidRPr="00B05784">
        <w:t>Get current data (optional)</w:t>
      </w:r>
    </w:p>
    <w:p w14:paraId="1B85D00A" w14:textId="77777777" w:rsidR="00C23D17" w:rsidRPr="00B05784" w:rsidRDefault="00C23D17" w:rsidP="00C23D17">
      <w:pPr>
        <w:pStyle w:val="Headingi"/>
        <w:jc w:val="both"/>
      </w:pPr>
      <w:r w:rsidRPr="00B05784">
        <w:t>Notifications</w:t>
      </w:r>
      <w:r>
        <w:t xml:space="preserve"> </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4659"/>
        <w:gridCol w:w="2878"/>
      </w:tblGrid>
      <w:tr w:rsidR="00C23D17" w:rsidRPr="00B05784" w14:paraId="23D8BEE9" w14:textId="77777777" w:rsidTr="00882F5F">
        <w:tc>
          <w:tcPr>
            <w:tcW w:w="5958" w:type="dxa"/>
            <w:gridSpan w:val="3"/>
            <w:tcBorders>
              <w:top w:val="nil"/>
              <w:left w:val="nil"/>
              <w:right w:val="nil"/>
            </w:tcBorders>
          </w:tcPr>
          <w:p w14:paraId="778AD34A" w14:textId="77777777" w:rsidR="00C23D17" w:rsidRPr="00B05784" w:rsidRDefault="00C23D17" w:rsidP="00882F5F">
            <w:pPr>
              <w:pStyle w:val="Tablehead"/>
              <w:jc w:val="left"/>
            </w:pPr>
            <w:r w:rsidRPr="00B05784">
              <w:t>Threshold crossing alert</w:t>
            </w:r>
          </w:p>
        </w:tc>
      </w:tr>
      <w:tr w:rsidR="00C23D17" w:rsidRPr="00B05784" w14:paraId="46043A33" w14:textId="77777777" w:rsidTr="00882F5F">
        <w:tc>
          <w:tcPr>
            <w:tcW w:w="1008" w:type="dxa"/>
            <w:vAlign w:val="center"/>
          </w:tcPr>
          <w:p w14:paraId="4D20C264"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Alarm number</w:t>
            </w:r>
          </w:p>
        </w:tc>
        <w:tc>
          <w:tcPr>
            <w:tcW w:w="3060" w:type="dxa"/>
            <w:vAlign w:val="center"/>
          </w:tcPr>
          <w:p w14:paraId="7CCE56AF"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Threshold crossing alert</w:t>
            </w:r>
          </w:p>
        </w:tc>
        <w:tc>
          <w:tcPr>
            <w:tcW w:w="1890" w:type="dxa"/>
            <w:vAlign w:val="center"/>
          </w:tcPr>
          <w:p w14:paraId="12E0680B" w14:textId="77777777" w:rsidR="00C23D17" w:rsidRPr="00B05784" w:rsidRDefault="00C23D17" w:rsidP="00882F5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pPr>
            <w:r w:rsidRPr="00B05784">
              <w:t>Threshold value attribute # (Note)</w:t>
            </w:r>
          </w:p>
        </w:tc>
      </w:tr>
      <w:tr w:rsidR="00C23D17" w:rsidRPr="00B05784" w14:paraId="4220F140" w14:textId="77777777" w:rsidTr="00882F5F">
        <w:tc>
          <w:tcPr>
            <w:tcW w:w="1008" w:type="dxa"/>
          </w:tcPr>
          <w:p w14:paraId="2B3985F4"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0</w:t>
            </w:r>
          </w:p>
        </w:tc>
        <w:tc>
          <w:tcPr>
            <w:tcW w:w="3060" w:type="dxa"/>
          </w:tcPr>
          <w:p w14:paraId="58D4A9CC"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Corrected bytes</w:t>
            </w:r>
          </w:p>
        </w:tc>
        <w:tc>
          <w:tcPr>
            <w:tcW w:w="1890" w:type="dxa"/>
          </w:tcPr>
          <w:p w14:paraId="7182CDE0"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1</w:t>
            </w:r>
          </w:p>
        </w:tc>
      </w:tr>
      <w:tr w:rsidR="00C23D17" w:rsidRPr="00B05784" w14:paraId="27FF7303" w14:textId="77777777" w:rsidTr="00882F5F">
        <w:tc>
          <w:tcPr>
            <w:tcW w:w="1008" w:type="dxa"/>
          </w:tcPr>
          <w:p w14:paraId="04D40D3A"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1</w:t>
            </w:r>
          </w:p>
        </w:tc>
        <w:tc>
          <w:tcPr>
            <w:tcW w:w="3060" w:type="dxa"/>
          </w:tcPr>
          <w:p w14:paraId="560C2FE7"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Corrected code words</w:t>
            </w:r>
          </w:p>
        </w:tc>
        <w:tc>
          <w:tcPr>
            <w:tcW w:w="1890" w:type="dxa"/>
          </w:tcPr>
          <w:p w14:paraId="2C9695D9"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2</w:t>
            </w:r>
          </w:p>
        </w:tc>
      </w:tr>
      <w:tr w:rsidR="00C23D17" w:rsidRPr="00B05784" w14:paraId="1F9B90C3" w14:textId="77777777" w:rsidTr="00882F5F">
        <w:tc>
          <w:tcPr>
            <w:tcW w:w="1008" w:type="dxa"/>
          </w:tcPr>
          <w:p w14:paraId="0DEBF104"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2</w:t>
            </w:r>
          </w:p>
        </w:tc>
        <w:tc>
          <w:tcPr>
            <w:tcW w:w="3060" w:type="dxa"/>
          </w:tcPr>
          <w:p w14:paraId="2F89DF66"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Uncorrectable code words</w:t>
            </w:r>
          </w:p>
        </w:tc>
        <w:tc>
          <w:tcPr>
            <w:tcW w:w="1890" w:type="dxa"/>
          </w:tcPr>
          <w:p w14:paraId="574C27B1"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3</w:t>
            </w:r>
          </w:p>
        </w:tc>
      </w:tr>
      <w:tr w:rsidR="00C23D17" w:rsidRPr="00B05784" w14:paraId="4AEB7BC3" w14:textId="77777777" w:rsidTr="00882F5F">
        <w:tc>
          <w:tcPr>
            <w:tcW w:w="1008" w:type="dxa"/>
          </w:tcPr>
          <w:p w14:paraId="2E0D4C0D"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4</w:t>
            </w:r>
          </w:p>
        </w:tc>
        <w:tc>
          <w:tcPr>
            <w:tcW w:w="3060" w:type="dxa"/>
          </w:tcPr>
          <w:p w14:paraId="4F2B65F0"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 w:rsidRPr="00B05784">
              <w:t>FEC seconds</w:t>
            </w:r>
          </w:p>
        </w:tc>
        <w:tc>
          <w:tcPr>
            <w:tcW w:w="1890" w:type="dxa"/>
          </w:tcPr>
          <w:p w14:paraId="4EF29283" w14:textId="77777777" w:rsidR="00C23D17" w:rsidRPr="00B05784" w:rsidRDefault="00C23D17" w:rsidP="00882F5F">
            <w:pPr>
              <w:pStyle w:val="Tabletext0"/>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jc w:val="center"/>
              <w:rPr>
                <w:lang w:eastAsia="ja-JP"/>
              </w:rPr>
            </w:pPr>
            <w:r w:rsidRPr="00B05784">
              <w:rPr>
                <w:lang w:eastAsia="ja-JP"/>
              </w:rPr>
              <w:t>4</w:t>
            </w:r>
          </w:p>
        </w:tc>
      </w:tr>
      <w:tr w:rsidR="00C23D17" w:rsidRPr="00B05784" w14:paraId="2BD92A59" w14:textId="77777777" w:rsidTr="00882F5F">
        <w:tc>
          <w:tcPr>
            <w:tcW w:w="5958" w:type="dxa"/>
            <w:gridSpan w:val="3"/>
          </w:tcPr>
          <w:p w14:paraId="46F7CF51" w14:textId="77777777" w:rsidR="00C23D17" w:rsidRPr="00B05784" w:rsidRDefault="00C23D17" w:rsidP="00882F5F">
            <w:pPr>
              <w:pStyle w:val="Tabletext0"/>
              <w:rPr>
                <w:lang w:eastAsia="ja-JP"/>
              </w:rPr>
            </w:pPr>
            <w:r w:rsidRPr="00B05784">
              <w:t>NOTE – This number associates the TCA with the specified threshold value attribute of the threshold data 1 managed entity.</w:t>
            </w:r>
          </w:p>
        </w:tc>
      </w:tr>
    </w:tbl>
    <w:p w14:paraId="156ABE3C" w14:textId="77777777" w:rsidR="00C23D17" w:rsidRPr="00C23D17" w:rsidRDefault="00C23D17" w:rsidP="00C23D17">
      <w:pPr>
        <w:pStyle w:val="Body"/>
      </w:pPr>
    </w:p>
    <w:p w14:paraId="70C2C937" w14:textId="704741D4" w:rsidR="00690248" w:rsidRDefault="00690248" w:rsidP="00690248">
      <w:pPr>
        <w:pStyle w:val="Heading2"/>
      </w:pPr>
      <w:r w:rsidRPr="00B05784">
        <w:tab/>
      </w:r>
      <w:bookmarkStart w:id="83" w:name="_Toc33697761"/>
      <w:r w:rsidR="00DE5BB4">
        <w:t>Configuration server NOTIFY-related</w:t>
      </w:r>
      <w:r>
        <w:t xml:space="preserve"> errors</w:t>
      </w:r>
      <w:bookmarkEnd w:id="83"/>
    </w:p>
    <w:p w14:paraId="7BAE2B6D" w14:textId="056BB62B" w:rsidR="00690248" w:rsidRPr="008138B4" w:rsidRDefault="00690248" w:rsidP="00690248">
      <w:pPr>
        <w:rPr>
          <w:rFonts w:ascii="Book Antiqua" w:hAnsi="Book Antiqua"/>
          <w:sz w:val="24"/>
          <w:szCs w:val="24"/>
        </w:rPr>
      </w:pPr>
      <w:r w:rsidRPr="00870CE1">
        <w:rPr>
          <w:sz w:val="24"/>
          <w:szCs w:val="24"/>
        </w:rPr>
        <w:t xml:space="preserve">Based on the Verizon SIP UNI </w:t>
      </w:r>
      <w:r>
        <w:rPr>
          <w:sz w:val="24"/>
          <w:szCs w:val="24"/>
        </w:rPr>
        <w:t xml:space="preserve">requirement, this section adds </w:t>
      </w:r>
      <w:r w:rsidR="00DE5BB4">
        <w:rPr>
          <w:sz w:val="24"/>
          <w:szCs w:val="24"/>
        </w:rPr>
        <w:t>three NOTIFY-related</w:t>
      </w:r>
      <w:r>
        <w:rPr>
          <w:sz w:val="24"/>
          <w:szCs w:val="24"/>
        </w:rPr>
        <w:t xml:space="preserve"> </w:t>
      </w:r>
      <w:r w:rsidR="00DE5BB4">
        <w:rPr>
          <w:sz w:val="24"/>
          <w:szCs w:val="24"/>
        </w:rPr>
        <w:t xml:space="preserve">alarms to the VoIP config data </w:t>
      </w:r>
      <w:r>
        <w:rPr>
          <w:sz w:val="24"/>
          <w:szCs w:val="24"/>
        </w:rPr>
        <w:t>ME</w:t>
      </w:r>
      <w:r w:rsidRPr="008138B4">
        <w:rPr>
          <w:rFonts w:ascii="Book Antiqua" w:hAnsi="Book Antiqua"/>
          <w:sz w:val="24"/>
          <w:szCs w:val="24"/>
        </w:rPr>
        <w:t>.</w:t>
      </w:r>
    </w:p>
    <w:p w14:paraId="5F332C38" w14:textId="20F15A84" w:rsidR="00DE5BB4" w:rsidRDefault="00DE5BB4" w:rsidP="00DE5BB4">
      <w:pPr>
        <w:pStyle w:val="Heading3"/>
      </w:pPr>
      <w:bookmarkStart w:id="84" w:name="_Toc33697762"/>
      <w:r>
        <w:rPr>
          <w:lang w:eastAsia="zh-CN"/>
        </w:rPr>
        <w:t>Clause 9.9.18</w:t>
      </w:r>
      <w:r w:rsidR="00690248">
        <w:rPr>
          <w:lang w:eastAsia="zh-CN"/>
        </w:rPr>
        <w:t xml:space="preserve">: </w:t>
      </w:r>
      <w:r w:rsidRPr="00B05784">
        <w:t>VoIP config data</w:t>
      </w:r>
      <w:bookmarkEnd w:id="84"/>
    </w:p>
    <w:p w14:paraId="49344C8A" w14:textId="042CE94A" w:rsidR="00DE5BB4" w:rsidRPr="00DE5BB4" w:rsidRDefault="00DE5BB4" w:rsidP="00DE5BB4">
      <w:pPr>
        <w:rPr>
          <w:rFonts w:ascii="Book Antiqua" w:hAnsi="Book Antiqua"/>
          <w:sz w:val="24"/>
          <w:szCs w:val="24"/>
        </w:rPr>
      </w:pPr>
      <w:r w:rsidRPr="00DE5BB4">
        <w:rPr>
          <w:rFonts w:ascii="Book Antiqua" w:hAnsi="Book Antiqua"/>
          <w:sz w:val="24"/>
          <w:szCs w:val="24"/>
        </w:rPr>
        <w:t xml:space="preserve">The VoIP configuration data managed entity defines the configuration for VoIP in the ONU. The OLT uses this ME to discover the VoIP </w:t>
      </w:r>
      <w:r w:rsidR="00BC2DA5">
        <w:rPr>
          <w:rFonts w:ascii="Book Antiqua" w:hAnsi="Book Antiqua"/>
          <w:sz w:val="24"/>
          <w:szCs w:val="24"/>
        </w:rPr>
        <w:t>signaling</w:t>
      </w:r>
      <w:r w:rsidRPr="00DE5BB4">
        <w:rPr>
          <w:rFonts w:ascii="Book Antiqua" w:hAnsi="Book Antiqua"/>
          <w:sz w:val="24"/>
          <w:szCs w:val="24"/>
        </w:rPr>
        <w:t xml:space="preserve"> protocols and configuration methods supported by this ONU. The OLT then uses this ME to select the desired </w:t>
      </w:r>
      <w:r w:rsidR="00BC2DA5">
        <w:rPr>
          <w:rFonts w:ascii="Book Antiqua" w:hAnsi="Book Antiqua"/>
          <w:sz w:val="24"/>
          <w:szCs w:val="24"/>
        </w:rPr>
        <w:t>signaling</w:t>
      </w:r>
      <w:r w:rsidRPr="00DE5BB4">
        <w:rPr>
          <w:rFonts w:ascii="Book Antiqua" w:hAnsi="Book Antiqua"/>
          <w:sz w:val="24"/>
          <w:szCs w:val="24"/>
        </w:rPr>
        <w:t xml:space="preserve"> protocol and configuration method. The entity is conditionally required for ONUs that offer VoIP services.</w:t>
      </w:r>
    </w:p>
    <w:p w14:paraId="76692F0F" w14:textId="77777777" w:rsidR="00DE5BB4" w:rsidRPr="00DE5BB4" w:rsidRDefault="00DE5BB4" w:rsidP="00DE5BB4">
      <w:pPr>
        <w:rPr>
          <w:rFonts w:ascii="Book Antiqua" w:hAnsi="Book Antiqua"/>
          <w:sz w:val="24"/>
          <w:szCs w:val="24"/>
        </w:rPr>
      </w:pPr>
      <w:r w:rsidRPr="00DE5BB4">
        <w:rPr>
          <w:rFonts w:ascii="Book Antiqua" w:hAnsi="Book Antiqua"/>
          <w:sz w:val="24"/>
          <w:szCs w:val="24"/>
        </w:rPr>
        <w:t>An ONU that supports VoIP services automatically creates an instance of this managed entity.</w:t>
      </w:r>
    </w:p>
    <w:p w14:paraId="3C3F45FD" w14:textId="77777777" w:rsidR="00DE5BB4" w:rsidRPr="00DE5BB4" w:rsidRDefault="00DE5BB4" w:rsidP="00DE5BB4">
      <w:pPr>
        <w:pStyle w:val="Headingi"/>
        <w:jc w:val="both"/>
        <w:rPr>
          <w:rFonts w:ascii="Book Antiqua" w:hAnsi="Book Antiqua"/>
        </w:rPr>
      </w:pPr>
      <w:r w:rsidRPr="00DE5BB4">
        <w:rPr>
          <w:rFonts w:ascii="Book Antiqua" w:hAnsi="Book Antiqua"/>
        </w:rPr>
        <w:t>Relationships</w:t>
      </w:r>
    </w:p>
    <w:p w14:paraId="626CD858" w14:textId="77777777" w:rsidR="00DE5BB4" w:rsidRPr="00DE5BB4" w:rsidRDefault="00DE5BB4" w:rsidP="00DE5BB4">
      <w:pPr>
        <w:pStyle w:val="Description"/>
        <w:jc w:val="both"/>
        <w:rPr>
          <w:rFonts w:ascii="Book Antiqua" w:hAnsi="Book Antiqua"/>
        </w:rPr>
      </w:pPr>
      <w:r w:rsidRPr="00DE5BB4">
        <w:rPr>
          <w:rFonts w:ascii="Book Antiqua" w:hAnsi="Book Antiqua"/>
        </w:rPr>
        <w:t>One instance of this managed entity is associated with the ONU.</w:t>
      </w:r>
    </w:p>
    <w:p w14:paraId="04B49538" w14:textId="77777777" w:rsidR="00DE5BB4" w:rsidRPr="00DE5BB4" w:rsidRDefault="00DE5BB4" w:rsidP="00DE5BB4">
      <w:pPr>
        <w:pStyle w:val="Headingi"/>
        <w:jc w:val="both"/>
        <w:rPr>
          <w:rFonts w:ascii="Book Antiqua" w:hAnsi="Book Antiqua"/>
        </w:rPr>
      </w:pPr>
      <w:r w:rsidRPr="00DE5BB4">
        <w:rPr>
          <w:rFonts w:ascii="Book Antiqua" w:hAnsi="Book Antiqua"/>
        </w:rPr>
        <w:lastRenderedPageBreak/>
        <w:t>Attributes</w:t>
      </w:r>
    </w:p>
    <w:p w14:paraId="1ECD3261" w14:textId="77777777" w:rsidR="00DE5BB4" w:rsidRPr="00DE5BB4" w:rsidRDefault="00DE5BB4" w:rsidP="00DE5BB4">
      <w:pPr>
        <w:pStyle w:val="Attribute"/>
        <w:jc w:val="both"/>
        <w:rPr>
          <w:rFonts w:ascii="Book Antiqua" w:hAnsi="Book Antiqua"/>
        </w:rPr>
      </w:pPr>
      <w:r w:rsidRPr="00DE5BB4">
        <w:rPr>
          <w:rFonts w:ascii="Book Antiqua" w:hAnsi="Book Antiqua"/>
          <w:b/>
        </w:rPr>
        <w:t>Managed entity ID:</w:t>
      </w:r>
      <w:r w:rsidRPr="00DE5BB4">
        <w:rPr>
          <w:rFonts w:ascii="Book Antiqua" w:hAnsi="Book Antiqua"/>
        </w:rPr>
        <w:t xml:space="preserve"> This attribute uniquely identifies each instance of this managed entity. There is only one instance, number 0. (R) (mandatory) (2 bytes)</w:t>
      </w:r>
    </w:p>
    <w:p w14:paraId="41126D15" w14:textId="1A6468A4" w:rsidR="00DE5BB4" w:rsidRPr="00DE5BB4" w:rsidRDefault="00DE5BB4" w:rsidP="00DE5BB4">
      <w:pPr>
        <w:pStyle w:val="Attribute"/>
        <w:jc w:val="both"/>
        <w:rPr>
          <w:rFonts w:ascii="Book Antiqua" w:hAnsi="Book Antiqua"/>
        </w:rPr>
      </w:pPr>
      <w:r w:rsidRPr="00DE5BB4">
        <w:rPr>
          <w:rFonts w:ascii="Book Antiqua" w:hAnsi="Book Antiqua"/>
          <w:b/>
          <w:bCs/>
        </w:rPr>
        <w:t xml:space="preserve">Available </w:t>
      </w:r>
      <w:r w:rsidR="00BC2DA5">
        <w:rPr>
          <w:rFonts w:ascii="Book Antiqua" w:hAnsi="Book Antiqua"/>
          <w:b/>
          <w:bCs/>
        </w:rPr>
        <w:t>signaling</w:t>
      </w:r>
      <w:r w:rsidRPr="00DE5BB4">
        <w:rPr>
          <w:rFonts w:ascii="Book Antiqua" w:hAnsi="Book Antiqua"/>
          <w:b/>
          <w:bCs/>
        </w:rPr>
        <w:t xml:space="preserve"> protocols</w:t>
      </w:r>
      <w:r w:rsidRPr="00DE5BB4">
        <w:rPr>
          <w:rFonts w:ascii="Book Antiqua" w:hAnsi="Book Antiqua"/>
        </w:rPr>
        <w:t xml:space="preserve">: This attribute is a bit map that defines the VoIP </w:t>
      </w:r>
      <w:r w:rsidR="00BC2DA5">
        <w:rPr>
          <w:rFonts w:ascii="Book Antiqua" w:hAnsi="Book Antiqua"/>
        </w:rPr>
        <w:t>signaling</w:t>
      </w:r>
      <w:r w:rsidRPr="00DE5BB4">
        <w:rPr>
          <w:rFonts w:ascii="Book Antiqua" w:hAnsi="Book Antiqua"/>
        </w:rPr>
        <w:t xml:space="preserve"> protocols supported in the ONU. The bit value 1 specifies that the ONU supports the associated protocol.</w:t>
      </w:r>
    </w:p>
    <w:p w14:paraId="7AEFA128" w14:textId="77777777" w:rsidR="00DE5BB4" w:rsidRPr="00DE5BB4" w:rsidRDefault="00DE5BB4" w:rsidP="00DE5BB4">
      <w:pPr>
        <w:pStyle w:val="Attributelist"/>
        <w:tabs>
          <w:tab w:val="left" w:pos="3360"/>
        </w:tabs>
        <w:ind w:left="3360" w:hanging="840"/>
        <w:jc w:val="both"/>
        <w:rPr>
          <w:rFonts w:ascii="Book Antiqua" w:hAnsi="Book Antiqua"/>
          <w:lang w:val="fr-CH"/>
        </w:rPr>
      </w:pPr>
      <w:r w:rsidRPr="00DE5BB4">
        <w:rPr>
          <w:rFonts w:ascii="Book Antiqua" w:hAnsi="Book Antiqua"/>
          <w:lang w:val="fr-CH"/>
        </w:rPr>
        <w:t>1 (LSB)</w:t>
      </w:r>
      <w:r w:rsidRPr="00DE5BB4">
        <w:rPr>
          <w:rFonts w:ascii="Book Antiqua" w:hAnsi="Book Antiqua"/>
          <w:lang w:val="fr-CH"/>
        </w:rPr>
        <w:tab/>
        <w:t>SIP</w:t>
      </w:r>
    </w:p>
    <w:p w14:paraId="56067643" w14:textId="77777777" w:rsidR="00DE5BB4" w:rsidRPr="00DE5BB4" w:rsidRDefault="00DE5BB4" w:rsidP="00DE5BB4">
      <w:pPr>
        <w:pStyle w:val="Attributelist"/>
        <w:tabs>
          <w:tab w:val="left" w:pos="3360"/>
        </w:tabs>
        <w:ind w:left="3360" w:hanging="840"/>
        <w:jc w:val="both"/>
        <w:rPr>
          <w:rFonts w:ascii="Book Antiqua" w:hAnsi="Book Antiqua"/>
          <w:lang w:val="fr-CH"/>
        </w:rPr>
      </w:pPr>
      <w:r w:rsidRPr="00DE5BB4">
        <w:rPr>
          <w:rFonts w:ascii="Book Antiqua" w:hAnsi="Book Antiqua"/>
          <w:lang w:val="fr-CH"/>
        </w:rPr>
        <w:t>2</w:t>
      </w:r>
      <w:r w:rsidRPr="00DE5BB4">
        <w:rPr>
          <w:rFonts w:ascii="Book Antiqua" w:hAnsi="Book Antiqua"/>
          <w:lang w:val="fr-CH"/>
        </w:rPr>
        <w:tab/>
      </w:r>
      <w:r w:rsidRPr="00DE5BB4">
        <w:rPr>
          <w:rFonts w:ascii="Book Antiqua" w:hAnsi="Book Antiqua"/>
          <w:lang w:val="fr-CH"/>
        </w:rPr>
        <w:tab/>
        <w:t>ITU-T H.248</w:t>
      </w:r>
    </w:p>
    <w:p w14:paraId="50F3D68F"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3</w:t>
      </w:r>
      <w:r w:rsidRPr="00DE5BB4">
        <w:rPr>
          <w:rFonts w:ascii="Book Antiqua" w:hAnsi="Book Antiqua"/>
        </w:rPr>
        <w:tab/>
        <w:t>MGCP</w:t>
      </w:r>
    </w:p>
    <w:p w14:paraId="357B0D35" w14:textId="77777777" w:rsidR="00DE5BB4" w:rsidRPr="00DE5BB4" w:rsidRDefault="00DE5BB4" w:rsidP="00DE5BB4">
      <w:pPr>
        <w:pStyle w:val="Attributefollower"/>
        <w:jc w:val="both"/>
        <w:rPr>
          <w:rFonts w:ascii="Book Antiqua" w:hAnsi="Book Antiqua"/>
        </w:rPr>
      </w:pPr>
      <w:r w:rsidRPr="00DE5BB4">
        <w:rPr>
          <w:rFonts w:ascii="Book Antiqua" w:hAnsi="Book Antiqua"/>
        </w:rPr>
        <w:t>(R) (mandatory) (1 byte)</w:t>
      </w:r>
    </w:p>
    <w:p w14:paraId="4CB67B40" w14:textId="23ADB62D" w:rsidR="00DE5BB4" w:rsidRPr="00DE5BB4" w:rsidRDefault="00BC2DA5" w:rsidP="00DE5BB4">
      <w:pPr>
        <w:pStyle w:val="Attribute"/>
        <w:keepNext/>
        <w:jc w:val="both"/>
        <w:rPr>
          <w:rFonts w:ascii="Book Antiqua" w:hAnsi="Book Antiqua"/>
        </w:rPr>
      </w:pPr>
      <w:r>
        <w:rPr>
          <w:rFonts w:ascii="Book Antiqua" w:hAnsi="Book Antiqua"/>
          <w:b/>
        </w:rPr>
        <w:t>Signaling</w:t>
      </w:r>
      <w:r w:rsidR="00DE5BB4" w:rsidRPr="00DE5BB4">
        <w:rPr>
          <w:rFonts w:ascii="Book Antiqua" w:hAnsi="Book Antiqua"/>
          <w:b/>
        </w:rPr>
        <w:t xml:space="preserve"> protocol used</w:t>
      </w:r>
      <w:r w:rsidR="00DE5BB4" w:rsidRPr="00DE5BB4">
        <w:rPr>
          <w:rFonts w:ascii="Book Antiqua" w:hAnsi="Book Antiqua"/>
          <w:bCs/>
        </w:rPr>
        <w:t xml:space="preserve">: </w:t>
      </w:r>
      <w:r w:rsidR="00DE5BB4" w:rsidRPr="00DE5BB4">
        <w:rPr>
          <w:rFonts w:ascii="Book Antiqua" w:hAnsi="Book Antiqua"/>
        </w:rPr>
        <w:t xml:space="preserve">This attribute </w:t>
      </w:r>
      <w:r w:rsidR="00DE5BB4" w:rsidRPr="00DE5BB4">
        <w:rPr>
          <w:rFonts w:ascii="Book Antiqua" w:hAnsi="Book Antiqua"/>
          <w:lang w:eastAsia="en-GB"/>
        </w:rPr>
        <w:t>specifies</w:t>
      </w:r>
      <w:r w:rsidR="00DE5BB4" w:rsidRPr="00DE5BB4">
        <w:rPr>
          <w:rFonts w:ascii="Book Antiqua" w:hAnsi="Book Antiqua"/>
        </w:rPr>
        <w:t xml:space="preserve"> the VoIP </w:t>
      </w:r>
      <w:r>
        <w:rPr>
          <w:rFonts w:ascii="Book Antiqua" w:hAnsi="Book Antiqua"/>
        </w:rPr>
        <w:t>signaling</w:t>
      </w:r>
      <w:r w:rsidR="00DE5BB4" w:rsidRPr="00DE5BB4">
        <w:rPr>
          <w:rFonts w:ascii="Book Antiqua" w:hAnsi="Book Antiqua"/>
        </w:rPr>
        <w:t xml:space="preserve"> protocol to use. Only one type of protocol is allowed at a time. Valid values are:</w:t>
      </w:r>
    </w:p>
    <w:p w14:paraId="0FA32DA8"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0</w:t>
      </w:r>
      <w:r w:rsidRPr="00DE5BB4">
        <w:rPr>
          <w:rFonts w:ascii="Book Antiqua" w:hAnsi="Book Antiqua"/>
        </w:rPr>
        <w:tab/>
        <w:t>None</w:t>
      </w:r>
    </w:p>
    <w:p w14:paraId="021B2CA0"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1</w:t>
      </w:r>
      <w:r w:rsidRPr="00DE5BB4">
        <w:rPr>
          <w:rFonts w:ascii="Book Antiqua" w:hAnsi="Book Antiqua"/>
        </w:rPr>
        <w:tab/>
        <w:t>SIP</w:t>
      </w:r>
    </w:p>
    <w:p w14:paraId="678B9824"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2</w:t>
      </w:r>
      <w:r w:rsidRPr="00DE5BB4">
        <w:rPr>
          <w:rFonts w:ascii="Book Antiqua" w:hAnsi="Book Antiqua"/>
        </w:rPr>
        <w:tab/>
      </w:r>
      <w:r w:rsidRPr="00DE5BB4">
        <w:rPr>
          <w:rFonts w:ascii="Book Antiqua" w:hAnsi="Book Antiqua"/>
        </w:rPr>
        <w:tab/>
        <w:t>ITU-T H.248</w:t>
      </w:r>
    </w:p>
    <w:p w14:paraId="715888C0"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3</w:t>
      </w:r>
      <w:r w:rsidRPr="00DE5BB4">
        <w:rPr>
          <w:rFonts w:ascii="Book Antiqua" w:hAnsi="Book Antiqua"/>
        </w:rPr>
        <w:tab/>
        <w:t>MGCP</w:t>
      </w:r>
    </w:p>
    <w:p w14:paraId="6C831F44" w14:textId="77777777" w:rsidR="00DE5BB4" w:rsidRPr="00DE5BB4" w:rsidRDefault="00DE5BB4" w:rsidP="00DE5BB4">
      <w:pPr>
        <w:pStyle w:val="Attributelist"/>
        <w:keepNext/>
        <w:ind w:left="3360" w:hanging="840"/>
        <w:jc w:val="both"/>
        <w:rPr>
          <w:rFonts w:ascii="Book Antiqua" w:hAnsi="Book Antiqua"/>
        </w:rPr>
      </w:pPr>
      <w:r w:rsidRPr="00DE5BB4">
        <w:rPr>
          <w:rFonts w:ascii="Book Antiqua" w:hAnsi="Book Antiqua"/>
        </w:rPr>
        <w:t>0xFF</w:t>
      </w:r>
      <w:r w:rsidRPr="00DE5BB4">
        <w:rPr>
          <w:rFonts w:ascii="Book Antiqua" w:hAnsi="Book Antiqua"/>
        </w:rPr>
        <w:tab/>
        <w:t>Selected by non-OMCI management interface</w:t>
      </w:r>
    </w:p>
    <w:p w14:paraId="7D5354BB" w14:textId="77777777" w:rsidR="00DE5BB4" w:rsidRPr="00DE5BB4" w:rsidRDefault="00DE5BB4" w:rsidP="00DE5BB4">
      <w:pPr>
        <w:pStyle w:val="Attributefollower"/>
        <w:jc w:val="both"/>
        <w:rPr>
          <w:rFonts w:ascii="Book Antiqua" w:hAnsi="Book Antiqua"/>
        </w:rPr>
      </w:pPr>
      <w:r w:rsidRPr="00DE5BB4">
        <w:rPr>
          <w:rFonts w:ascii="Book Antiqua" w:hAnsi="Book Antiqua"/>
        </w:rPr>
        <w:t>(R, W) (mandatory) (1 byte)</w:t>
      </w:r>
    </w:p>
    <w:p w14:paraId="00E692D5" w14:textId="77777777" w:rsidR="00DE5BB4" w:rsidRPr="00DE5BB4" w:rsidRDefault="00DE5BB4" w:rsidP="00DE5BB4">
      <w:pPr>
        <w:pStyle w:val="Attribute"/>
        <w:jc w:val="both"/>
        <w:rPr>
          <w:rFonts w:ascii="Book Antiqua" w:hAnsi="Book Antiqua"/>
          <w:lang w:eastAsia="en-GB"/>
        </w:rPr>
      </w:pPr>
      <w:r w:rsidRPr="00DE5BB4">
        <w:rPr>
          <w:rFonts w:ascii="Book Antiqua" w:hAnsi="Book Antiqua"/>
          <w:b/>
        </w:rPr>
        <w:t>Available VoIP configuration methods</w:t>
      </w:r>
      <w:r w:rsidRPr="00DE5BB4">
        <w:rPr>
          <w:rFonts w:ascii="Book Antiqua" w:hAnsi="Book Antiqua"/>
          <w:bCs/>
        </w:rPr>
        <w:t xml:space="preserve">: This attribute is a bit map that </w:t>
      </w:r>
      <w:r w:rsidRPr="00DE5BB4">
        <w:rPr>
          <w:rFonts w:ascii="Book Antiqua" w:hAnsi="Book Antiqua"/>
          <w:lang w:eastAsia="en-GB"/>
        </w:rPr>
        <w:t>indicates the capabilities of the ONU with regard to VoIP service configuration. The bit value 1 specifies that the ONU supports the associated capability.</w:t>
      </w:r>
    </w:p>
    <w:p w14:paraId="289BA376"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1 (LSB)</w:t>
      </w:r>
      <w:r w:rsidRPr="00DE5BB4">
        <w:rPr>
          <w:rFonts w:ascii="Book Antiqua" w:hAnsi="Book Antiqua"/>
        </w:rPr>
        <w:tab/>
        <w:t>ONU capable of using the OMCI to configure its VoIP services.</w:t>
      </w:r>
    </w:p>
    <w:p w14:paraId="75DAB48A"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2</w:t>
      </w:r>
      <w:r w:rsidRPr="00DE5BB4">
        <w:rPr>
          <w:rFonts w:ascii="Book Antiqua" w:hAnsi="Book Antiqua"/>
        </w:rPr>
        <w:tab/>
        <w:t>ONU capable of working with configuration file retrieval to configure its VoIP services.</w:t>
      </w:r>
    </w:p>
    <w:p w14:paraId="624D1332"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3</w:t>
      </w:r>
      <w:r w:rsidRPr="00DE5BB4">
        <w:rPr>
          <w:rFonts w:ascii="Book Antiqua" w:hAnsi="Book Antiqua"/>
        </w:rPr>
        <w:tab/>
        <w:t>ONU capable of working with [BBF TR-069] to configure its VoIP services.</w:t>
      </w:r>
    </w:p>
    <w:p w14:paraId="41E64D8A" w14:textId="77777777" w:rsidR="00DE5BB4" w:rsidRPr="00DE5BB4" w:rsidRDefault="00DE5BB4" w:rsidP="00DE5BB4">
      <w:pPr>
        <w:pStyle w:val="Attributelist"/>
        <w:tabs>
          <w:tab w:val="left" w:pos="3360"/>
        </w:tabs>
        <w:ind w:left="3360" w:hanging="840"/>
        <w:jc w:val="both"/>
        <w:rPr>
          <w:rFonts w:ascii="Book Antiqua" w:hAnsi="Book Antiqua"/>
        </w:rPr>
      </w:pPr>
      <w:r w:rsidRPr="00DE5BB4">
        <w:rPr>
          <w:rFonts w:ascii="Book Antiqua" w:hAnsi="Book Antiqua"/>
        </w:rPr>
        <w:t>4</w:t>
      </w:r>
      <w:r w:rsidRPr="00DE5BB4">
        <w:rPr>
          <w:rFonts w:ascii="Book Antiqua" w:hAnsi="Book Antiqua"/>
        </w:rPr>
        <w:tab/>
        <w:t>ONU capable of working with IETF sipping config framework to configure its VoIP services.</w:t>
      </w:r>
    </w:p>
    <w:p w14:paraId="3B3981F2" w14:textId="77777777" w:rsidR="00DE5BB4" w:rsidRPr="00DE5BB4" w:rsidRDefault="00DE5BB4" w:rsidP="00DE5BB4">
      <w:pPr>
        <w:pStyle w:val="Attributefollower"/>
        <w:jc w:val="both"/>
        <w:rPr>
          <w:rFonts w:ascii="Book Antiqua" w:hAnsi="Book Antiqua"/>
        </w:rPr>
      </w:pPr>
      <w:r w:rsidRPr="00DE5BB4">
        <w:rPr>
          <w:rFonts w:ascii="Book Antiqua" w:hAnsi="Book Antiqua"/>
        </w:rPr>
        <w:t>Bits 5..24 are reserved by ITU-T. Bits 25..32 are reserved for proprietary vendor configuration capabilities. (R) (mandatory) (4 bytes)</w:t>
      </w:r>
    </w:p>
    <w:p w14:paraId="283B0073" w14:textId="77777777" w:rsidR="00DE5BB4" w:rsidRPr="00DE5BB4" w:rsidRDefault="00DE5BB4" w:rsidP="00DE5BB4">
      <w:pPr>
        <w:pStyle w:val="Attribute"/>
        <w:jc w:val="both"/>
        <w:rPr>
          <w:rFonts w:ascii="Book Antiqua" w:hAnsi="Book Antiqua"/>
          <w:bCs/>
          <w:lang w:eastAsia="en-GB"/>
        </w:rPr>
      </w:pPr>
      <w:r w:rsidRPr="00DE5BB4">
        <w:rPr>
          <w:rFonts w:ascii="Book Antiqua" w:hAnsi="Book Antiqua"/>
          <w:b/>
          <w:lang w:eastAsia="en-GB"/>
        </w:rPr>
        <w:t>VoIP configuration method used</w:t>
      </w:r>
      <w:r w:rsidRPr="00DE5BB4">
        <w:rPr>
          <w:rFonts w:ascii="Book Antiqua" w:hAnsi="Book Antiqua"/>
          <w:bCs/>
          <w:lang w:eastAsia="en-GB"/>
        </w:rPr>
        <w:t xml:space="preserve">: </w:t>
      </w:r>
      <w:r w:rsidRPr="00DE5BB4">
        <w:rPr>
          <w:rFonts w:ascii="Book Antiqua" w:hAnsi="Book Antiqua"/>
          <w:lang w:eastAsia="en-GB"/>
        </w:rPr>
        <w:t>Specifies which method is used to configure the ONU's VoIP service.</w:t>
      </w:r>
    </w:p>
    <w:p w14:paraId="7A8D05F4"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0</w:t>
      </w:r>
      <w:r w:rsidRPr="00DE5BB4">
        <w:rPr>
          <w:rFonts w:ascii="Book Antiqua" w:hAnsi="Book Antiqua"/>
        </w:rPr>
        <w:tab/>
        <w:t>Do not configure – ONU default</w:t>
      </w:r>
    </w:p>
    <w:p w14:paraId="0F2A5B1A"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1</w:t>
      </w:r>
      <w:r w:rsidRPr="00DE5BB4">
        <w:rPr>
          <w:rFonts w:ascii="Book Antiqua" w:hAnsi="Book Antiqua"/>
        </w:rPr>
        <w:tab/>
        <w:t>OMCI</w:t>
      </w:r>
    </w:p>
    <w:p w14:paraId="66F5B8DA"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lastRenderedPageBreak/>
        <w:t>2</w:t>
      </w:r>
      <w:r w:rsidRPr="00DE5BB4">
        <w:rPr>
          <w:rFonts w:ascii="Book Antiqua" w:hAnsi="Book Antiqua"/>
        </w:rPr>
        <w:tab/>
        <w:t>Configuration file retrieval</w:t>
      </w:r>
    </w:p>
    <w:p w14:paraId="7BC17D2D"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3</w:t>
      </w:r>
      <w:r w:rsidRPr="00DE5BB4">
        <w:rPr>
          <w:rFonts w:ascii="Book Antiqua" w:hAnsi="Book Antiqua"/>
        </w:rPr>
        <w:tab/>
        <w:t>Broadband Forum TR-069</w:t>
      </w:r>
    </w:p>
    <w:p w14:paraId="48EC1C76"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4</w:t>
      </w:r>
      <w:r w:rsidRPr="00DE5BB4">
        <w:rPr>
          <w:rFonts w:ascii="Book Antiqua" w:hAnsi="Book Antiqua"/>
        </w:rPr>
        <w:tab/>
        <w:t>IETF sipping config framework</w:t>
      </w:r>
    </w:p>
    <w:p w14:paraId="250CB11D"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5..240</w:t>
      </w:r>
      <w:r w:rsidRPr="00DE5BB4">
        <w:rPr>
          <w:rFonts w:ascii="Book Antiqua" w:hAnsi="Book Antiqua"/>
        </w:rPr>
        <w:tab/>
        <w:t>Reserved by ITU-T</w:t>
      </w:r>
    </w:p>
    <w:p w14:paraId="72F35BA1" w14:textId="77777777" w:rsidR="00DE5BB4" w:rsidRPr="00DE5BB4" w:rsidRDefault="00DE5BB4" w:rsidP="00DE5BB4">
      <w:pPr>
        <w:pStyle w:val="Attributelist"/>
        <w:ind w:left="3600" w:hanging="1080"/>
        <w:jc w:val="both"/>
        <w:rPr>
          <w:rFonts w:ascii="Book Antiqua" w:hAnsi="Book Antiqua"/>
        </w:rPr>
      </w:pPr>
      <w:r w:rsidRPr="00DE5BB4">
        <w:rPr>
          <w:rFonts w:ascii="Book Antiqua" w:hAnsi="Book Antiqua"/>
        </w:rPr>
        <w:t>241..255</w:t>
      </w:r>
      <w:r w:rsidRPr="00DE5BB4">
        <w:rPr>
          <w:rFonts w:ascii="Book Antiqua" w:hAnsi="Book Antiqua"/>
        </w:rPr>
        <w:tab/>
        <w:t>Reserved for proprietary vendor configuration methods</w:t>
      </w:r>
    </w:p>
    <w:p w14:paraId="7D0F353B" w14:textId="77777777" w:rsidR="00DE5BB4" w:rsidRPr="00DE5BB4" w:rsidRDefault="00DE5BB4" w:rsidP="00DE5BB4">
      <w:pPr>
        <w:pStyle w:val="Attributefollower"/>
        <w:jc w:val="both"/>
        <w:rPr>
          <w:rFonts w:ascii="Book Antiqua" w:hAnsi="Book Antiqua"/>
        </w:rPr>
      </w:pPr>
      <w:r w:rsidRPr="00DE5BB4">
        <w:rPr>
          <w:rFonts w:ascii="Book Antiqua" w:hAnsi="Book Antiqua"/>
        </w:rPr>
        <w:t>(R, W) (mandatory) (1 byte)</w:t>
      </w:r>
    </w:p>
    <w:p w14:paraId="4B7A217A" w14:textId="77777777" w:rsidR="00DE5BB4" w:rsidRPr="00DE5BB4" w:rsidRDefault="00DE5BB4" w:rsidP="00DE5BB4">
      <w:pPr>
        <w:pStyle w:val="Attribute"/>
        <w:jc w:val="both"/>
        <w:rPr>
          <w:rFonts w:ascii="Book Antiqua" w:hAnsi="Book Antiqua"/>
          <w:bCs/>
          <w:lang w:eastAsia="en-GB"/>
        </w:rPr>
      </w:pPr>
      <w:r w:rsidRPr="00DE5BB4">
        <w:rPr>
          <w:rFonts w:ascii="Book Antiqua" w:hAnsi="Book Antiqua"/>
          <w:b/>
          <w:lang w:eastAsia="en-GB"/>
        </w:rPr>
        <w:t>VoIP configuration address pointer</w:t>
      </w:r>
      <w:r w:rsidRPr="00DE5BB4">
        <w:rPr>
          <w:rFonts w:ascii="Book Antiqua" w:hAnsi="Book Antiqua"/>
        </w:rPr>
        <w:t xml:space="preserve">: </w:t>
      </w:r>
      <w:r w:rsidRPr="00DE5BB4">
        <w:rPr>
          <w:rFonts w:ascii="Book Antiqua" w:hAnsi="Book Antiqua"/>
          <w:lang w:eastAsia="en-GB"/>
        </w:rPr>
        <w:t>If this attribute is set to any value other than a null pointer, it points to a network address managed entity, which indicates the address of the server to contact using the method indicated in the VoIP configuration method used attribute. This attribute is only relevant for non-OMCI configuration methods.</w:t>
      </w:r>
    </w:p>
    <w:p w14:paraId="276327B4" w14:textId="77777777" w:rsidR="00DE5BB4" w:rsidRPr="00DE5BB4" w:rsidRDefault="00DE5BB4" w:rsidP="00DE5BB4">
      <w:pPr>
        <w:pStyle w:val="Attributefollower"/>
        <w:jc w:val="both"/>
        <w:rPr>
          <w:rFonts w:ascii="Book Antiqua" w:hAnsi="Book Antiqua"/>
        </w:rPr>
      </w:pPr>
      <w:r w:rsidRPr="00DE5BB4">
        <w:rPr>
          <w:rFonts w:ascii="Book Antiqua" w:hAnsi="Book Antiqua"/>
        </w:rPr>
        <w:t>If this attribute is set to a null pointer, no address is defined by this attribute. However, the address may be defined by other methods, such as deriving it from the ONU identifier attribute of the IP host config data ME and using a well-known URI schema.</w:t>
      </w:r>
    </w:p>
    <w:p w14:paraId="21F6EAD3" w14:textId="77777777" w:rsidR="00DE5BB4" w:rsidRPr="00DE5BB4" w:rsidRDefault="00DE5BB4" w:rsidP="00DE5BB4">
      <w:pPr>
        <w:pStyle w:val="Attributefollower"/>
        <w:jc w:val="both"/>
        <w:rPr>
          <w:rFonts w:ascii="Book Antiqua" w:hAnsi="Book Antiqua"/>
        </w:rPr>
      </w:pPr>
      <w:r w:rsidRPr="00DE5BB4">
        <w:rPr>
          <w:rFonts w:ascii="Book Antiqua" w:hAnsi="Book Antiqua"/>
        </w:rPr>
        <w:t>The default value is 0xFFFF (R, W) (mandatory) (2 bytes)</w:t>
      </w:r>
    </w:p>
    <w:p w14:paraId="189B709B" w14:textId="77777777" w:rsidR="00DE5BB4" w:rsidRPr="00DE5BB4" w:rsidRDefault="00DE5BB4" w:rsidP="00DE5BB4">
      <w:pPr>
        <w:pStyle w:val="Attribute"/>
        <w:keepNext/>
        <w:rPr>
          <w:rFonts w:ascii="Book Antiqua" w:hAnsi="Book Antiqua"/>
          <w:lang w:eastAsia="en-GB"/>
        </w:rPr>
      </w:pPr>
      <w:r w:rsidRPr="00DE5BB4">
        <w:rPr>
          <w:rFonts w:ascii="Book Antiqua" w:hAnsi="Book Antiqua"/>
          <w:b/>
          <w:lang w:eastAsia="en-GB"/>
        </w:rPr>
        <w:t>VoIP configuration state</w:t>
      </w:r>
      <w:r w:rsidRPr="00DE5BB4">
        <w:rPr>
          <w:rFonts w:ascii="Book Antiqua" w:hAnsi="Book Antiqua"/>
          <w:bCs/>
          <w:lang w:eastAsia="en-GB"/>
        </w:rPr>
        <w:t>:</w:t>
      </w:r>
      <w:r w:rsidRPr="00DE5BB4">
        <w:rPr>
          <w:rFonts w:ascii="Book Antiqua" w:hAnsi="Book Antiqua"/>
        </w:rPr>
        <w:t xml:space="preserve"> </w:t>
      </w:r>
      <w:r w:rsidRPr="00DE5BB4">
        <w:rPr>
          <w:rFonts w:ascii="Book Antiqua" w:hAnsi="Book Antiqua"/>
          <w:lang w:eastAsia="en-GB"/>
        </w:rPr>
        <w:t>Indicates the status of the ONU VoIP service.</w:t>
      </w:r>
    </w:p>
    <w:p w14:paraId="1E3B9685"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0</w:t>
      </w:r>
      <w:r w:rsidRPr="00DE5BB4">
        <w:rPr>
          <w:rFonts w:ascii="Book Antiqua" w:hAnsi="Book Antiqua"/>
          <w:lang w:bidi="he-IL"/>
        </w:rPr>
        <w:tab/>
        <w:t>Inactive: configuration retrieval has not been attempted</w:t>
      </w:r>
    </w:p>
    <w:p w14:paraId="6F0A263C"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1</w:t>
      </w:r>
      <w:r w:rsidRPr="00DE5BB4">
        <w:rPr>
          <w:rFonts w:ascii="Book Antiqua" w:hAnsi="Book Antiqua"/>
          <w:lang w:bidi="he-IL"/>
        </w:rPr>
        <w:tab/>
        <w:t>Active: configuration was retrieved</w:t>
      </w:r>
    </w:p>
    <w:p w14:paraId="7369B54B"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2</w:t>
      </w:r>
      <w:r w:rsidRPr="00DE5BB4">
        <w:rPr>
          <w:rFonts w:ascii="Book Antiqua" w:hAnsi="Book Antiqua"/>
          <w:lang w:bidi="he-IL"/>
        </w:rPr>
        <w:tab/>
        <w:t>Initializing: configuration is now being retrieved</w:t>
      </w:r>
    </w:p>
    <w:p w14:paraId="395CF4DC" w14:textId="77777777" w:rsidR="00DE5BB4" w:rsidRPr="00DE5BB4" w:rsidRDefault="00DE5BB4" w:rsidP="00DE5BB4">
      <w:pPr>
        <w:pStyle w:val="Attributelist"/>
        <w:keepNext/>
        <w:jc w:val="both"/>
        <w:rPr>
          <w:rFonts w:ascii="Book Antiqua" w:hAnsi="Book Antiqua"/>
          <w:lang w:bidi="he-IL"/>
        </w:rPr>
      </w:pPr>
      <w:r w:rsidRPr="00DE5BB4">
        <w:rPr>
          <w:rFonts w:ascii="Book Antiqua" w:hAnsi="Book Antiqua"/>
          <w:lang w:bidi="he-IL"/>
        </w:rPr>
        <w:t>3</w:t>
      </w:r>
      <w:r w:rsidRPr="00DE5BB4">
        <w:rPr>
          <w:rFonts w:ascii="Book Antiqua" w:hAnsi="Book Antiqua"/>
          <w:lang w:bidi="he-IL"/>
        </w:rPr>
        <w:tab/>
        <w:t>Fault:</w:t>
      </w:r>
      <w:r w:rsidRPr="00DE5BB4">
        <w:rPr>
          <w:rFonts w:ascii="Book Antiqua" w:hAnsi="Book Antiqua"/>
        </w:rPr>
        <w:t xml:space="preserve"> </w:t>
      </w:r>
      <w:r w:rsidRPr="00DE5BB4">
        <w:rPr>
          <w:rFonts w:ascii="Book Antiqua" w:hAnsi="Book Antiqua"/>
          <w:lang w:bidi="he-IL"/>
        </w:rPr>
        <w:t>configuration retrieval process failed</w:t>
      </w:r>
    </w:p>
    <w:p w14:paraId="3E2A6414" w14:textId="77777777" w:rsidR="00DE5BB4" w:rsidRPr="00DE5BB4" w:rsidRDefault="00DE5BB4" w:rsidP="00DE5BB4">
      <w:pPr>
        <w:pStyle w:val="Attributefollower"/>
        <w:jc w:val="both"/>
        <w:rPr>
          <w:rFonts w:ascii="Book Antiqua" w:hAnsi="Book Antiqua"/>
          <w:lang w:eastAsia="en-GB"/>
        </w:rPr>
      </w:pPr>
      <w:r w:rsidRPr="00DE5BB4">
        <w:rPr>
          <w:rFonts w:ascii="Book Antiqua" w:hAnsi="Book Antiqua"/>
          <w:lang w:bidi="he-IL"/>
        </w:rPr>
        <w:t>Other values are reserved.</w:t>
      </w:r>
      <w:r w:rsidRPr="00DE5BB4">
        <w:rPr>
          <w:rFonts w:ascii="Book Antiqua" w:hAnsi="Book Antiqua"/>
        </w:rPr>
        <w:t xml:space="preserve"> At ME instantiation, the ONU sets this attribute to 0.</w:t>
      </w:r>
      <w:r w:rsidRPr="00DE5BB4">
        <w:rPr>
          <w:rFonts w:ascii="Book Antiqua" w:hAnsi="Book Antiqua"/>
          <w:lang w:eastAsia="en-GB"/>
        </w:rPr>
        <w:t xml:space="preserve"> (R) (mandatory) (1 byte)</w:t>
      </w:r>
    </w:p>
    <w:p w14:paraId="7B4E2A07" w14:textId="77777777" w:rsidR="00DE5BB4" w:rsidRPr="00DE5BB4" w:rsidRDefault="00DE5BB4" w:rsidP="00DE5BB4">
      <w:pPr>
        <w:pStyle w:val="Attribute"/>
        <w:keepLines/>
        <w:jc w:val="both"/>
        <w:rPr>
          <w:rFonts w:ascii="Book Antiqua" w:hAnsi="Book Antiqua"/>
        </w:rPr>
      </w:pPr>
      <w:r w:rsidRPr="00DE5BB4">
        <w:rPr>
          <w:rFonts w:ascii="Book Antiqua" w:hAnsi="Book Antiqua"/>
          <w:b/>
        </w:rPr>
        <w:t>Retrieve profile</w:t>
      </w:r>
      <w:r w:rsidRPr="00DE5BB4">
        <w:rPr>
          <w:rFonts w:ascii="Book Antiqua" w:hAnsi="Book Antiqua"/>
          <w:bCs/>
        </w:rPr>
        <w:t>:</w:t>
      </w:r>
      <w:r w:rsidRPr="00DE5BB4">
        <w:rPr>
          <w:rFonts w:ascii="Book Antiqua" w:hAnsi="Book Antiqua"/>
        </w:rPr>
        <w:t xml:space="preserve"> This attribute provides a means by which the ONU may be notified that a new VoIP profile should be retrieved. By setting this attribute, the OLT triggers the ONU to retrieve a new profile. The actual value in the set action is ignored because it is the action of setting that is important. (W) (mandatory) (1 byte)</w:t>
      </w:r>
    </w:p>
    <w:p w14:paraId="00AF5BC9" w14:textId="77777777" w:rsidR="00DE5BB4" w:rsidRPr="00DE5BB4" w:rsidRDefault="00DE5BB4" w:rsidP="00DE5BB4">
      <w:pPr>
        <w:pStyle w:val="Attribute"/>
        <w:jc w:val="both"/>
        <w:rPr>
          <w:rFonts w:ascii="Book Antiqua" w:hAnsi="Book Antiqua"/>
        </w:rPr>
      </w:pPr>
      <w:r w:rsidRPr="00DE5BB4">
        <w:rPr>
          <w:rFonts w:ascii="Book Antiqua" w:hAnsi="Book Antiqua"/>
          <w:b/>
        </w:rPr>
        <w:t>Profile version</w:t>
      </w:r>
      <w:r w:rsidRPr="00DE5BB4">
        <w:rPr>
          <w:rFonts w:ascii="Book Antiqua" w:hAnsi="Book Antiqua"/>
          <w:bCs/>
        </w:rPr>
        <w:t>:</w:t>
      </w:r>
      <w:r w:rsidRPr="00DE5BB4">
        <w:rPr>
          <w:rFonts w:ascii="Book Antiqua" w:hAnsi="Book Antiqua"/>
        </w:rPr>
        <w:t xml:space="preserve"> This attribute is a character string that identifies the version of the last retrieved profile. (R) (mandatory) (25 bytes)</w:t>
      </w:r>
    </w:p>
    <w:p w14:paraId="6260F0A1" w14:textId="77777777" w:rsidR="00DE5BB4" w:rsidRPr="00DE5BB4" w:rsidRDefault="00DE5BB4" w:rsidP="00DE5BB4">
      <w:pPr>
        <w:pStyle w:val="Headingi"/>
        <w:jc w:val="both"/>
        <w:rPr>
          <w:rFonts w:ascii="Book Antiqua" w:hAnsi="Book Antiqua"/>
        </w:rPr>
      </w:pPr>
      <w:r w:rsidRPr="00DE5BB4">
        <w:rPr>
          <w:rFonts w:ascii="Book Antiqua" w:hAnsi="Book Antiqua"/>
        </w:rPr>
        <w:t>Actions</w:t>
      </w:r>
    </w:p>
    <w:p w14:paraId="3BFC3CB0" w14:textId="77777777" w:rsidR="00DE5BB4" w:rsidRPr="00DE5BB4" w:rsidRDefault="00DE5BB4" w:rsidP="00DE5BB4">
      <w:pPr>
        <w:pStyle w:val="Attribute"/>
        <w:jc w:val="both"/>
        <w:rPr>
          <w:rFonts w:ascii="Book Antiqua" w:hAnsi="Book Antiqua"/>
        </w:rPr>
      </w:pPr>
      <w:r w:rsidRPr="00DE5BB4">
        <w:rPr>
          <w:rFonts w:ascii="Book Antiqua" w:hAnsi="Book Antiqua"/>
        </w:rPr>
        <w:t>Get, set</w:t>
      </w:r>
    </w:p>
    <w:p w14:paraId="56B0F5F7" w14:textId="77777777" w:rsidR="00DE5BB4" w:rsidRPr="00DE5BB4" w:rsidRDefault="00DE5BB4" w:rsidP="00DE5BB4">
      <w:pPr>
        <w:pStyle w:val="Headingi"/>
        <w:keepLines/>
        <w:jc w:val="both"/>
        <w:rPr>
          <w:rFonts w:ascii="Book Antiqua" w:hAnsi="Book Antiqua"/>
        </w:rPr>
      </w:pPr>
      <w:r w:rsidRPr="00DE5BB4">
        <w:rPr>
          <w:rFonts w:ascii="Book Antiqua" w:hAnsi="Book Antiqua"/>
        </w:rPr>
        <w:lastRenderedPageBreak/>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4"/>
        <w:gridCol w:w="2581"/>
        <w:gridCol w:w="5327"/>
      </w:tblGrid>
      <w:tr w:rsidR="00DE5BB4" w:rsidRPr="00B05784" w14:paraId="6685BA30" w14:textId="77777777" w:rsidTr="004F2D6E">
        <w:trPr>
          <w:cantSplit/>
        </w:trPr>
        <w:tc>
          <w:tcPr>
            <w:tcW w:w="9639" w:type="dxa"/>
            <w:gridSpan w:val="3"/>
            <w:tcBorders>
              <w:top w:val="nil"/>
              <w:left w:val="nil"/>
              <w:right w:val="nil"/>
            </w:tcBorders>
          </w:tcPr>
          <w:p w14:paraId="5DD8F040" w14:textId="77777777" w:rsidR="00DE5BB4" w:rsidRPr="00B05784" w:rsidRDefault="00DE5BB4" w:rsidP="004F2D6E">
            <w:pPr>
              <w:pStyle w:val="Tablehead"/>
              <w:keepLines/>
              <w:jc w:val="left"/>
            </w:pPr>
            <w:r w:rsidRPr="00B05784">
              <w:t>Attribute value change</w:t>
            </w:r>
          </w:p>
        </w:tc>
      </w:tr>
      <w:tr w:rsidR="00DE5BB4" w:rsidRPr="00B05784" w14:paraId="1A16E82B" w14:textId="77777777" w:rsidTr="004F2D6E">
        <w:trPr>
          <w:cantSplit/>
        </w:trPr>
        <w:tc>
          <w:tcPr>
            <w:tcW w:w="1227" w:type="dxa"/>
          </w:tcPr>
          <w:p w14:paraId="3344B5B4" w14:textId="77777777" w:rsidR="00DE5BB4" w:rsidRPr="00B05784" w:rsidRDefault="00DE5BB4" w:rsidP="004F2D6E">
            <w:pPr>
              <w:pStyle w:val="Tablehead"/>
              <w:keepLines/>
            </w:pPr>
            <w:r w:rsidRPr="00B05784">
              <w:t>Number</w:t>
            </w:r>
          </w:p>
        </w:tc>
        <w:tc>
          <w:tcPr>
            <w:tcW w:w="2740" w:type="dxa"/>
          </w:tcPr>
          <w:p w14:paraId="6DFB944D" w14:textId="77777777" w:rsidR="00DE5BB4" w:rsidRPr="00B05784" w:rsidRDefault="00DE5BB4" w:rsidP="004F2D6E">
            <w:pPr>
              <w:pStyle w:val="Tablehead"/>
              <w:keepLines/>
            </w:pPr>
            <w:r w:rsidRPr="00B05784">
              <w:t>Attribute value change</w:t>
            </w:r>
          </w:p>
        </w:tc>
        <w:tc>
          <w:tcPr>
            <w:tcW w:w="5672" w:type="dxa"/>
          </w:tcPr>
          <w:p w14:paraId="67754CF9" w14:textId="77777777" w:rsidR="00DE5BB4" w:rsidRPr="00B05784" w:rsidRDefault="00DE5BB4" w:rsidP="004F2D6E">
            <w:pPr>
              <w:pStyle w:val="Tablehead"/>
              <w:keepLines/>
            </w:pPr>
            <w:r w:rsidRPr="00B05784">
              <w:t>Description</w:t>
            </w:r>
          </w:p>
        </w:tc>
      </w:tr>
      <w:tr w:rsidR="00DE5BB4" w:rsidRPr="00B05784" w14:paraId="5A33E966" w14:textId="77777777" w:rsidTr="004F2D6E">
        <w:trPr>
          <w:cantSplit/>
        </w:trPr>
        <w:tc>
          <w:tcPr>
            <w:tcW w:w="1227" w:type="dxa"/>
          </w:tcPr>
          <w:p w14:paraId="7BD568D3" w14:textId="77777777" w:rsidR="00DE5BB4" w:rsidRPr="00B05784" w:rsidRDefault="00DE5BB4" w:rsidP="004F2D6E">
            <w:pPr>
              <w:pStyle w:val="Tabletext0"/>
              <w:keepNext/>
              <w:keepLines/>
              <w:jc w:val="center"/>
            </w:pPr>
            <w:r w:rsidRPr="00B05784">
              <w:t>1..7</w:t>
            </w:r>
          </w:p>
        </w:tc>
        <w:tc>
          <w:tcPr>
            <w:tcW w:w="2740" w:type="dxa"/>
          </w:tcPr>
          <w:p w14:paraId="45235120" w14:textId="77777777" w:rsidR="00DE5BB4" w:rsidRPr="00B05784" w:rsidRDefault="00DE5BB4" w:rsidP="004F2D6E">
            <w:pPr>
              <w:pStyle w:val="Tabletext0"/>
              <w:keepNext/>
              <w:keepLines/>
            </w:pPr>
            <w:r w:rsidRPr="00B05784">
              <w:t>N/A</w:t>
            </w:r>
          </w:p>
        </w:tc>
        <w:tc>
          <w:tcPr>
            <w:tcW w:w="5672" w:type="dxa"/>
          </w:tcPr>
          <w:p w14:paraId="76EC16CF" w14:textId="77777777" w:rsidR="00DE5BB4" w:rsidRPr="00B05784" w:rsidRDefault="00DE5BB4" w:rsidP="004F2D6E">
            <w:pPr>
              <w:pStyle w:val="Tabletext0"/>
              <w:keepNext/>
              <w:keepLines/>
            </w:pPr>
          </w:p>
        </w:tc>
      </w:tr>
      <w:tr w:rsidR="00DE5BB4" w:rsidRPr="00B05784" w14:paraId="7E8599BE" w14:textId="77777777" w:rsidTr="004F2D6E">
        <w:trPr>
          <w:cantSplit/>
        </w:trPr>
        <w:tc>
          <w:tcPr>
            <w:tcW w:w="1227" w:type="dxa"/>
          </w:tcPr>
          <w:p w14:paraId="148DE4F8" w14:textId="77777777" w:rsidR="00DE5BB4" w:rsidRPr="00B05784" w:rsidRDefault="00DE5BB4" w:rsidP="004F2D6E">
            <w:pPr>
              <w:pStyle w:val="Tabletext0"/>
              <w:keepNext/>
              <w:keepLines/>
              <w:jc w:val="center"/>
            </w:pPr>
            <w:r w:rsidRPr="00B05784">
              <w:t>8</w:t>
            </w:r>
          </w:p>
        </w:tc>
        <w:tc>
          <w:tcPr>
            <w:tcW w:w="2740" w:type="dxa"/>
          </w:tcPr>
          <w:p w14:paraId="2295BBB0" w14:textId="77777777" w:rsidR="00DE5BB4" w:rsidRPr="00B05784" w:rsidRDefault="00DE5BB4" w:rsidP="004F2D6E">
            <w:pPr>
              <w:pStyle w:val="Tabletext0"/>
              <w:keepNext/>
              <w:keepLines/>
            </w:pPr>
            <w:r w:rsidRPr="00B05784">
              <w:t>Profile version</w:t>
            </w:r>
          </w:p>
        </w:tc>
        <w:tc>
          <w:tcPr>
            <w:tcW w:w="5672" w:type="dxa"/>
          </w:tcPr>
          <w:p w14:paraId="654E0E40" w14:textId="77777777" w:rsidR="00DE5BB4" w:rsidRPr="00B05784" w:rsidRDefault="00DE5BB4" w:rsidP="004F2D6E">
            <w:pPr>
              <w:pStyle w:val="Tabletext0"/>
              <w:keepNext/>
              <w:keepLines/>
            </w:pPr>
            <w:r w:rsidRPr="00B05784">
              <w:t>Version of last retrieved profile</w:t>
            </w:r>
          </w:p>
        </w:tc>
      </w:tr>
      <w:tr w:rsidR="00DE5BB4" w:rsidRPr="00B05784" w14:paraId="1BC9BE40" w14:textId="77777777" w:rsidTr="004F2D6E">
        <w:trPr>
          <w:cantSplit/>
        </w:trPr>
        <w:tc>
          <w:tcPr>
            <w:tcW w:w="1227" w:type="dxa"/>
          </w:tcPr>
          <w:p w14:paraId="66680ED3" w14:textId="77777777" w:rsidR="00DE5BB4" w:rsidRPr="00B05784" w:rsidRDefault="00DE5BB4" w:rsidP="004F2D6E">
            <w:pPr>
              <w:pStyle w:val="Tabletext0"/>
              <w:jc w:val="center"/>
            </w:pPr>
            <w:r w:rsidRPr="00B05784">
              <w:t>9..16</w:t>
            </w:r>
          </w:p>
        </w:tc>
        <w:tc>
          <w:tcPr>
            <w:tcW w:w="2740" w:type="dxa"/>
          </w:tcPr>
          <w:p w14:paraId="410D97C8" w14:textId="77777777" w:rsidR="00DE5BB4" w:rsidRPr="00B05784" w:rsidRDefault="00DE5BB4" w:rsidP="004F2D6E">
            <w:pPr>
              <w:pStyle w:val="Tabletext0"/>
            </w:pPr>
            <w:r w:rsidRPr="00B05784">
              <w:t>Reserved</w:t>
            </w:r>
          </w:p>
        </w:tc>
        <w:tc>
          <w:tcPr>
            <w:tcW w:w="5672" w:type="dxa"/>
          </w:tcPr>
          <w:p w14:paraId="4184B969" w14:textId="77777777" w:rsidR="00DE5BB4" w:rsidRPr="00B05784" w:rsidRDefault="00DE5BB4" w:rsidP="004F2D6E">
            <w:pPr>
              <w:pStyle w:val="Tabletext0"/>
              <w:keepNext/>
              <w:keepLines/>
            </w:pPr>
          </w:p>
        </w:tc>
      </w:tr>
    </w:tbl>
    <w:p w14:paraId="25944D35" w14:textId="77777777" w:rsidR="00DE5BB4" w:rsidRPr="00B05784" w:rsidRDefault="00DE5BB4" w:rsidP="00DE5BB4"/>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2707"/>
        <w:gridCol w:w="5272"/>
      </w:tblGrid>
      <w:tr w:rsidR="00DE5BB4" w:rsidRPr="00B05784" w14:paraId="74B9D00D" w14:textId="77777777" w:rsidTr="00DE5BB4">
        <w:trPr>
          <w:cantSplit/>
        </w:trPr>
        <w:tc>
          <w:tcPr>
            <w:tcW w:w="9072" w:type="dxa"/>
            <w:gridSpan w:val="3"/>
            <w:tcBorders>
              <w:top w:val="nil"/>
              <w:left w:val="nil"/>
              <w:right w:val="nil"/>
            </w:tcBorders>
          </w:tcPr>
          <w:p w14:paraId="4562A752" w14:textId="77777777" w:rsidR="00DE5BB4" w:rsidRPr="00B05784" w:rsidRDefault="00DE5BB4" w:rsidP="004F2D6E">
            <w:pPr>
              <w:pStyle w:val="Tablehead"/>
              <w:jc w:val="left"/>
            </w:pPr>
            <w:r w:rsidRPr="00B05784">
              <w:t>Alarm</w:t>
            </w:r>
          </w:p>
        </w:tc>
      </w:tr>
      <w:tr w:rsidR="00DE5BB4" w:rsidRPr="00B05784" w14:paraId="56FF2D0A" w14:textId="77777777" w:rsidTr="00DE5BB4">
        <w:trPr>
          <w:cantSplit/>
        </w:trPr>
        <w:tc>
          <w:tcPr>
            <w:tcW w:w="1093" w:type="dxa"/>
            <w:vAlign w:val="center"/>
          </w:tcPr>
          <w:p w14:paraId="176F65B5" w14:textId="77777777" w:rsidR="00DE5BB4" w:rsidRPr="00B05784" w:rsidRDefault="00DE5BB4" w:rsidP="004F2D6E">
            <w:pPr>
              <w:pStyle w:val="Tablehead"/>
            </w:pPr>
            <w:r w:rsidRPr="00B05784">
              <w:t>Alarm number</w:t>
            </w:r>
          </w:p>
        </w:tc>
        <w:tc>
          <w:tcPr>
            <w:tcW w:w="2707" w:type="dxa"/>
            <w:vAlign w:val="center"/>
          </w:tcPr>
          <w:p w14:paraId="279D8249" w14:textId="77777777" w:rsidR="00DE5BB4" w:rsidRPr="00B05784" w:rsidRDefault="00DE5BB4" w:rsidP="004F2D6E">
            <w:pPr>
              <w:pStyle w:val="Tablehead"/>
            </w:pPr>
            <w:r w:rsidRPr="00B05784">
              <w:t>Alarm</w:t>
            </w:r>
          </w:p>
        </w:tc>
        <w:tc>
          <w:tcPr>
            <w:tcW w:w="5272" w:type="dxa"/>
            <w:vAlign w:val="center"/>
          </w:tcPr>
          <w:p w14:paraId="609BE077" w14:textId="77777777" w:rsidR="00DE5BB4" w:rsidRPr="00B05784" w:rsidRDefault="00DE5BB4" w:rsidP="004F2D6E">
            <w:pPr>
              <w:pStyle w:val="Tablehead"/>
            </w:pPr>
            <w:r w:rsidRPr="00B05784">
              <w:t>Description</w:t>
            </w:r>
          </w:p>
        </w:tc>
      </w:tr>
      <w:tr w:rsidR="00DE5BB4" w:rsidRPr="00B05784" w14:paraId="3C305DFE" w14:textId="77777777" w:rsidTr="00DE5BB4">
        <w:trPr>
          <w:cantSplit/>
        </w:trPr>
        <w:tc>
          <w:tcPr>
            <w:tcW w:w="1093" w:type="dxa"/>
          </w:tcPr>
          <w:p w14:paraId="166FC37C" w14:textId="77777777" w:rsidR="00DE5BB4" w:rsidRPr="00B05784" w:rsidRDefault="00DE5BB4" w:rsidP="004F2D6E">
            <w:pPr>
              <w:pStyle w:val="Tabletext0"/>
              <w:jc w:val="center"/>
            </w:pPr>
            <w:r w:rsidRPr="00B05784">
              <w:t>0</w:t>
            </w:r>
          </w:p>
        </w:tc>
        <w:tc>
          <w:tcPr>
            <w:tcW w:w="2707" w:type="dxa"/>
          </w:tcPr>
          <w:p w14:paraId="58AB2045" w14:textId="77777777" w:rsidR="00DE5BB4" w:rsidRPr="00B05784" w:rsidRDefault="00DE5BB4" w:rsidP="004F2D6E">
            <w:pPr>
              <w:pStyle w:val="Tabletext0"/>
            </w:pPr>
            <w:r w:rsidRPr="00B05784">
              <w:t>VCD config server name</w:t>
            </w:r>
          </w:p>
        </w:tc>
        <w:tc>
          <w:tcPr>
            <w:tcW w:w="5272" w:type="dxa"/>
          </w:tcPr>
          <w:p w14:paraId="3801E80F" w14:textId="77777777" w:rsidR="00DE5BB4" w:rsidRPr="00B05784" w:rsidRDefault="00DE5BB4" w:rsidP="004F2D6E">
            <w:pPr>
              <w:pStyle w:val="Tabletext0"/>
            </w:pPr>
            <w:r w:rsidRPr="00B05784">
              <w:t xml:space="preserve">Failed to resolve the configuration server name. </w:t>
            </w:r>
          </w:p>
        </w:tc>
      </w:tr>
      <w:tr w:rsidR="00DE5BB4" w:rsidRPr="00B05784" w14:paraId="55937DE0" w14:textId="77777777" w:rsidTr="00DE5BB4">
        <w:trPr>
          <w:cantSplit/>
        </w:trPr>
        <w:tc>
          <w:tcPr>
            <w:tcW w:w="1093" w:type="dxa"/>
          </w:tcPr>
          <w:p w14:paraId="2692AB3F" w14:textId="77777777" w:rsidR="00DE5BB4" w:rsidRPr="00B05784" w:rsidRDefault="00DE5BB4" w:rsidP="004F2D6E">
            <w:pPr>
              <w:pStyle w:val="Tabletext0"/>
              <w:jc w:val="center"/>
            </w:pPr>
            <w:r w:rsidRPr="00B05784">
              <w:t>1</w:t>
            </w:r>
          </w:p>
        </w:tc>
        <w:tc>
          <w:tcPr>
            <w:tcW w:w="2707" w:type="dxa"/>
          </w:tcPr>
          <w:p w14:paraId="63C05EC9" w14:textId="77777777" w:rsidR="00DE5BB4" w:rsidRPr="00B05784" w:rsidRDefault="00DE5BB4" w:rsidP="004F2D6E">
            <w:pPr>
              <w:pStyle w:val="Tabletext0"/>
            </w:pPr>
            <w:r w:rsidRPr="00B05784">
              <w:t>VCD config server reach</w:t>
            </w:r>
          </w:p>
        </w:tc>
        <w:tc>
          <w:tcPr>
            <w:tcW w:w="5272" w:type="dxa"/>
          </w:tcPr>
          <w:p w14:paraId="6601291F" w14:textId="77777777" w:rsidR="00DE5BB4" w:rsidRPr="00B05784" w:rsidRDefault="00DE5BB4" w:rsidP="004F2D6E">
            <w:pPr>
              <w:pStyle w:val="Tabletext0"/>
            </w:pPr>
            <w:r w:rsidRPr="00B05784">
              <w:t>Cannot reach configuration server (the port cannot be reached, ICMP errors)</w:t>
            </w:r>
          </w:p>
        </w:tc>
      </w:tr>
      <w:tr w:rsidR="00DE5BB4" w:rsidRPr="00B05784" w14:paraId="3350E4DC" w14:textId="77777777" w:rsidTr="00DE5BB4">
        <w:trPr>
          <w:cantSplit/>
        </w:trPr>
        <w:tc>
          <w:tcPr>
            <w:tcW w:w="1093" w:type="dxa"/>
          </w:tcPr>
          <w:p w14:paraId="1650DEA2" w14:textId="77777777" w:rsidR="00DE5BB4" w:rsidRPr="00B05784" w:rsidRDefault="00DE5BB4" w:rsidP="004F2D6E">
            <w:pPr>
              <w:pStyle w:val="Tabletext0"/>
              <w:jc w:val="center"/>
            </w:pPr>
            <w:r w:rsidRPr="00B05784">
              <w:t>2</w:t>
            </w:r>
          </w:p>
        </w:tc>
        <w:tc>
          <w:tcPr>
            <w:tcW w:w="2707" w:type="dxa"/>
          </w:tcPr>
          <w:p w14:paraId="3779A1AD" w14:textId="77777777" w:rsidR="00DE5BB4" w:rsidRPr="00B05784" w:rsidRDefault="00DE5BB4" w:rsidP="004F2D6E">
            <w:pPr>
              <w:pStyle w:val="Tabletext0"/>
            </w:pPr>
            <w:r w:rsidRPr="00B05784">
              <w:t>VCD config server connect</w:t>
            </w:r>
          </w:p>
        </w:tc>
        <w:tc>
          <w:tcPr>
            <w:tcW w:w="5272" w:type="dxa"/>
          </w:tcPr>
          <w:p w14:paraId="503C45DC" w14:textId="77777777" w:rsidR="00DE5BB4" w:rsidRPr="00B05784" w:rsidRDefault="00DE5BB4" w:rsidP="004F2D6E">
            <w:pPr>
              <w:pStyle w:val="Tabletext0"/>
            </w:pPr>
            <w:r w:rsidRPr="00B05784">
              <w:t xml:space="preserve">Cannot connect to </w:t>
            </w:r>
            <w:r>
              <w:t xml:space="preserve">the </w:t>
            </w:r>
            <w:r w:rsidRPr="00B05784">
              <w:t>configuration server (due to bad credentials or other fault</w:t>
            </w:r>
            <w:r>
              <w:t>s</w:t>
            </w:r>
            <w:r w:rsidRPr="00B05784">
              <w:t xml:space="preserve"> after the port </w:t>
            </w:r>
            <w:r>
              <w:t xml:space="preserve">has </w:t>
            </w:r>
            <w:r w:rsidRPr="00B05784">
              <w:t>responded)</w:t>
            </w:r>
          </w:p>
        </w:tc>
      </w:tr>
      <w:tr w:rsidR="00DE5BB4" w:rsidRPr="00B05784" w14:paraId="4C11733A" w14:textId="77777777" w:rsidTr="00DE5BB4">
        <w:trPr>
          <w:cantSplit/>
        </w:trPr>
        <w:tc>
          <w:tcPr>
            <w:tcW w:w="1093" w:type="dxa"/>
          </w:tcPr>
          <w:p w14:paraId="4168A0E4" w14:textId="77777777" w:rsidR="00DE5BB4" w:rsidRPr="00B05784" w:rsidRDefault="00DE5BB4" w:rsidP="004F2D6E">
            <w:pPr>
              <w:pStyle w:val="Tabletext0"/>
              <w:jc w:val="center"/>
            </w:pPr>
            <w:r w:rsidRPr="00B05784">
              <w:t>3</w:t>
            </w:r>
          </w:p>
        </w:tc>
        <w:tc>
          <w:tcPr>
            <w:tcW w:w="2707" w:type="dxa"/>
          </w:tcPr>
          <w:p w14:paraId="65F123EA" w14:textId="77777777" w:rsidR="00DE5BB4" w:rsidRPr="00B05784" w:rsidRDefault="00DE5BB4" w:rsidP="004F2D6E">
            <w:pPr>
              <w:pStyle w:val="Tabletext0"/>
            </w:pPr>
            <w:r w:rsidRPr="00B05784">
              <w:t>VCD config server validate</w:t>
            </w:r>
          </w:p>
        </w:tc>
        <w:tc>
          <w:tcPr>
            <w:tcW w:w="5272" w:type="dxa"/>
          </w:tcPr>
          <w:p w14:paraId="6EFBC715" w14:textId="77777777" w:rsidR="00DE5BB4" w:rsidRPr="00B05784" w:rsidRDefault="00DE5BB4" w:rsidP="004F2D6E">
            <w:pPr>
              <w:pStyle w:val="Tabletext0"/>
            </w:pPr>
            <w:r w:rsidRPr="00B05784">
              <w:t xml:space="preserve">Cannot validate </w:t>
            </w:r>
            <w:r>
              <w:t xml:space="preserve">the </w:t>
            </w:r>
            <w:r w:rsidRPr="00B05784">
              <w:t>configuration server</w:t>
            </w:r>
          </w:p>
        </w:tc>
      </w:tr>
      <w:tr w:rsidR="00DE5BB4" w:rsidRPr="00B05784" w14:paraId="137E5B9B" w14:textId="77777777" w:rsidTr="00DE5BB4">
        <w:trPr>
          <w:cantSplit/>
        </w:trPr>
        <w:tc>
          <w:tcPr>
            <w:tcW w:w="1093" w:type="dxa"/>
          </w:tcPr>
          <w:p w14:paraId="547E68FC" w14:textId="77777777" w:rsidR="00DE5BB4" w:rsidRPr="00B05784" w:rsidRDefault="00DE5BB4" w:rsidP="004F2D6E">
            <w:pPr>
              <w:pStyle w:val="Tabletext0"/>
              <w:jc w:val="center"/>
            </w:pPr>
            <w:r w:rsidRPr="00B05784">
              <w:t>4</w:t>
            </w:r>
          </w:p>
        </w:tc>
        <w:tc>
          <w:tcPr>
            <w:tcW w:w="2707" w:type="dxa"/>
          </w:tcPr>
          <w:p w14:paraId="108E817D" w14:textId="77777777" w:rsidR="00DE5BB4" w:rsidRPr="00B05784" w:rsidRDefault="00DE5BB4" w:rsidP="004F2D6E">
            <w:pPr>
              <w:pStyle w:val="Tabletext0"/>
            </w:pPr>
            <w:r w:rsidRPr="00B05784">
              <w:t>VCD config server auth</w:t>
            </w:r>
          </w:p>
        </w:tc>
        <w:tc>
          <w:tcPr>
            <w:tcW w:w="5272" w:type="dxa"/>
          </w:tcPr>
          <w:p w14:paraId="460A4824" w14:textId="77777777" w:rsidR="00DE5BB4" w:rsidRPr="00B05784" w:rsidRDefault="00DE5BB4" w:rsidP="004F2D6E">
            <w:pPr>
              <w:pStyle w:val="Tabletext0"/>
            </w:pPr>
            <w:r w:rsidRPr="00B05784">
              <w:t xml:space="preserve">Cannot authenticate </w:t>
            </w:r>
            <w:r>
              <w:t xml:space="preserve">the </w:t>
            </w:r>
            <w:r w:rsidRPr="00B05784">
              <w:t>configuration session (e.g., missing credentials)</w:t>
            </w:r>
          </w:p>
        </w:tc>
      </w:tr>
      <w:tr w:rsidR="00DE5BB4" w:rsidRPr="00B05784" w14:paraId="57F59893" w14:textId="77777777" w:rsidTr="00DE5BB4">
        <w:trPr>
          <w:cantSplit/>
        </w:trPr>
        <w:tc>
          <w:tcPr>
            <w:tcW w:w="1093" w:type="dxa"/>
          </w:tcPr>
          <w:p w14:paraId="718D0A92" w14:textId="77777777" w:rsidR="00DE5BB4" w:rsidRPr="00B05784" w:rsidRDefault="00DE5BB4" w:rsidP="004F2D6E">
            <w:pPr>
              <w:pStyle w:val="Tabletext0"/>
              <w:jc w:val="center"/>
            </w:pPr>
            <w:r w:rsidRPr="00B05784">
              <w:t>5</w:t>
            </w:r>
          </w:p>
        </w:tc>
        <w:tc>
          <w:tcPr>
            <w:tcW w:w="2707" w:type="dxa"/>
          </w:tcPr>
          <w:p w14:paraId="4ADB64E5" w14:textId="77777777" w:rsidR="00DE5BB4" w:rsidRPr="00B05784" w:rsidRDefault="00DE5BB4" w:rsidP="004F2D6E">
            <w:pPr>
              <w:pStyle w:val="Tabletext0"/>
            </w:pPr>
            <w:r w:rsidRPr="00B05784">
              <w:t>VCD config server timeout</w:t>
            </w:r>
          </w:p>
        </w:tc>
        <w:tc>
          <w:tcPr>
            <w:tcW w:w="5272" w:type="dxa"/>
          </w:tcPr>
          <w:p w14:paraId="5DBA87B8" w14:textId="77777777" w:rsidR="00DE5BB4" w:rsidRPr="00B05784" w:rsidRDefault="00DE5BB4" w:rsidP="004F2D6E">
            <w:pPr>
              <w:pStyle w:val="Tabletext0"/>
            </w:pPr>
            <w:r w:rsidRPr="00B05784">
              <w:t>Timeout waiting for response from configuration server</w:t>
            </w:r>
          </w:p>
        </w:tc>
      </w:tr>
      <w:tr w:rsidR="00DE5BB4" w:rsidRPr="00B05784" w14:paraId="4613C0A2" w14:textId="77777777" w:rsidTr="00DE5BB4">
        <w:trPr>
          <w:cantSplit/>
        </w:trPr>
        <w:tc>
          <w:tcPr>
            <w:tcW w:w="1093" w:type="dxa"/>
          </w:tcPr>
          <w:p w14:paraId="03EB2D7A" w14:textId="77777777" w:rsidR="00DE5BB4" w:rsidRPr="00B05784" w:rsidRDefault="00DE5BB4" w:rsidP="004F2D6E">
            <w:pPr>
              <w:pStyle w:val="Tabletext0"/>
              <w:jc w:val="center"/>
            </w:pPr>
            <w:r w:rsidRPr="00B05784">
              <w:t>6</w:t>
            </w:r>
          </w:p>
        </w:tc>
        <w:tc>
          <w:tcPr>
            <w:tcW w:w="2707" w:type="dxa"/>
          </w:tcPr>
          <w:p w14:paraId="703C4E46" w14:textId="77777777" w:rsidR="00DE5BB4" w:rsidRPr="00B05784" w:rsidRDefault="00DE5BB4" w:rsidP="004F2D6E">
            <w:pPr>
              <w:pStyle w:val="Tabletext0"/>
            </w:pPr>
            <w:r w:rsidRPr="00B05784">
              <w:t>VCD config server fail</w:t>
            </w:r>
          </w:p>
        </w:tc>
        <w:tc>
          <w:tcPr>
            <w:tcW w:w="5272" w:type="dxa"/>
          </w:tcPr>
          <w:p w14:paraId="5493D308" w14:textId="77777777" w:rsidR="00DE5BB4" w:rsidRPr="00B05784" w:rsidRDefault="00DE5BB4" w:rsidP="004F2D6E">
            <w:pPr>
              <w:pStyle w:val="Tabletext0"/>
            </w:pPr>
            <w:r w:rsidRPr="00B05784">
              <w:t>Failure response received from configuration server</w:t>
            </w:r>
          </w:p>
        </w:tc>
      </w:tr>
      <w:tr w:rsidR="00DE5BB4" w:rsidRPr="00B05784" w14:paraId="772F79F7" w14:textId="77777777" w:rsidTr="00DE5BB4">
        <w:trPr>
          <w:cantSplit/>
        </w:trPr>
        <w:tc>
          <w:tcPr>
            <w:tcW w:w="1093" w:type="dxa"/>
          </w:tcPr>
          <w:p w14:paraId="7ED1E1D0" w14:textId="77777777" w:rsidR="00DE5BB4" w:rsidRPr="00B05784" w:rsidRDefault="00DE5BB4" w:rsidP="004F2D6E">
            <w:pPr>
              <w:pStyle w:val="Tabletext0"/>
              <w:jc w:val="center"/>
            </w:pPr>
            <w:r w:rsidRPr="00B05784">
              <w:t>7</w:t>
            </w:r>
          </w:p>
        </w:tc>
        <w:tc>
          <w:tcPr>
            <w:tcW w:w="2707" w:type="dxa"/>
          </w:tcPr>
          <w:p w14:paraId="54D0D608" w14:textId="77777777" w:rsidR="00DE5BB4" w:rsidRPr="00B05784" w:rsidRDefault="00DE5BB4" w:rsidP="004F2D6E">
            <w:pPr>
              <w:pStyle w:val="Tabletext0"/>
            </w:pPr>
            <w:r w:rsidRPr="00B05784">
              <w:t>VCD config file error</w:t>
            </w:r>
          </w:p>
        </w:tc>
        <w:tc>
          <w:tcPr>
            <w:tcW w:w="5272" w:type="dxa"/>
          </w:tcPr>
          <w:p w14:paraId="6AAFD947" w14:textId="77777777" w:rsidR="00DE5BB4" w:rsidRPr="00B05784" w:rsidRDefault="00DE5BB4" w:rsidP="004F2D6E">
            <w:pPr>
              <w:pStyle w:val="Tabletext0"/>
            </w:pPr>
            <w:r w:rsidRPr="00B05784">
              <w:t xml:space="preserve">Configuration file received has an error </w:t>
            </w:r>
          </w:p>
        </w:tc>
      </w:tr>
      <w:tr w:rsidR="00DE5BB4" w:rsidRPr="00B05784" w14:paraId="5398E970" w14:textId="77777777" w:rsidTr="00DE5BB4">
        <w:trPr>
          <w:cantSplit/>
        </w:trPr>
        <w:tc>
          <w:tcPr>
            <w:tcW w:w="1093" w:type="dxa"/>
          </w:tcPr>
          <w:p w14:paraId="7366FEA0" w14:textId="77777777" w:rsidR="00DE5BB4" w:rsidRPr="00B05784" w:rsidRDefault="00DE5BB4" w:rsidP="004F2D6E">
            <w:pPr>
              <w:pStyle w:val="Tabletext0"/>
              <w:jc w:val="center"/>
            </w:pPr>
            <w:r w:rsidRPr="00B05784">
              <w:t>8</w:t>
            </w:r>
          </w:p>
        </w:tc>
        <w:tc>
          <w:tcPr>
            <w:tcW w:w="2707" w:type="dxa"/>
          </w:tcPr>
          <w:p w14:paraId="514330BE" w14:textId="77777777" w:rsidR="00DE5BB4" w:rsidRPr="00B05784" w:rsidRDefault="00DE5BB4" w:rsidP="004F2D6E">
            <w:pPr>
              <w:pStyle w:val="Tabletext0"/>
            </w:pPr>
            <w:r w:rsidRPr="00B05784">
              <w:t>VCD subscription name</w:t>
            </w:r>
          </w:p>
        </w:tc>
        <w:tc>
          <w:tcPr>
            <w:tcW w:w="5272" w:type="dxa"/>
          </w:tcPr>
          <w:p w14:paraId="19B1C32A" w14:textId="77777777" w:rsidR="00DE5BB4" w:rsidRPr="00B05784" w:rsidRDefault="00DE5BB4" w:rsidP="004F2D6E">
            <w:pPr>
              <w:pStyle w:val="Tabletext0"/>
            </w:pPr>
            <w:r w:rsidRPr="00B05784">
              <w:t>Failed to resolve the subscription server name</w:t>
            </w:r>
          </w:p>
        </w:tc>
      </w:tr>
      <w:tr w:rsidR="00DE5BB4" w:rsidRPr="00B05784" w14:paraId="62D6B33A" w14:textId="77777777" w:rsidTr="00DE5BB4">
        <w:trPr>
          <w:cantSplit/>
        </w:trPr>
        <w:tc>
          <w:tcPr>
            <w:tcW w:w="1093" w:type="dxa"/>
          </w:tcPr>
          <w:p w14:paraId="2C405CF5" w14:textId="77777777" w:rsidR="00DE5BB4" w:rsidRPr="00B05784" w:rsidRDefault="00DE5BB4" w:rsidP="004F2D6E">
            <w:pPr>
              <w:pStyle w:val="Tabletext0"/>
              <w:jc w:val="center"/>
            </w:pPr>
            <w:r w:rsidRPr="00B05784">
              <w:t>9</w:t>
            </w:r>
          </w:p>
        </w:tc>
        <w:tc>
          <w:tcPr>
            <w:tcW w:w="2707" w:type="dxa"/>
          </w:tcPr>
          <w:p w14:paraId="3C3AF2BA" w14:textId="77777777" w:rsidR="00DE5BB4" w:rsidRPr="00B05784" w:rsidRDefault="00DE5BB4" w:rsidP="004F2D6E">
            <w:pPr>
              <w:pStyle w:val="Tabletext0"/>
            </w:pPr>
            <w:r w:rsidRPr="00B05784">
              <w:t>VCD subscription reach</w:t>
            </w:r>
          </w:p>
        </w:tc>
        <w:tc>
          <w:tcPr>
            <w:tcW w:w="5272" w:type="dxa"/>
          </w:tcPr>
          <w:p w14:paraId="3C7EAD9A" w14:textId="77777777" w:rsidR="00DE5BB4" w:rsidRPr="00B05784" w:rsidRDefault="00DE5BB4" w:rsidP="004F2D6E">
            <w:pPr>
              <w:pStyle w:val="Tabletext0"/>
            </w:pPr>
            <w:r w:rsidRPr="00B05784">
              <w:t>Cannot reach subscription server (the port cannot be reached, ICMP errors)</w:t>
            </w:r>
          </w:p>
        </w:tc>
      </w:tr>
      <w:tr w:rsidR="00DE5BB4" w:rsidRPr="00B05784" w14:paraId="0F4BE47E" w14:textId="77777777" w:rsidTr="00DE5BB4">
        <w:trPr>
          <w:cantSplit/>
        </w:trPr>
        <w:tc>
          <w:tcPr>
            <w:tcW w:w="1093" w:type="dxa"/>
          </w:tcPr>
          <w:p w14:paraId="61A6A072" w14:textId="77777777" w:rsidR="00DE5BB4" w:rsidRPr="00B05784" w:rsidRDefault="00DE5BB4" w:rsidP="004F2D6E">
            <w:pPr>
              <w:pStyle w:val="Tabletext0"/>
              <w:jc w:val="center"/>
            </w:pPr>
            <w:r w:rsidRPr="00B05784">
              <w:t>10</w:t>
            </w:r>
          </w:p>
        </w:tc>
        <w:tc>
          <w:tcPr>
            <w:tcW w:w="2707" w:type="dxa"/>
          </w:tcPr>
          <w:p w14:paraId="5066103A" w14:textId="77777777" w:rsidR="00DE5BB4" w:rsidRPr="00B05784" w:rsidRDefault="00DE5BB4" w:rsidP="004F2D6E">
            <w:pPr>
              <w:pStyle w:val="Tabletext0"/>
            </w:pPr>
            <w:r w:rsidRPr="00B05784">
              <w:t>VCD subscription connect</w:t>
            </w:r>
          </w:p>
        </w:tc>
        <w:tc>
          <w:tcPr>
            <w:tcW w:w="5272" w:type="dxa"/>
          </w:tcPr>
          <w:p w14:paraId="7689609A" w14:textId="77777777" w:rsidR="00DE5BB4" w:rsidRPr="00B05784" w:rsidRDefault="00DE5BB4" w:rsidP="004F2D6E">
            <w:pPr>
              <w:pStyle w:val="Tabletext0"/>
            </w:pPr>
            <w:r w:rsidRPr="00B05784">
              <w:t>Cannot connect to subscription server (due to bad credentials or other fault</w:t>
            </w:r>
            <w:r>
              <w:t>s</w:t>
            </w:r>
            <w:r w:rsidRPr="00B05784">
              <w:t xml:space="preserve"> after the port </w:t>
            </w:r>
            <w:r>
              <w:t xml:space="preserve">has </w:t>
            </w:r>
            <w:r w:rsidRPr="00B05784">
              <w:t>responded)</w:t>
            </w:r>
          </w:p>
        </w:tc>
      </w:tr>
      <w:tr w:rsidR="00DE5BB4" w:rsidRPr="00B05784" w14:paraId="71A077BF" w14:textId="77777777" w:rsidTr="00DE5BB4">
        <w:trPr>
          <w:cantSplit/>
        </w:trPr>
        <w:tc>
          <w:tcPr>
            <w:tcW w:w="1093" w:type="dxa"/>
          </w:tcPr>
          <w:p w14:paraId="6D8962A7" w14:textId="77777777" w:rsidR="00DE5BB4" w:rsidRPr="00B05784" w:rsidRDefault="00DE5BB4" w:rsidP="004F2D6E">
            <w:pPr>
              <w:pStyle w:val="Tabletext0"/>
              <w:jc w:val="center"/>
            </w:pPr>
            <w:r w:rsidRPr="00B05784">
              <w:t>11</w:t>
            </w:r>
          </w:p>
        </w:tc>
        <w:tc>
          <w:tcPr>
            <w:tcW w:w="2707" w:type="dxa"/>
          </w:tcPr>
          <w:p w14:paraId="4A9A994D" w14:textId="77777777" w:rsidR="00DE5BB4" w:rsidRPr="00B05784" w:rsidRDefault="00DE5BB4" w:rsidP="004F2D6E">
            <w:pPr>
              <w:pStyle w:val="Tabletext0"/>
            </w:pPr>
            <w:r w:rsidRPr="00B05784">
              <w:t>VCD subscription validate</w:t>
            </w:r>
          </w:p>
        </w:tc>
        <w:tc>
          <w:tcPr>
            <w:tcW w:w="5272" w:type="dxa"/>
          </w:tcPr>
          <w:p w14:paraId="27F809E6" w14:textId="77777777" w:rsidR="00DE5BB4" w:rsidRPr="00B05784" w:rsidRDefault="00DE5BB4" w:rsidP="004F2D6E">
            <w:pPr>
              <w:pStyle w:val="Tabletext0"/>
            </w:pPr>
            <w:r w:rsidRPr="00B05784">
              <w:t>Cannot validate subscription server</w:t>
            </w:r>
          </w:p>
        </w:tc>
      </w:tr>
      <w:tr w:rsidR="00DE5BB4" w:rsidRPr="00B05784" w14:paraId="4F600E20" w14:textId="77777777" w:rsidTr="00DE5BB4">
        <w:trPr>
          <w:cantSplit/>
        </w:trPr>
        <w:tc>
          <w:tcPr>
            <w:tcW w:w="1093" w:type="dxa"/>
          </w:tcPr>
          <w:p w14:paraId="341EC742" w14:textId="77777777" w:rsidR="00DE5BB4" w:rsidRPr="00B05784" w:rsidRDefault="00DE5BB4" w:rsidP="004F2D6E">
            <w:pPr>
              <w:pStyle w:val="Tabletext0"/>
              <w:jc w:val="center"/>
            </w:pPr>
            <w:r w:rsidRPr="00B05784">
              <w:t>12</w:t>
            </w:r>
          </w:p>
        </w:tc>
        <w:tc>
          <w:tcPr>
            <w:tcW w:w="2707" w:type="dxa"/>
          </w:tcPr>
          <w:p w14:paraId="1BCF05F9" w14:textId="77777777" w:rsidR="00DE5BB4" w:rsidRPr="00B05784" w:rsidRDefault="00DE5BB4" w:rsidP="004F2D6E">
            <w:pPr>
              <w:pStyle w:val="Tabletext0"/>
            </w:pPr>
            <w:r w:rsidRPr="00B05784">
              <w:t>VCD subscription auth</w:t>
            </w:r>
          </w:p>
        </w:tc>
        <w:tc>
          <w:tcPr>
            <w:tcW w:w="5272" w:type="dxa"/>
          </w:tcPr>
          <w:p w14:paraId="7024D082" w14:textId="77777777" w:rsidR="00DE5BB4" w:rsidRPr="00B05784" w:rsidRDefault="00DE5BB4" w:rsidP="004F2D6E">
            <w:pPr>
              <w:pStyle w:val="Tabletext0"/>
            </w:pPr>
            <w:r w:rsidRPr="00B05784">
              <w:t>Cannot authenticate subscription session (e.g., missing credentials)</w:t>
            </w:r>
          </w:p>
        </w:tc>
      </w:tr>
      <w:tr w:rsidR="00DE5BB4" w:rsidRPr="00B05784" w14:paraId="79017EFC" w14:textId="77777777" w:rsidTr="00DE5BB4">
        <w:trPr>
          <w:cantSplit/>
        </w:trPr>
        <w:tc>
          <w:tcPr>
            <w:tcW w:w="1093" w:type="dxa"/>
          </w:tcPr>
          <w:p w14:paraId="330AC80E" w14:textId="77777777" w:rsidR="00DE5BB4" w:rsidRPr="00B05784" w:rsidRDefault="00DE5BB4" w:rsidP="004F2D6E">
            <w:pPr>
              <w:pStyle w:val="Tabletext0"/>
              <w:jc w:val="center"/>
            </w:pPr>
            <w:r w:rsidRPr="00B05784">
              <w:t>13</w:t>
            </w:r>
          </w:p>
        </w:tc>
        <w:tc>
          <w:tcPr>
            <w:tcW w:w="2707" w:type="dxa"/>
          </w:tcPr>
          <w:p w14:paraId="3FA9802D" w14:textId="77777777" w:rsidR="00DE5BB4" w:rsidRPr="00B05784" w:rsidRDefault="00DE5BB4" w:rsidP="004F2D6E">
            <w:pPr>
              <w:pStyle w:val="Tabletext0"/>
            </w:pPr>
            <w:r w:rsidRPr="00B05784">
              <w:t>VCD subscription timeout</w:t>
            </w:r>
          </w:p>
        </w:tc>
        <w:tc>
          <w:tcPr>
            <w:tcW w:w="5272" w:type="dxa"/>
          </w:tcPr>
          <w:p w14:paraId="64A715F0" w14:textId="77777777" w:rsidR="00DE5BB4" w:rsidRPr="00B05784" w:rsidRDefault="00DE5BB4" w:rsidP="004F2D6E">
            <w:pPr>
              <w:pStyle w:val="Tabletext0"/>
            </w:pPr>
            <w:r w:rsidRPr="00B05784">
              <w:t>Timeout waiting for response from subscription server</w:t>
            </w:r>
          </w:p>
        </w:tc>
      </w:tr>
      <w:tr w:rsidR="00DE5BB4" w:rsidRPr="00B05784" w14:paraId="54BB2C23" w14:textId="77777777" w:rsidTr="00DE5BB4">
        <w:trPr>
          <w:cantSplit/>
        </w:trPr>
        <w:tc>
          <w:tcPr>
            <w:tcW w:w="1093" w:type="dxa"/>
          </w:tcPr>
          <w:p w14:paraId="497191D7" w14:textId="77777777" w:rsidR="00DE5BB4" w:rsidRPr="00B05784" w:rsidRDefault="00DE5BB4" w:rsidP="004F2D6E">
            <w:pPr>
              <w:pStyle w:val="Tabletext0"/>
              <w:jc w:val="center"/>
            </w:pPr>
            <w:r w:rsidRPr="00B05784">
              <w:t>14</w:t>
            </w:r>
          </w:p>
        </w:tc>
        <w:tc>
          <w:tcPr>
            <w:tcW w:w="2707" w:type="dxa"/>
          </w:tcPr>
          <w:p w14:paraId="24F4CE88" w14:textId="77777777" w:rsidR="00DE5BB4" w:rsidRPr="00B05784" w:rsidRDefault="00DE5BB4" w:rsidP="004F2D6E">
            <w:pPr>
              <w:pStyle w:val="Tabletext0"/>
            </w:pPr>
            <w:r w:rsidRPr="00B05784">
              <w:t>VCD subscription fail</w:t>
            </w:r>
          </w:p>
        </w:tc>
        <w:tc>
          <w:tcPr>
            <w:tcW w:w="5272" w:type="dxa"/>
          </w:tcPr>
          <w:p w14:paraId="5EA400AF" w14:textId="77777777" w:rsidR="00DE5BB4" w:rsidRPr="00B05784" w:rsidRDefault="00DE5BB4" w:rsidP="004F2D6E">
            <w:pPr>
              <w:pStyle w:val="Tabletext0"/>
            </w:pPr>
            <w:r w:rsidRPr="00B05784">
              <w:t>Failure response received from subscription server</w:t>
            </w:r>
          </w:p>
        </w:tc>
      </w:tr>
      <w:tr w:rsidR="00DE5BB4" w:rsidRPr="00B05784" w14:paraId="20AD0544" w14:textId="77777777" w:rsidTr="00DE5BB4">
        <w:trPr>
          <w:cantSplit/>
        </w:trPr>
        <w:tc>
          <w:tcPr>
            <w:tcW w:w="1093" w:type="dxa"/>
          </w:tcPr>
          <w:p w14:paraId="2B993081" w14:textId="77777777" w:rsidR="00DE5BB4" w:rsidRPr="00B05784" w:rsidRDefault="00DE5BB4" w:rsidP="004F2D6E">
            <w:pPr>
              <w:pStyle w:val="Tabletext0"/>
              <w:jc w:val="center"/>
            </w:pPr>
            <w:r w:rsidRPr="00B05784">
              <w:t>15</w:t>
            </w:r>
          </w:p>
        </w:tc>
        <w:tc>
          <w:tcPr>
            <w:tcW w:w="2707" w:type="dxa"/>
          </w:tcPr>
          <w:p w14:paraId="2EE68D05" w14:textId="77777777" w:rsidR="00DE5BB4" w:rsidRPr="00B05784" w:rsidRDefault="00DE5BB4" w:rsidP="004F2D6E">
            <w:pPr>
              <w:pStyle w:val="Tabletext0"/>
            </w:pPr>
            <w:r w:rsidRPr="00B05784">
              <w:t>VCD reboot request</w:t>
            </w:r>
          </w:p>
        </w:tc>
        <w:tc>
          <w:tcPr>
            <w:tcW w:w="5272" w:type="dxa"/>
          </w:tcPr>
          <w:p w14:paraId="5DBCCF95" w14:textId="77777777" w:rsidR="00DE5BB4" w:rsidRPr="00B05784" w:rsidRDefault="00DE5BB4" w:rsidP="004F2D6E">
            <w:pPr>
              <w:pStyle w:val="Tabletext0"/>
            </w:pPr>
            <w:r w:rsidRPr="00B05784">
              <w:t>A non-OMCI management interface has requested a reboot of the ONU.</w:t>
            </w:r>
          </w:p>
          <w:p w14:paraId="2F746E02" w14:textId="77777777" w:rsidR="00DE5BB4" w:rsidRPr="00B05784" w:rsidRDefault="00DE5BB4" w:rsidP="004F2D6E">
            <w:pPr>
              <w:pStyle w:val="Note"/>
            </w:pPr>
            <w:r w:rsidRPr="00B05784">
              <w:t>NOTE – This alarm is used only to indicate the request and not to indicate that a reboot has actually taken place.</w:t>
            </w:r>
          </w:p>
        </w:tc>
      </w:tr>
      <w:tr w:rsidR="00DE5BB4" w:rsidRPr="00B05784" w14:paraId="59E16528" w14:textId="77777777" w:rsidTr="00DE5BB4">
        <w:trPr>
          <w:cantSplit/>
        </w:trPr>
        <w:tc>
          <w:tcPr>
            <w:tcW w:w="1093" w:type="dxa"/>
          </w:tcPr>
          <w:p w14:paraId="34202EF0" w14:textId="212E3834" w:rsidR="00DE5BB4" w:rsidRPr="00DE5BB4" w:rsidRDefault="00DE5BB4" w:rsidP="004F2D6E">
            <w:pPr>
              <w:pStyle w:val="Tabletext0"/>
              <w:jc w:val="center"/>
              <w:rPr>
                <w:color w:val="E36C0A" w:themeColor="accent6" w:themeShade="BF"/>
              </w:rPr>
            </w:pPr>
            <w:r w:rsidRPr="00DE5BB4">
              <w:rPr>
                <w:color w:val="E36C0A" w:themeColor="accent6" w:themeShade="BF"/>
              </w:rPr>
              <w:t>16 (208)</w:t>
            </w:r>
          </w:p>
        </w:tc>
        <w:tc>
          <w:tcPr>
            <w:tcW w:w="2707" w:type="dxa"/>
          </w:tcPr>
          <w:p w14:paraId="51B574AB" w14:textId="3E685BFC"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timeout</w:t>
            </w:r>
          </w:p>
        </w:tc>
        <w:tc>
          <w:tcPr>
            <w:tcW w:w="5272" w:type="dxa"/>
          </w:tcPr>
          <w:p w14:paraId="3949A8E6" w14:textId="70C879A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Failure to receive the NOTIFY that the server is required to send following acceptance of a SUBSCRIBE request.</w:t>
            </w:r>
          </w:p>
        </w:tc>
      </w:tr>
      <w:tr w:rsidR="00DE5BB4" w:rsidRPr="00B05784" w14:paraId="2C1FBA9F" w14:textId="77777777" w:rsidTr="00DE5BB4">
        <w:trPr>
          <w:cantSplit/>
        </w:trPr>
        <w:tc>
          <w:tcPr>
            <w:tcW w:w="1093" w:type="dxa"/>
          </w:tcPr>
          <w:p w14:paraId="140A0217" w14:textId="052EF970" w:rsidR="00DE5BB4" w:rsidRPr="00DE5BB4" w:rsidRDefault="00DE5BB4" w:rsidP="004F2D6E">
            <w:pPr>
              <w:pStyle w:val="Tabletext0"/>
              <w:jc w:val="center"/>
              <w:rPr>
                <w:color w:val="E36C0A" w:themeColor="accent6" w:themeShade="BF"/>
              </w:rPr>
            </w:pPr>
            <w:r w:rsidRPr="00DE5BB4">
              <w:rPr>
                <w:color w:val="E36C0A" w:themeColor="accent6" w:themeShade="BF"/>
              </w:rPr>
              <w:lastRenderedPageBreak/>
              <w:t>17 (209)</w:t>
            </w:r>
          </w:p>
        </w:tc>
        <w:tc>
          <w:tcPr>
            <w:tcW w:w="2707" w:type="dxa"/>
          </w:tcPr>
          <w:p w14:paraId="5EFEEBD1" w14:textId="55F0D72F"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malformed</w:t>
            </w:r>
          </w:p>
        </w:tc>
        <w:tc>
          <w:tcPr>
            <w:tcW w:w="5272" w:type="dxa"/>
          </w:tcPr>
          <w:p w14:paraId="74A9AB5B" w14:textId="137C114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Malformed NOTIFY request</w:t>
            </w:r>
          </w:p>
        </w:tc>
      </w:tr>
      <w:tr w:rsidR="00DE5BB4" w:rsidRPr="00B05784" w14:paraId="34D683C6" w14:textId="77777777" w:rsidTr="00DE5BB4">
        <w:trPr>
          <w:cantSplit/>
        </w:trPr>
        <w:tc>
          <w:tcPr>
            <w:tcW w:w="1093" w:type="dxa"/>
          </w:tcPr>
          <w:p w14:paraId="7E815CF5" w14:textId="7623E94B" w:rsidR="00DE5BB4" w:rsidRPr="00DE5BB4" w:rsidRDefault="00DE5BB4" w:rsidP="004F2D6E">
            <w:pPr>
              <w:pStyle w:val="Tabletext0"/>
              <w:jc w:val="center"/>
              <w:rPr>
                <w:color w:val="E36C0A" w:themeColor="accent6" w:themeShade="BF"/>
              </w:rPr>
            </w:pPr>
            <w:r w:rsidRPr="00DE5BB4">
              <w:rPr>
                <w:color w:val="E36C0A" w:themeColor="accent6" w:themeShade="BF"/>
              </w:rPr>
              <w:t>18 (210)</w:t>
            </w:r>
          </w:p>
        </w:tc>
        <w:tc>
          <w:tcPr>
            <w:tcW w:w="2707" w:type="dxa"/>
          </w:tcPr>
          <w:p w14:paraId="43D82FF2" w14:textId="19B067AE" w:rsidR="00DE5BB4" w:rsidRPr="00DE5BB4" w:rsidRDefault="00DE5BB4" w:rsidP="004F2D6E">
            <w:pPr>
              <w:pStyle w:val="Tabletext0"/>
              <w:rPr>
                <w:rFonts w:ascii="Book Antiqua" w:hAnsi="Book Antiqua"/>
                <w:color w:val="E36C0A" w:themeColor="accent6" w:themeShade="BF"/>
              </w:rPr>
            </w:pPr>
            <w:r w:rsidRPr="00DE5BB4">
              <w:rPr>
                <w:rFonts w:ascii="Book Antiqua" w:hAnsi="Book Antiqua" w:cs="Arial"/>
                <w:iCs/>
                <w:color w:val="E36C0A" w:themeColor="accent6" w:themeShade="BF"/>
                <w:sz w:val="21"/>
                <w:szCs w:val="21"/>
              </w:rPr>
              <w:t>VCD Notify Rejected</w:t>
            </w:r>
          </w:p>
        </w:tc>
        <w:tc>
          <w:tcPr>
            <w:tcW w:w="5272" w:type="dxa"/>
          </w:tcPr>
          <w:p w14:paraId="57B42404" w14:textId="1F86343D" w:rsidR="00DE5BB4" w:rsidRPr="00DE5BB4" w:rsidRDefault="00DE5BB4" w:rsidP="004F2D6E">
            <w:pPr>
              <w:pStyle w:val="Tabletext0"/>
              <w:rPr>
                <w:rFonts w:ascii="Book Antiqua" w:hAnsi="Book Antiqua"/>
                <w:color w:val="E36C0A" w:themeColor="accent6" w:themeShade="BF"/>
                <w:szCs w:val="24"/>
              </w:rPr>
            </w:pPr>
            <w:r w:rsidRPr="00DE5BB4">
              <w:rPr>
                <w:rFonts w:ascii="Book Antiqua" w:hAnsi="Book Antiqua"/>
                <w:color w:val="E36C0A" w:themeColor="accent6" w:themeShade="BF"/>
                <w:szCs w:val="24"/>
              </w:rPr>
              <w:t>NOTIFY request specifies that the subscription is terminated because it has been rejected by the server or the server has no resources to accept it (this may be received following a SUBSCRIBE to which the server returned a 202 (Accepted) response)</w:t>
            </w:r>
          </w:p>
        </w:tc>
      </w:tr>
      <w:tr w:rsidR="00DE5BB4" w:rsidRPr="00B05784" w14:paraId="59615465" w14:textId="77777777" w:rsidTr="00DE5BB4">
        <w:trPr>
          <w:cantSplit/>
        </w:trPr>
        <w:tc>
          <w:tcPr>
            <w:tcW w:w="1093" w:type="dxa"/>
          </w:tcPr>
          <w:p w14:paraId="28AFC092" w14:textId="268D7A68" w:rsidR="00DE5BB4" w:rsidRPr="00B05784" w:rsidRDefault="00DE5BB4" w:rsidP="00DE5BB4">
            <w:pPr>
              <w:pStyle w:val="Tabletext0"/>
              <w:jc w:val="center"/>
            </w:pPr>
            <w:r w:rsidRPr="00DE5BB4">
              <w:rPr>
                <w:color w:val="E36C0A" w:themeColor="accent6" w:themeShade="BF"/>
              </w:rPr>
              <w:t>19</w:t>
            </w:r>
            <w:r w:rsidRPr="00B05784">
              <w:t>..207</w:t>
            </w:r>
          </w:p>
        </w:tc>
        <w:tc>
          <w:tcPr>
            <w:tcW w:w="2707" w:type="dxa"/>
          </w:tcPr>
          <w:p w14:paraId="797B63B9" w14:textId="77777777" w:rsidR="00DE5BB4" w:rsidRPr="00B05784" w:rsidRDefault="00DE5BB4" w:rsidP="004F2D6E">
            <w:pPr>
              <w:pStyle w:val="Tabletext0"/>
            </w:pPr>
            <w:r w:rsidRPr="00B05784">
              <w:t>Reserved</w:t>
            </w:r>
          </w:p>
        </w:tc>
        <w:tc>
          <w:tcPr>
            <w:tcW w:w="5272" w:type="dxa"/>
          </w:tcPr>
          <w:p w14:paraId="0DADA360" w14:textId="77777777" w:rsidR="00DE5BB4" w:rsidRPr="00B05784" w:rsidRDefault="00DE5BB4" w:rsidP="004F2D6E">
            <w:pPr>
              <w:pStyle w:val="Tabletext0"/>
              <w:rPr>
                <w:szCs w:val="24"/>
              </w:rPr>
            </w:pPr>
          </w:p>
        </w:tc>
      </w:tr>
      <w:tr w:rsidR="00DE5BB4" w:rsidRPr="00B05784" w14:paraId="7632BFDB" w14:textId="77777777" w:rsidTr="00DE5BB4">
        <w:trPr>
          <w:cantSplit/>
        </w:trPr>
        <w:tc>
          <w:tcPr>
            <w:tcW w:w="1093" w:type="dxa"/>
          </w:tcPr>
          <w:p w14:paraId="05EF7B37" w14:textId="77777777" w:rsidR="00DE5BB4" w:rsidRPr="00B05784" w:rsidRDefault="00DE5BB4" w:rsidP="004F2D6E">
            <w:pPr>
              <w:pStyle w:val="Tabletext0"/>
              <w:jc w:val="center"/>
            </w:pPr>
            <w:r w:rsidRPr="00B05784">
              <w:t>208..223</w:t>
            </w:r>
          </w:p>
        </w:tc>
        <w:tc>
          <w:tcPr>
            <w:tcW w:w="2707" w:type="dxa"/>
          </w:tcPr>
          <w:p w14:paraId="4F569C42" w14:textId="77777777" w:rsidR="00DE5BB4" w:rsidRPr="00B05784" w:rsidRDefault="00DE5BB4" w:rsidP="004F2D6E">
            <w:pPr>
              <w:pStyle w:val="Tabletext0"/>
            </w:pPr>
            <w:r w:rsidRPr="00B05784">
              <w:t>Vendor-specific alarms</w:t>
            </w:r>
          </w:p>
        </w:tc>
        <w:tc>
          <w:tcPr>
            <w:tcW w:w="5272" w:type="dxa"/>
          </w:tcPr>
          <w:p w14:paraId="48B5816B" w14:textId="77777777" w:rsidR="00DE5BB4" w:rsidRPr="00B05784" w:rsidRDefault="00DE5BB4" w:rsidP="004F2D6E">
            <w:pPr>
              <w:pStyle w:val="Tabletext0"/>
            </w:pPr>
            <w:r w:rsidRPr="00B05784">
              <w:t>Not to be standardized</w:t>
            </w:r>
          </w:p>
        </w:tc>
      </w:tr>
    </w:tbl>
    <w:p w14:paraId="620A6A14" w14:textId="1B12B215" w:rsidR="00650EB3" w:rsidRDefault="00650EB3" w:rsidP="009B1136">
      <w:pPr>
        <w:pStyle w:val="Heading1"/>
      </w:pPr>
      <w:bookmarkStart w:id="85" w:name="_Toc33697763"/>
      <w:r>
        <w:lastRenderedPageBreak/>
        <w:t>Additional MEs</w:t>
      </w:r>
      <w:r w:rsidR="00E919AB">
        <w:rPr>
          <w:lang w:val="en-US"/>
        </w:rPr>
        <w:t xml:space="preserve"> in the vendor-specific space</w:t>
      </w:r>
      <w:bookmarkEnd w:id="85"/>
    </w:p>
    <w:p w14:paraId="049257B9" w14:textId="77777777" w:rsidR="000F477B" w:rsidRDefault="000F477B" w:rsidP="000F477B">
      <w:pPr>
        <w:pStyle w:val="Body"/>
      </w:pPr>
    </w:p>
    <w:p w14:paraId="6161328F" w14:textId="2A509BF6" w:rsidR="000F477B" w:rsidRPr="000F477B" w:rsidRDefault="008820A0" w:rsidP="008820A0">
      <w:pPr>
        <w:pStyle w:val="Caption"/>
        <w:jc w:val="left"/>
      </w:pPr>
      <w:r>
        <w:t xml:space="preserve">Table </w:t>
      </w:r>
      <w:r w:rsidR="008A3D7E">
        <w:rPr>
          <w:noProof/>
        </w:rPr>
        <w:fldChar w:fldCharType="begin"/>
      </w:r>
      <w:r w:rsidR="008A3D7E">
        <w:rPr>
          <w:noProof/>
        </w:rPr>
        <w:instrText xml:space="preserve"> SEQ Table \* ARABIC </w:instrText>
      </w:r>
      <w:r w:rsidR="008A3D7E">
        <w:rPr>
          <w:noProof/>
        </w:rPr>
        <w:fldChar w:fldCharType="separate"/>
      </w:r>
      <w:r w:rsidR="00DE5409">
        <w:rPr>
          <w:noProof/>
        </w:rPr>
        <w:t>1</w:t>
      </w:r>
      <w:r w:rsidR="008A3D7E">
        <w:rPr>
          <w:noProof/>
        </w:rPr>
        <w:fldChar w:fldCharType="end"/>
      </w:r>
      <w:r>
        <w:t>: Additional MEs in the vendor-specific space</w:t>
      </w:r>
    </w:p>
    <w:tbl>
      <w:tblPr>
        <w:tblStyle w:val="TableGrid"/>
        <w:tblW w:w="0" w:type="auto"/>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28"/>
        <w:gridCol w:w="3690"/>
        <w:gridCol w:w="2700"/>
        <w:gridCol w:w="1350"/>
      </w:tblGrid>
      <w:tr w:rsidR="008820A0" w14:paraId="4893D6AF" w14:textId="77777777" w:rsidTr="00C23D17">
        <w:tc>
          <w:tcPr>
            <w:tcW w:w="828" w:type="dxa"/>
            <w:tcBorders>
              <w:bottom w:val="single" w:sz="12" w:space="0" w:color="auto"/>
            </w:tcBorders>
            <w:shd w:val="clear" w:color="auto" w:fill="F2F2F2" w:themeFill="background1" w:themeFillShade="F2"/>
            <w:vAlign w:val="center"/>
          </w:tcPr>
          <w:p w14:paraId="12200821" w14:textId="768F2B8E" w:rsidR="008820A0" w:rsidRPr="00650EB3" w:rsidRDefault="008820A0" w:rsidP="00650EB3">
            <w:pPr>
              <w:pStyle w:val="Body"/>
              <w:jc w:val="center"/>
              <w:rPr>
                <w:b/>
              </w:rPr>
            </w:pPr>
            <w:r>
              <w:rPr>
                <w:b/>
              </w:rPr>
              <w:t>ME class</w:t>
            </w:r>
          </w:p>
        </w:tc>
        <w:tc>
          <w:tcPr>
            <w:tcW w:w="3690" w:type="dxa"/>
            <w:tcBorders>
              <w:bottom w:val="single" w:sz="12" w:space="0" w:color="auto"/>
            </w:tcBorders>
            <w:shd w:val="clear" w:color="auto" w:fill="F2F2F2" w:themeFill="background1" w:themeFillShade="F2"/>
            <w:vAlign w:val="center"/>
          </w:tcPr>
          <w:p w14:paraId="71E48CA3" w14:textId="78712A1B" w:rsidR="008820A0" w:rsidRPr="00650EB3" w:rsidRDefault="008820A0" w:rsidP="00650EB3">
            <w:pPr>
              <w:pStyle w:val="Body"/>
              <w:jc w:val="center"/>
              <w:rPr>
                <w:b/>
              </w:rPr>
            </w:pPr>
            <w:r w:rsidRPr="00650EB3">
              <w:rPr>
                <w:b/>
              </w:rPr>
              <w:t>Managed entity</w:t>
            </w:r>
          </w:p>
        </w:tc>
        <w:tc>
          <w:tcPr>
            <w:tcW w:w="2700" w:type="dxa"/>
            <w:tcBorders>
              <w:bottom w:val="single" w:sz="12" w:space="0" w:color="auto"/>
            </w:tcBorders>
            <w:shd w:val="clear" w:color="auto" w:fill="F2F2F2" w:themeFill="background1" w:themeFillShade="F2"/>
            <w:vAlign w:val="center"/>
          </w:tcPr>
          <w:p w14:paraId="207AED96" w14:textId="251E9B9E" w:rsidR="008820A0" w:rsidRPr="00650EB3" w:rsidRDefault="008820A0" w:rsidP="00650EB3">
            <w:pPr>
              <w:pStyle w:val="Body"/>
              <w:jc w:val="center"/>
              <w:rPr>
                <w:b/>
              </w:rPr>
            </w:pPr>
            <w:r>
              <w:rPr>
                <w:b/>
              </w:rPr>
              <w:t>Comments</w:t>
            </w:r>
          </w:p>
        </w:tc>
        <w:tc>
          <w:tcPr>
            <w:tcW w:w="1350" w:type="dxa"/>
            <w:tcBorders>
              <w:bottom w:val="single" w:sz="12" w:space="0" w:color="auto"/>
            </w:tcBorders>
            <w:shd w:val="clear" w:color="auto" w:fill="F2F2F2" w:themeFill="background1" w:themeFillShade="F2"/>
            <w:vAlign w:val="center"/>
          </w:tcPr>
          <w:p w14:paraId="0C085C7F" w14:textId="77777777" w:rsidR="008820A0" w:rsidRDefault="008820A0" w:rsidP="00650EB3">
            <w:pPr>
              <w:pStyle w:val="Body"/>
              <w:jc w:val="center"/>
              <w:rPr>
                <w:b/>
              </w:rPr>
            </w:pPr>
            <w:r w:rsidRPr="00650EB3">
              <w:rPr>
                <w:b/>
              </w:rPr>
              <w:t>Standards-track</w:t>
            </w:r>
          </w:p>
          <w:p w14:paraId="26F96491" w14:textId="78EB5802" w:rsidR="00946F2D" w:rsidRPr="00650EB3" w:rsidRDefault="00946F2D" w:rsidP="00650EB3">
            <w:pPr>
              <w:pStyle w:val="Body"/>
              <w:jc w:val="center"/>
              <w:rPr>
                <w:b/>
              </w:rPr>
            </w:pPr>
            <w:r>
              <w:rPr>
                <w:b/>
              </w:rPr>
              <w:t>or G.988 ME class</w:t>
            </w:r>
          </w:p>
        </w:tc>
      </w:tr>
      <w:tr w:rsidR="00D31F95" w14:paraId="7E79585F" w14:textId="77777777" w:rsidTr="00C23D17">
        <w:tc>
          <w:tcPr>
            <w:tcW w:w="828" w:type="dxa"/>
            <w:tcBorders>
              <w:top w:val="single" w:sz="12" w:space="0" w:color="auto"/>
              <w:bottom w:val="single" w:sz="4" w:space="0" w:color="auto"/>
            </w:tcBorders>
            <w:shd w:val="clear" w:color="auto" w:fill="auto"/>
            <w:vAlign w:val="center"/>
          </w:tcPr>
          <w:p w14:paraId="6A9FC067" w14:textId="3795CED0" w:rsidR="00D31F95" w:rsidRPr="00C23D17" w:rsidRDefault="00D31F95" w:rsidP="00650EB3">
            <w:pPr>
              <w:pStyle w:val="Body"/>
              <w:rPr>
                <w:rFonts w:ascii="Times New Roman" w:hAnsi="Times New Roman"/>
              </w:rPr>
            </w:pPr>
            <w:r w:rsidRPr="00C23D17">
              <w:rPr>
                <w:rFonts w:ascii="Times New Roman" w:hAnsi="Times New Roman"/>
                <w:iCs/>
                <w:kern w:val="0"/>
              </w:rPr>
              <w:t>65400</w:t>
            </w:r>
          </w:p>
        </w:tc>
        <w:tc>
          <w:tcPr>
            <w:tcW w:w="3690" w:type="dxa"/>
            <w:tcBorders>
              <w:top w:val="single" w:sz="12" w:space="0" w:color="auto"/>
              <w:bottom w:val="single" w:sz="4" w:space="0" w:color="auto"/>
            </w:tcBorders>
          </w:tcPr>
          <w:p w14:paraId="0DA51E8A" w14:textId="4060F2F1" w:rsidR="00D31F95" w:rsidRPr="002F559E" w:rsidRDefault="00D31F95" w:rsidP="00650EB3">
            <w:pPr>
              <w:pStyle w:val="Body"/>
            </w:pPr>
            <w:r w:rsidRPr="002F559E">
              <w:t>Verizon OpenOMCI</w:t>
            </w:r>
          </w:p>
        </w:tc>
        <w:tc>
          <w:tcPr>
            <w:tcW w:w="2700" w:type="dxa"/>
            <w:tcBorders>
              <w:top w:val="single" w:sz="12" w:space="0" w:color="auto"/>
              <w:bottom w:val="single" w:sz="4" w:space="0" w:color="auto"/>
            </w:tcBorders>
          </w:tcPr>
          <w:p w14:paraId="6C9A04A4" w14:textId="77777777" w:rsidR="00D31F95" w:rsidRDefault="00D31F95" w:rsidP="00650EB3">
            <w:pPr>
              <w:pStyle w:val="Body"/>
            </w:pPr>
          </w:p>
        </w:tc>
        <w:tc>
          <w:tcPr>
            <w:tcW w:w="1350" w:type="dxa"/>
            <w:tcBorders>
              <w:top w:val="single" w:sz="12" w:space="0" w:color="auto"/>
              <w:bottom w:val="single" w:sz="4" w:space="0" w:color="auto"/>
            </w:tcBorders>
          </w:tcPr>
          <w:p w14:paraId="6BB0F379" w14:textId="4F904286" w:rsidR="00D31F95" w:rsidRPr="00C23D17" w:rsidRDefault="00D31F95" w:rsidP="00CA3AFD">
            <w:pPr>
              <w:pStyle w:val="Body"/>
              <w:jc w:val="center"/>
            </w:pPr>
            <w:r w:rsidRPr="00C23D17">
              <w:t>No</w:t>
            </w:r>
          </w:p>
        </w:tc>
      </w:tr>
      <w:tr w:rsidR="00D31F95" w14:paraId="4ECFE91D" w14:textId="77777777" w:rsidTr="00C23D17">
        <w:tc>
          <w:tcPr>
            <w:tcW w:w="828" w:type="dxa"/>
            <w:tcBorders>
              <w:top w:val="single" w:sz="4" w:space="0" w:color="auto"/>
            </w:tcBorders>
            <w:shd w:val="clear" w:color="auto" w:fill="auto"/>
            <w:vAlign w:val="center"/>
          </w:tcPr>
          <w:p w14:paraId="73E0F576" w14:textId="6F53D534" w:rsidR="00D31F95" w:rsidRPr="00C23D17" w:rsidRDefault="00D31F95" w:rsidP="00650EB3">
            <w:pPr>
              <w:pStyle w:val="Body"/>
              <w:rPr>
                <w:rFonts w:ascii="Times New Roman" w:hAnsi="Times New Roman"/>
              </w:rPr>
            </w:pPr>
            <w:r w:rsidRPr="00C23D17">
              <w:rPr>
                <w:rFonts w:ascii="Times New Roman" w:hAnsi="Times New Roman"/>
                <w:iCs/>
                <w:kern w:val="0"/>
              </w:rPr>
              <w:t>65401</w:t>
            </w:r>
          </w:p>
        </w:tc>
        <w:tc>
          <w:tcPr>
            <w:tcW w:w="3690" w:type="dxa"/>
            <w:tcBorders>
              <w:top w:val="single" w:sz="4" w:space="0" w:color="auto"/>
            </w:tcBorders>
          </w:tcPr>
          <w:p w14:paraId="1835B611" w14:textId="17B421F7" w:rsidR="00D31F95" w:rsidRDefault="00D31F95" w:rsidP="00650EB3">
            <w:pPr>
              <w:pStyle w:val="Body"/>
            </w:pPr>
            <w:r>
              <w:t>TWDM system profile</w:t>
            </w:r>
          </w:p>
        </w:tc>
        <w:tc>
          <w:tcPr>
            <w:tcW w:w="2700" w:type="dxa"/>
            <w:tcBorders>
              <w:top w:val="single" w:sz="4" w:space="0" w:color="auto"/>
            </w:tcBorders>
          </w:tcPr>
          <w:p w14:paraId="286B0C22" w14:textId="77777777" w:rsidR="00D31F95" w:rsidRDefault="00D31F95" w:rsidP="00650EB3">
            <w:pPr>
              <w:pStyle w:val="Body"/>
              <w:jc w:val="center"/>
            </w:pPr>
          </w:p>
        </w:tc>
        <w:tc>
          <w:tcPr>
            <w:tcW w:w="1350" w:type="dxa"/>
            <w:tcBorders>
              <w:top w:val="single" w:sz="4" w:space="0" w:color="auto"/>
            </w:tcBorders>
          </w:tcPr>
          <w:p w14:paraId="2DBD3611" w14:textId="1FDFE511" w:rsidR="00D31F95" w:rsidRPr="00C23D17" w:rsidRDefault="00946F2D" w:rsidP="00CA3AFD">
            <w:pPr>
              <w:pStyle w:val="Body"/>
              <w:jc w:val="center"/>
            </w:pPr>
            <w:r>
              <w:t xml:space="preserve"> 442</w:t>
            </w:r>
          </w:p>
        </w:tc>
      </w:tr>
      <w:tr w:rsidR="00D31F95" w14:paraId="2A999065" w14:textId="77777777" w:rsidTr="00C23D17">
        <w:tc>
          <w:tcPr>
            <w:tcW w:w="828" w:type="dxa"/>
            <w:tcBorders>
              <w:top w:val="single" w:sz="4" w:space="0" w:color="auto"/>
            </w:tcBorders>
            <w:shd w:val="clear" w:color="auto" w:fill="auto"/>
            <w:vAlign w:val="center"/>
          </w:tcPr>
          <w:p w14:paraId="66807CDC" w14:textId="3EC81291" w:rsidR="00D31F95" w:rsidRPr="00C23D17" w:rsidRDefault="00D31F95" w:rsidP="00650EB3">
            <w:pPr>
              <w:pStyle w:val="Body"/>
              <w:rPr>
                <w:rFonts w:ascii="Times New Roman" w:hAnsi="Times New Roman"/>
              </w:rPr>
            </w:pPr>
            <w:r w:rsidRPr="00C23D17">
              <w:rPr>
                <w:rFonts w:ascii="Times New Roman" w:hAnsi="Times New Roman"/>
                <w:iCs/>
                <w:kern w:val="0"/>
              </w:rPr>
              <w:t>65402</w:t>
            </w:r>
          </w:p>
        </w:tc>
        <w:tc>
          <w:tcPr>
            <w:tcW w:w="3690" w:type="dxa"/>
            <w:tcBorders>
              <w:top w:val="single" w:sz="4" w:space="0" w:color="auto"/>
            </w:tcBorders>
          </w:tcPr>
          <w:p w14:paraId="6A42F942" w14:textId="7487CD61" w:rsidR="00D31F95" w:rsidRDefault="00D31F95" w:rsidP="00650EB3">
            <w:pPr>
              <w:pStyle w:val="Body"/>
            </w:pPr>
            <w:r>
              <w:t>TWDM channel</w:t>
            </w:r>
          </w:p>
        </w:tc>
        <w:tc>
          <w:tcPr>
            <w:tcW w:w="2700" w:type="dxa"/>
            <w:tcBorders>
              <w:top w:val="single" w:sz="4" w:space="0" w:color="auto"/>
            </w:tcBorders>
          </w:tcPr>
          <w:p w14:paraId="7C7C6FD9" w14:textId="77777777" w:rsidR="00D31F95" w:rsidRDefault="00D31F95" w:rsidP="00650EB3">
            <w:pPr>
              <w:pStyle w:val="Body"/>
            </w:pPr>
          </w:p>
        </w:tc>
        <w:tc>
          <w:tcPr>
            <w:tcW w:w="1350" w:type="dxa"/>
            <w:tcBorders>
              <w:top w:val="single" w:sz="4" w:space="0" w:color="auto"/>
            </w:tcBorders>
          </w:tcPr>
          <w:p w14:paraId="4CDBE2D3" w14:textId="6B638AA6" w:rsidR="00D31F95" w:rsidRPr="00C23D17" w:rsidRDefault="00946F2D" w:rsidP="00CA3AFD">
            <w:pPr>
              <w:pStyle w:val="Body"/>
              <w:jc w:val="center"/>
            </w:pPr>
            <w:r>
              <w:t xml:space="preserve"> 443</w:t>
            </w:r>
          </w:p>
        </w:tc>
      </w:tr>
      <w:tr w:rsidR="00D31F95" w14:paraId="5C8B44BA" w14:textId="77777777" w:rsidTr="00C23D17">
        <w:tc>
          <w:tcPr>
            <w:tcW w:w="828" w:type="dxa"/>
            <w:tcBorders>
              <w:bottom w:val="single" w:sz="4" w:space="0" w:color="auto"/>
            </w:tcBorders>
            <w:shd w:val="clear" w:color="auto" w:fill="auto"/>
            <w:vAlign w:val="center"/>
          </w:tcPr>
          <w:p w14:paraId="07C27EBB" w14:textId="090268DE" w:rsidR="00D31F95" w:rsidRPr="00C23D17" w:rsidRDefault="00D31F95" w:rsidP="00650EB3">
            <w:pPr>
              <w:pStyle w:val="Body"/>
              <w:rPr>
                <w:rFonts w:ascii="Times New Roman" w:hAnsi="Times New Roman"/>
              </w:rPr>
            </w:pPr>
            <w:r w:rsidRPr="00C23D17">
              <w:rPr>
                <w:rFonts w:ascii="Times New Roman" w:hAnsi="Times New Roman"/>
                <w:iCs/>
                <w:kern w:val="0"/>
              </w:rPr>
              <w:t>65403</w:t>
            </w:r>
          </w:p>
        </w:tc>
        <w:tc>
          <w:tcPr>
            <w:tcW w:w="3690" w:type="dxa"/>
            <w:tcBorders>
              <w:bottom w:val="single" w:sz="4" w:space="0" w:color="auto"/>
            </w:tcBorders>
          </w:tcPr>
          <w:p w14:paraId="4B8474B2" w14:textId="3D6226E6" w:rsidR="00D31F95" w:rsidRDefault="00D31F95" w:rsidP="00650EB3">
            <w:pPr>
              <w:pStyle w:val="Body"/>
            </w:pPr>
            <w:r>
              <w:t>Watchdog config data</w:t>
            </w:r>
          </w:p>
        </w:tc>
        <w:tc>
          <w:tcPr>
            <w:tcW w:w="2700" w:type="dxa"/>
            <w:tcBorders>
              <w:bottom w:val="single" w:sz="4" w:space="0" w:color="auto"/>
            </w:tcBorders>
          </w:tcPr>
          <w:p w14:paraId="75EEF4F3" w14:textId="18DEFB7A" w:rsidR="00D31F95" w:rsidRDefault="00D31F95" w:rsidP="00650EB3">
            <w:pPr>
              <w:pStyle w:val="Body"/>
            </w:pPr>
          </w:p>
        </w:tc>
        <w:tc>
          <w:tcPr>
            <w:tcW w:w="1350" w:type="dxa"/>
            <w:tcBorders>
              <w:bottom w:val="single" w:sz="4" w:space="0" w:color="auto"/>
            </w:tcBorders>
          </w:tcPr>
          <w:p w14:paraId="6B37F3A7" w14:textId="286FBD01" w:rsidR="00D31F95" w:rsidRPr="00C23D17" w:rsidRDefault="00D31F95" w:rsidP="00CA3AFD">
            <w:pPr>
              <w:pStyle w:val="Body"/>
              <w:jc w:val="center"/>
            </w:pPr>
            <w:r w:rsidRPr="00C23D17">
              <w:t>Yes</w:t>
            </w:r>
          </w:p>
        </w:tc>
      </w:tr>
      <w:tr w:rsidR="00D31F95" w14:paraId="63305109" w14:textId="77777777" w:rsidTr="00C23D17">
        <w:tc>
          <w:tcPr>
            <w:tcW w:w="828" w:type="dxa"/>
            <w:tcBorders>
              <w:top w:val="single" w:sz="4" w:space="0" w:color="auto"/>
              <w:bottom w:val="single" w:sz="4" w:space="0" w:color="auto"/>
            </w:tcBorders>
            <w:shd w:val="clear" w:color="auto" w:fill="auto"/>
            <w:vAlign w:val="center"/>
          </w:tcPr>
          <w:p w14:paraId="2547C171" w14:textId="3FB917DE" w:rsidR="00D31F95" w:rsidRPr="00C23D17" w:rsidRDefault="00D31F95" w:rsidP="00A61185">
            <w:pPr>
              <w:pStyle w:val="Body"/>
              <w:rPr>
                <w:rFonts w:ascii="Times New Roman" w:hAnsi="Times New Roman"/>
              </w:rPr>
            </w:pPr>
            <w:r w:rsidRPr="00C23D17">
              <w:rPr>
                <w:rFonts w:ascii="Times New Roman" w:hAnsi="Times New Roman"/>
                <w:iCs/>
                <w:kern w:val="0"/>
              </w:rPr>
              <w:t>65404</w:t>
            </w:r>
          </w:p>
        </w:tc>
        <w:tc>
          <w:tcPr>
            <w:tcW w:w="3690" w:type="dxa"/>
            <w:tcBorders>
              <w:top w:val="single" w:sz="4" w:space="0" w:color="auto"/>
              <w:bottom w:val="single" w:sz="4" w:space="0" w:color="auto"/>
            </w:tcBorders>
            <w:vAlign w:val="center"/>
          </w:tcPr>
          <w:p w14:paraId="4CD4D87B" w14:textId="797B2C81" w:rsidR="00D31F95" w:rsidRDefault="00D31F95" w:rsidP="00A61185">
            <w:pPr>
              <w:pStyle w:val="Body"/>
              <w:rPr>
                <w:color w:val="000000"/>
              </w:rPr>
            </w:pPr>
            <w:r>
              <w:rPr>
                <w:color w:val="000000"/>
              </w:rPr>
              <w:t>Watchdog PM history data</w:t>
            </w:r>
          </w:p>
        </w:tc>
        <w:tc>
          <w:tcPr>
            <w:tcW w:w="2700" w:type="dxa"/>
            <w:tcBorders>
              <w:top w:val="single" w:sz="4" w:space="0" w:color="auto"/>
              <w:bottom w:val="single" w:sz="4" w:space="0" w:color="auto"/>
            </w:tcBorders>
          </w:tcPr>
          <w:p w14:paraId="3808CEC2" w14:textId="652B271D" w:rsidR="00D31F95" w:rsidRDefault="00D31F95" w:rsidP="00A22E37">
            <w:pPr>
              <w:pStyle w:val="Body"/>
            </w:pPr>
          </w:p>
        </w:tc>
        <w:tc>
          <w:tcPr>
            <w:tcW w:w="1350" w:type="dxa"/>
            <w:tcBorders>
              <w:top w:val="single" w:sz="4" w:space="0" w:color="auto"/>
              <w:bottom w:val="single" w:sz="4" w:space="0" w:color="auto"/>
            </w:tcBorders>
          </w:tcPr>
          <w:p w14:paraId="44F0C131" w14:textId="27C4995C" w:rsidR="00D31F95" w:rsidRPr="00C23D17" w:rsidRDefault="00D31F95" w:rsidP="00CA3AFD">
            <w:pPr>
              <w:pStyle w:val="Body"/>
              <w:jc w:val="center"/>
            </w:pPr>
            <w:r w:rsidRPr="00C23D17">
              <w:t>Yes</w:t>
            </w:r>
          </w:p>
        </w:tc>
      </w:tr>
      <w:tr w:rsidR="00C21F8E" w14:paraId="3FDC656E" w14:textId="77777777" w:rsidTr="00C23D17">
        <w:tc>
          <w:tcPr>
            <w:tcW w:w="828" w:type="dxa"/>
            <w:tcBorders>
              <w:top w:val="single" w:sz="4" w:space="0" w:color="auto"/>
              <w:bottom w:val="single" w:sz="4" w:space="0" w:color="auto"/>
            </w:tcBorders>
            <w:shd w:val="clear" w:color="auto" w:fill="auto"/>
            <w:vAlign w:val="center"/>
          </w:tcPr>
          <w:p w14:paraId="1FEAF92F" w14:textId="7CF37574"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65420</w:t>
            </w:r>
          </w:p>
        </w:tc>
        <w:tc>
          <w:tcPr>
            <w:tcW w:w="3690" w:type="dxa"/>
            <w:tcBorders>
              <w:top w:val="single" w:sz="4" w:space="0" w:color="auto"/>
              <w:bottom w:val="single" w:sz="4" w:space="0" w:color="auto"/>
            </w:tcBorders>
            <w:vAlign w:val="center"/>
          </w:tcPr>
          <w:p w14:paraId="14664B3B" w14:textId="24D52009" w:rsidR="00C21F8E" w:rsidRDefault="00C21F8E" w:rsidP="00A61185">
            <w:pPr>
              <w:pStyle w:val="Body"/>
              <w:rPr>
                <w:color w:val="000000"/>
              </w:rPr>
            </w:pPr>
            <w:r>
              <w:rPr>
                <w:color w:val="000000"/>
              </w:rPr>
              <w:t>Flexible Configuration Status Portal</w:t>
            </w:r>
          </w:p>
        </w:tc>
        <w:tc>
          <w:tcPr>
            <w:tcW w:w="2700" w:type="dxa"/>
            <w:tcBorders>
              <w:top w:val="single" w:sz="4" w:space="0" w:color="auto"/>
              <w:bottom w:val="single" w:sz="4" w:space="0" w:color="auto"/>
            </w:tcBorders>
          </w:tcPr>
          <w:p w14:paraId="3360D107" w14:textId="77777777" w:rsidR="00C21F8E" w:rsidRDefault="00C21F8E" w:rsidP="00A22E37">
            <w:pPr>
              <w:pStyle w:val="Body"/>
            </w:pPr>
          </w:p>
        </w:tc>
        <w:tc>
          <w:tcPr>
            <w:tcW w:w="1350" w:type="dxa"/>
            <w:tcBorders>
              <w:top w:val="single" w:sz="4" w:space="0" w:color="auto"/>
              <w:bottom w:val="single" w:sz="4" w:space="0" w:color="auto"/>
            </w:tcBorders>
          </w:tcPr>
          <w:p w14:paraId="243FD508" w14:textId="519EEFF0" w:rsidR="00C21F8E" w:rsidRPr="00C23D17" w:rsidRDefault="00C21F8E" w:rsidP="00CA3AFD">
            <w:pPr>
              <w:pStyle w:val="Body"/>
              <w:jc w:val="center"/>
            </w:pPr>
            <w:r w:rsidRPr="00C23D17">
              <w:t>Yes</w:t>
            </w:r>
          </w:p>
        </w:tc>
      </w:tr>
      <w:tr w:rsidR="00C21F8E" w14:paraId="2E2667D1" w14:textId="77777777" w:rsidTr="00C23D17">
        <w:tc>
          <w:tcPr>
            <w:tcW w:w="828" w:type="dxa"/>
            <w:tcBorders>
              <w:top w:val="single" w:sz="4" w:space="0" w:color="auto"/>
              <w:bottom w:val="single" w:sz="4" w:space="0" w:color="auto"/>
            </w:tcBorders>
            <w:shd w:val="clear" w:color="auto" w:fill="auto"/>
            <w:vAlign w:val="center"/>
          </w:tcPr>
          <w:p w14:paraId="7714A8A0" w14:textId="22EDDFF9"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65421</w:t>
            </w:r>
          </w:p>
        </w:tc>
        <w:tc>
          <w:tcPr>
            <w:tcW w:w="3690" w:type="dxa"/>
            <w:tcBorders>
              <w:top w:val="single" w:sz="4" w:space="0" w:color="auto"/>
              <w:bottom w:val="single" w:sz="4" w:space="0" w:color="auto"/>
            </w:tcBorders>
            <w:vAlign w:val="center"/>
          </w:tcPr>
          <w:p w14:paraId="6E95F55D" w14:textId="78DF01F5" w:rsidR="00C21F8E" w:rsidRDefault="00C21F8E" w:rsidP="00A61185">
            <w:pPr>
              <w:pStyle w:val="Body"/>
              <w:rPr>
                <w:color w:val="000000"/>
              </w:rPr>
            </w:pPr>
            <w:r>
              <w:rPr>
                <w:color w:val="000000"/>
              </w:rPr>
              <w:t>Flexible Configuration Status Portal PM history data</w:t>
            </w:r>
          </w:p>
        </w:tc>
        <w:tc>
          <w:tcPr>
            <w:tcW w:w="2700" w:type="dxa"/>
            <w:tcBorders>
              <w:top w:val="single" w:sz="4" w:space="0" w:color="auto"/>
              <w:bottom w:val="single" w:sz="4" w:space="0" w:color="auto"/>
            </w:tcBorders>
          </w:tcPr>
          <w:p w14:paraId="09F2D8B7" w14:textId="77777777" w:rsidR="00C21F8E" w:rsidRDefault="00C21F8E" w:rsidP="00B914ED">
            <w:pPr>
              <w:pStyle w:val="Body"/>
              <w:jc w:val="center"/>
            </w:pPr>
          </w:p>
        </w:tc>
        <w:tc>
          <w:tcPr>
            <w:tcW w:w="1350" w:type="dxa"/>
            <w:tcBorders>
              <w:top w:val="single" w:sz="4" w:space="0" w:color="auto"/>
              <w:bottom w:val="single" w:sz="4" w:space="0" w:color="auto"/>
            </w:tcBorders>
          </w:tcPr>
          <w:p w14:paraId="4470958F" w14:textId="5967A85F" w:rsidR="00C21F8E" w:rsidRPr="00C23D17" w:rsidRDefault="00C21F8E" w:rsidP="00CA3AFD">
            <w:pPr>
              <w:pStyle w:val="Body"/>
              <w:jc w:val="center"/>
            </w:pPr>
            <w:r w:rsidRPr="00C23D17">
              <w:t>Yes</w:t>
            </w:r>
          </w:p>
        </w:tc>
      </w:tr>
      <w:tr w:rsidR="00C21F8E" w14:paraId="4FFF3FC5" w14:textId="77777777" w:rsidTr="00C23D17">
        <w:tc>
          <w:tcPr>
            <w:tcW w:w="828" w:type="dxa"/>
            <w:tcBorders>
              <w:top w:val="single" w:sz="4" w:space="0" w:color="auto"/>
              <w:bottom w:val="single" w:sz="4" w:space="0" w:color="auto"/>
            </w:tcBorders>
            <w:shd w:val="clear" w:color="auto" w:fill="auto"/>
            <w:vAlign w:val="center"/>
          </w:tcPr>
          <w:p w14:paraId="5F33170C" w14:textId="1AB61E9D" w:rsidR="00C21F8E" w:rsidRPr="00C23D17" w:rsidRDefault="00C21F8E" w:rsidP="00A61185">
            <w:pPr>
              <w:pStyle w:val="Body"/>
              <w:rPr>
                <w:rFonts w:ascii="Times New Roman" w:hAnsi="Times New Roman"/>
                <w:iCs/>
                <w:kern w:val="0"/>
              </w:rPr>
            </w:pPr>
            <w:r w:rsidRPr="00C23D17">
              <w:rPr>
                <w:rFonts w:ascii="Times New Roman" w:hAnsi="Times New Roman"/>
                <w:iCs/>
                <w:kern w:val="0"/>
              </w:rPr>
              <w:t>65422</w:t>
            </w:r>
          </w:p>
        </w:tc>
        <w:tc>
          <w:tcPr>
            <w:tcW w:w="3690" w:type="dxa"/>
            <w:tcBorders>
              <w:top w:val="single" w:sz="4" w:space="0" w:color="auto"/>
              <w:bottom w:val="single" w:sz="4" w:space="0" w:color="auto"/>
            </w:tcBorders>
            <w:vAlign w:val="center"/>
          </w:tcPr>
          <w:p w14:paraId="4608210B" w14:textId="3925D0E7" w:rsidR="00C21F8E" w:rsidRDefault="00C21F8E" w:rsidP="00A61185">
            <w:pPr>
              <w:pStyle w:val="Body"/>
              <w:rPr>
                <w:color w:val="000000"/>
              </w:rPr>
            </w:pPr>
            <w:r>
              <w:rPr>
                <w:color w:val="000000"/>
              </w:rPr>
              <w:t>ONU3-G</w:t>
            </w:r>
          </w:p>
        </w:tc>
        <w:tc>
          <w:tcPr>
            <w:tcW w:w="2700" w:type="dxa"/>
            <w:tcBorders>
              <w:top w:val="single" w:sz="4" w:space="0" w:color="auto"/>
              <w:bottom w:val="single" w:sz="4" w:space="0" w:color="auto"/>
            </w:tcBorders>
          </w:tcPr>
          <w:p w14:paraId="40E87C3C" w14:textId="77777777" w:rsidR="00C21F8E" w:rsidRDefault="00C21F8E" w:rsidP="00A22E37">
            <w:pPr>
              <w:pStyle w:val="Body"/>
            </w:pPr>
          </w:p>
        </w:tc>
        <w:tc>
          <w:tcPr>
            <w:tcW w:w="1350" w:type="dxa"/>
            <w:tcBorders>
              <w:top w:val="single" w:sz="4" w:space="0" w:color="auto"/>
              <w:bottom w:val="single" w:sz="4" w:space="0" w:color="auto"/>
            </w:tcBorders>
          </w:tcPr>
          <w:p w14:paraId="31F2F073" w14:textId="64CAFB76" w:rsidR="00C21F8E" w:rsidRPr="00C23D17" w:rsidRDefault="00946F2D" w:rsidP="00CA3AFD">
            <w:pPr>
              <w:pStyle w:val="Body"/>
              <w:jc w:val="center"/>
            </w:pPr>
            <w:r>
              <w:t xml:space="preserve"> 441</w:t>
            </w:r>
          </w:p>
        </w:tc>
      </w:tr>
      <w:tr w:rsidR="00C21F8E" w14:paraId="36C9D261" w14:textId="77777777" w:rsidTr="00C23D17">
        <w:tc>
          <w:tcPr>
            <w:tcW w:w="828" w:type="dxa"/>
            <w:tcBorders>
              <w:top w:val="single" w:sz="12" w:space="0" w:color="auto"/>
              <w:bottom w:val="single" w:sz="12" w:space="0" w:color="auto"/>
            </w:tcBorders>
            <w:shd w:val="clear" w:color="auto" w:fill="auto"/>
            <w:vAlign w:val="center"/>
          </w:tcPr>
          <w:p w14:paraId="4E4EC5A9" w14:textId="27A024BE" w:rsidR="00C21F8E" w:rsidRPr="00C23D17" w:rsidRDefault="00C21F8E" w:rsidP="00A61185">
            <w:pPr>
              <w:pStyle w:val="Body"/>
              <w:rPr>
                <w:rFonts w:ascii="Times New Roman" w:hAnsi="Times New Roman"/>
              </w:rPr>
            </w:pPr>
            <w:r w:rsidRPr="00C23D17">
              <w:rPr>
                <w:rFonts w:ascii="Times New Roman" w:hAnsi="Times New Roman"/>
                <w:iCs/>
                <w:kern w:val="0"/>
              </w:rPr>
              <w:t>65405</w:t>
            </w:r>
          </w:p>
        </w:tc>
        <w:tc>
          <w:tcPr>
            <w:tcW w:w="3690" w:type="dxa"/>
            <w:tcBorders>
              <w:top w:val="single" w:sz="12" w:space="0" w:color="auto"/>
              <w:bottom w:val="single" w:sz="12" w:space="0" w:color="auto"/>
            </w:tcBorders>
            <w:vAlign w:val="center"/>
          </w:tcPr>
          <w:p w14:paraId="3F01C6B3" w14:textId="438873ED" w:rsidR="00C21F8E" w:rsidRDefault="00C21F8E" w:rsidP="00A61185">
            <w:pPr>
              <w:pStyle w:val="Body"/>
              <w:rPr>
                <w:color w:val="000000"/>
              </w:rPr>
            </w:pPr>
            <w:r>
              <w:rPr>
                <w:color w:val="000000"/>
              </w:rPr>
              <w:t>SIP UNI Application server alarm status</w:t>
            </w:r>
          </w:p>
        </w:tc>
        <w:tc>
          <w:tcPr>
            <w:tcW w:w="2700" w:type="dxa"/>
            <w:tcBorders>
              <w:top w:val="single" w:sz="12" w:space="0" w:color="auto"/>
              <w:bottom w:val="single" w:sz="12" w:space="0" w:color="auto"/>
            </w:tcBorders>
          </w:tcPr>
          <w:p w14:paraId="5F7DF3A0" w14:textId="77777777" w:rsidR="00C21F8E" w:rsidRDefault="00C21F8E" w:rsidP="00CA3AFD">
            <w:pPr>
              <w:pStyle w:val="Body"/>
            </w:pPr>
          </w:p>
        </w:tc>
        <w:tc>
          <w:tcPr>
            <w:tcW w:w="1350" w:type="dxa"/>
            <w:tcBorders>
              <w:top w:val="single" w:sz="12" w:space="0" w:color="auto"/>
              <w:bottom w:val="single" w:sz="12" w:space="0" w:color="auto"/>
            </w:tcBorders>
          </w:tcPr>
          <w:p w14:paraId="7DF839AE" w14:textId="233FF7B1" w:rsidR="00C21F8E" w:rsidRPr="00C23D17" w:rsidRDefault="00C21F8E" w:rsidP="00CA3AFD">
            <w:pPr>
              <w:pStyle w:val="Body"/>
              <w:jc w:val="center"/>
            </w:pPr>
            <w:r w:rsidRPr="00C23D17">
              <w:t>Yes</w:t>
            </w:r>
          </w:p>
        </w:tc>
      </w:tr>
      <w:tr w:rsidR="00C21F8E" w14:paraId="249DB135" w14:textId="77777777" w:rsidTr="00C23D17">
        <w:tc>
          <w:tcPr>
            <w:tcW w:w="828" w:type="dxa"/>
            <w:tcBorders>
              <w:top w:val="single" w:sz="4" w:space="0" w:color="auto"/>
            </w:tcBorders>
            <w:shd w:val="clear" w:color="auto" w:fill="auto"/>
            <w:vAlign w:val="center"/>
          </w:tcPr>
          <w:p w14:paraId="04A8A233" w14:textId="0AE96114" w:rsidR="00C21F8E" w:rsidRPr="00C23D17" w:rsidRDefault="00C21F8E" w:rsidP="00A61185">
            <w:pPr>
              <w:pStyle w:val="Body"/>
              <w:rPr>
                <w:rFonts w:ascii="Times New Roman" w:hAnsi="Times New Roman"/>
              </w:rPr>
            </w:pPr>
            <w:r w:rsidRPr="00C23D17">
              <w:rPr>
                <w:rFonts w:ascii="Times New Roman" w:hAnsi="Times New Roman"/>
                <w:iCs/>
                <w:kern w:val="0"/>
              </w:rPr>
              <w:t>65406</w:t>
            </w:r>
          </w:p>
        </w:tc>
        <w:tc>
          <w:tcPr>
            <w:tcW w:w="3690" w:type="dxa"/>
            <w:tcBorders>
              <w:top w:val="single" w:sz="4" w:space="0" w:color="auto"/>
            </w:tcBorders>
            <w:vAlign w:val="center"/>
          </w:tcPr>
          <w:p w14:paraId="54632497" w14:textId="46C0212A" w:rsidR="00C21F8E" w:rsidRDefault="00C21F8E" w:rsidP="002F559E">
            <w:pPr>
              <w:pStyle w:val="Body"/>
              <w:rPr>
                <w:color w:val="000000"/>
              </w:rPr>
            </w:pPr>
            <w:r>
              <w:rPr>
                <w:color w:val="000000"/>
              </w:rPr>
              <w:t>TWDM channel PHY/LODS PM history data</w:t>
            </w:r>
          </w:p>
        </w:tc>
        <w:tc>
          <w:tcPr>
            <w:tcW w:w="2700" w:type="dxa"/>
            <w:tcBorders>
              <w:top w:val="single" w:sz="4" w:space="0" w:color="auto"/>
            </w:tcBorders>
          </w:tcPr>
          <w:p w14:paraId="0C24823C" w14:textId="68FCAFC8" w:rsidR="00C21F8E" w:rsidRDefault="00C21F8E" w:rsidP="00CA3AFD">
            <w:pPr>
              <w:pStyle w:val="Body"/>
            </w:pPr>
            <w:r>
              <w:t>Per Tab 14-1/G.989.3</w:t>
            </w:r>
          </w:p>
        </w:tc>
        <w:tc>
          <w:tcPr>
            <w:tcW w:w="1350" w:type="dxa"/>
            <w:tcBorders>
              <w:top w:val="single" w:sz="4" w:space="0" w:color="auto"/>
            </w:tcBorders>
          </w:tcPr>
          <w:p w14:paraId="6FA4E979" w14:textId="5A1DD321" w:rsidR="00C21F8E" w:rsidRPr="00C23D17" w:rsidRDefault="00946F2D" w:rsidP="00CA3AFD">
            <w:pPr>
              <w:pStyle w:val="Body"/>
              <w:jc w:val="center"/>
            </w:pPr>
            <w:r>
              <w:t xml:space="preserve"> 444</w:t>
            </w:r>
          </w:p>
        </w:tc>
      </w:tr>
      <w:tr w:rsidR="00C21F8E" w14:paraId="6D3B2E93" w14:textId="77777777" w:rsidTr="00C23D17">
        <w:tc>
          <w:tcPr>
            <w:tcW w:w="828" w:type="dxa"/>
            <w:shd w:val="clear" w:color="auto" w:fill="auto"/>
            <w:vAlign w:val="center"/>
          </w:tcPr>
          <w:p w14:paraId="7C309A1E" w14:textId="7F545283" w:rsidR="00C21F8E" w:rsidRPr="00C23D17" w:rsidRDefault="00C21F8E" w:rsidP="00A61185">
            <w:pPr>
              <w:pStyle w:val="Body"/>
              <w:rPr>
                <w:rFonts w:ascii="Times New Roman" w:hAnsi="Times New Roman"/>
              </w:rPr>
            </w:pPr>
            <w:r w:rsidRPr="00C23D17">
              <w:rPr>
                <w:rFonts w:ascii="Times New Roman" w:hAnsi="Times New Roman"/>
                <w:iCs/>
                <w:kern w:val="0"/>
              </w:rPr>
              <w:t>65407</w:t>
            </w:r>
          </w:p>
        </w:tc>
        <w:tc>
          <w:tcPr>
            <w:tcW w:w="3690" w:type="dxa"/>
            <w:vAlign w:val="center"/>
          </w:tcPr>
          <w:p w14:paraId="6F955FCA" w14:textId="32AF09E9" w:rsidR="00C21F8E" w:rsidRDefault="00C21F8E" w:rsidP="002F559E">
            <w:pPr>
              <w:pStyle w:val="Body"/>
              <w:rPr>
                <w:color w:val="000000"/>
              </w:rPr>
            </w:pPr>
            <w:r>
              <w:rPr>
                <w:color w:val="000000"/>
              </w:rPr>
              <w:t>TWDM channel XGEM PM history data</w:t>
            </w:r>
          </w:p>
        </w:tc>
        <w:tc>
          <w:tcPr>
            <w:tcW w:w="2700" w:type="dxa"/>
          </w:tcPr>
          <w:p w14:paraId="2986FF9F" w14:textId="11268660" w:rsidR="00C21F8E" w:rsidRDefault="00C21F8E" w:rsidP="00CA3AFD">
            <w:pPr>
              <w:pStyle w:val="Body"/>
            </w:pPr>
            <w:r>
              <w:t>Per Tab 14-1/G.989.3</w:t>
            </w:r>
          </w:p>
        </w:tc>
        <w:tc>
          <w:tcPr>
            <w:tcW w:w="1350" w:type="dxa"/>
          </w:tcPr>
          <w:p w14:paraId="3B094224" w14:textId="45397D18" w:rsidR="00C21F8E" w:rsidRPr="00C23D17" w:rsidRDefault="00946F2D" w:rsidP="00CA3AFD">
            <w:pPr>
              <w:pStyle w:val="Body"/>
              <w:jc w:val="center"/>
            </w:pPr>
            <w:r>
              <w:t xml:space="preserve"> 445</w:t>
            </w:r>
          </w:p>
        </w:tc>
      </w:tr>
      <w:tr w:rsidR="00C21F8E" w14:paraId="4D26C2F5" w14:textId="77777777" w:rsidTr="00C23D17">
        <w:tc>
          <w:tcPr>
            <w:tcW w:w="828" w:type="dxa"/>
            <w:shd w:val="clear" w:color="auto" w:fill="auto"/>
            <w:vAlign w:val="center"/>
          </w:tcPr>
          <w:p w14:paraId="69743131" w14:textId="374AE9AB" w:rsidR="00C21F8E" w:rsidRPr="00C23D17" w:rsidRDefault="00C21F8E" w:rsidP="00A61185">
            <w:pPr>
              <w:pStyle w:val="Body"/>
              <w:rPr>
                <w:rFonts w:ascii="Times New Roman" w:hAnsi="Times New Roman"/>
              </w:rPr>
            </w:pPr>
            <w:r w:rsidRPr="00C23D17">
              <w:rPr>
                <w:rFonts w:ascii="Times New Roman" w:hAnsi="Times New Roman"/>
                <w:iCs/>
                <w:kern w:val="0"/>
              </w:rPr>
              <w:t>65408</w:t>
            </w:r>
          </w:p>
        </w:tc>
        <w:tc>
          <w:tcPr>
            <w:tcW w:w="3690" w:type="dxa"/>
            <w:vAlign w:val="center"/>
          </w:tcPr>
          <w:p w14:paraId="29902514" w14:textId="17381D79" w:rsidR="00C21F8E" w:rsidRPr="005B0987" w:rsidRDefault="00C21F8E" w:rsidP="002F559E">
            <w:pPr>
              <w:pStyle w:val="Body"/>
            </w:pPr>
            <w:r w:rsidRPr="005B0987">
              <w:rPr>
                <w:color w:val="000000"/>
              </w:rPr>
              <w:t>TWDM channel PLOAM PM history data part 1</w:t>
            </w:r>
          </w:p>
        </w:tc>
        <w:tc>
          <w:tcPr>
            <w:tcW w:w="2700" w:type="dxa"/>
          </w:tcPr>
          <w:p w14:paraId="7258C18C" w14:textId="038D390E" w:rsidR="00C21F8E" w:rsidRDefault="00C21F8E" w:rsidP="00A61185">
            <w:pPr>
              <w:pStyle w:val="Body"/>
            </w:pPr>
            <w:r>
              <w:t>Per Tab 14-1/G.989.3</w:t>
            </w:r>
          </w:p>
        </w:tc>
        <w:tc>
          <w:tcPr>
            <w:tcW w:w="1350" w:type="dxa"/>
          </w:tcPr>
          <w:p w14:paraId="52060CD2" w14:textId="4980CEF8" w:rsidR="00C21F8E" w:rsidRPr="00C23D17" w:rsidRDefault="00946F2D" w:rsidP="002F559E">
            <w:pPr>
              <w:pStyle w:val="Body"/>
              <w:jc w:val="center"/>
            </w:pPr>
            <w:r>
              <w:t xml:space="preserve"> 446</w:t>
            </w:r>
          </w:p>
        </w:tc>
      </w:tr>
      <w:tr w:rsidR="00C21F8E" w14:paraId="0DC28469" w14:textId="77777777" w:rsidTr="00C23D17">
        <w:tc>
          <w:tcPr>
            <w:tcW w:w="828" w:type="dxa"/>
            <w:shd w:val="clear" w:color="auto" w:fill="auto"/>
            <w:vAlign w:val="center"/>
          </w:tcPr>
          <w:p w14:paraId="631215B5" w14:textId="39965BF8" w:rsidR="00C21F8E" w:rsidRPr="00C23D17" w:rsidRDefault="00C21F8E" w:rsidP="00A61185">
            <w:pPr>
              <w:pStyle w:val="Body"/>
              <w:rPr>
                <w:rFonts w:ascii="Times New Roman" w:hAnsi="Times New Roman"/>
              </w:rPr>
            </w:pPr>
            <w:r w:rsidRPr="00C23D17">
              <w:rPr>
                <w:rFonts w:ascii="Times New Roman" w:hAnsi="Times New Roman"/>
                <w:iCs/>
                <w:kern w:val="0"/>
              </w:rPr>
              <w:t>65409</w:t>
            </w:r>
          </w:p>
        </w:tc>
        <w:tc>
          <w:tcPr>
            <w:tcW w:w="3690" w:type="dxa"/>
            <w:vAlign w:val="center"/>
          </w:tcPr>
          <w:p w14:paraId="47D79F63" w14:textId="56C51EB5" w:rsidR="00C21F8E" w:rsidRPr="005B0987" w:rsidRDefault="00C21F8E" w:rsidP="00A61185">
            <w:pPr>
              <w:pStyle w:val="Body"/>
            </w:pPr>
            <w:r w:rsidRPr="005B0987">
              <w:rPr>
                <w:color w:val="000000"/>
              </w:rPr>
              <w:t>TWDM channel PLOAM PM history data part 2</w:t>
            </w:r>
          </w:p>
        </w:tc>
        <w:tc>
          <w:tcPr>
            <w:tcW w:w="2700" w:type="dxa"/>
          </w:tcPr>
          <w:p w14:paraId="4C419F38" w14:textId="34B5EF03" w:rsidR="00C21F8E" w:rsidRDefault="00C21F8E" w:rsidP="00A61185">
            <w:pPr>
              <w:pStyle w:val="Body"/>
            </w:pPr>
            <w:r>
              <w:t>Per Tab 14-1/G.989.3</w:t>
            </w:r>
          </w:p>
        </w:tc>
        <w:tc>
          <w:tcPr>
            <w:tcW w:w="1350" w:type="dxa"/>
          </w:tcPr>
          <w:p w14:paraId="0C860D8D" w14:textId="6D90E458" w:rsidR="00C21F8E" w:rsidRPr="00C23D17" w:rsidRDefault="00946F2D" w:rsidP="002F559E">
            <w:pPr>
              <w:pStyle w:val="Body"/>
              <w:jc w:val="center"/>
            </w:pPr>
            <w:r>
              <w:t xml:space="preserve"> 447</w:t>
            </w:r>
          </w:p>
        </w:tc>
      </w:tr>
      <w:tr w:rsidR="00C21F8E" w14:paraId="6DED4C37" w14:textId="77777777" w:rsidTr="00C23D17">
        <w:tc>
          <w:tcPr>
            <w:tcW w:w="828" w:type="dxa"/>
            <w:shd w:val="clear" w:color="auto" w:fill="auto"/>
            <w:vAlign w:val="center"/>
          </w:tcPr>
          <w:p w14:paraId="72F955CB" w14:textId="0224B960" w:rsidR="00C21F8E" w:rsidRPr="00C23D17" w:rsidRDefault="00C21F8E" w:rsidP="00A61185">
            <w:pPr>
              <w:pStyle w:val="Body"/>
              <w:rPr>
                <w:rFonts w:ascii="Times New Roman" w:hAnsi="Times New Roman"/>
              </w:rPr>
            </w:pPr>
            <w:r w:rsidRPr="00C23D17">
              <w:rPr>
                <w:rFonts w:ascii="Times New Roman" w:hAnsi="Times New Roman"/>
                <w:iCs/>
                <w:kern w:val="0"/>
              </w:rPr>
              <w:t>65410</w:t>
            </w:r>
          </w:p>
        </w:tc>
        <w:tc>
          <w:tcPr>
            <w:tcW w:w="3690" w:type="dxa"/>
            <w:vAlign w:val="center"/>
          </w:tcPr>
          <w:p w14:paraId="625D4408" w14:textId="7363E68D" w:rsidR="00C21F8E" w:rsidRPr="005B0987" w:rsidRDefault="00C21F8E" w:rsidP="00A61185">
            <w:pPr>
              <w:pStyle w:val="Body"/>
            </w:pPr>
            <w:r w:rsidRPr="005B0987">
              <w:rPr>
                <w:color w:val="000000"/>
              </w:rPr>
              <w:t>TWDM channel PLOAM PM history data part 3</w:t>
            </w:r>
          </w:p>
        </w:tc>
        <w:tc>
          <w:tcPr>
            <w:tcW w:w="2700" w:type="dxa"/>
          </w:tcPr>
          <w:p w14:paraId="2F07C757" w14:textId="480B4027" w:rsidR="00C21F8E" w:rsidRDefault="00C21F8E" w:rsidP="00A61185">
            <w:pPr>
              <w:pStyle w:val="Body"/>
            </w:pPr>
            <w:r>
              <w:t>Per Tab 14-1/G.989.3</w:t>
            </w:r>
          </w:p>
        </w:tc>
        <w:tc>
          <w:tcPr>
            <w:tcW w:w="1350" w:type="dxa"/>
          </w:tcPr>
          <w:p w14:paraId="587725AD" w14:textId="6A950584" w:rsidR="00C21F8E" w:rsidRPr="00C23D17" w:rsidRDefault="00946F2D" w:rsidP="002F559E">
            <w:pPr>
              <w:pStyle w:val="Body"/>
              <w:jc w:val="center"/>
            </w:pPr>
            <w:r>
              <w:t xml:space="preserve"> 448</w:t>
            </w:r>
          </w:p>
        </w:tc>
      </w:tr>
      <w:tr w:rsidR="00C21F8E" w14:paraId="7474B73E" w14:textId="77777777" w:rsidTr="00C23D17">
        <w:tc>
          <w:tcPr>
            <w:tcW w:w="828" w:type="dxa"/>
            <w:shd w:val="clear" w:color="auto" w:fill="auto"/>
            <w:vAlign w:val="center"/>
          </w:tcPr>
          <w:p w14:paraId="5DF15F61" w14:textId="4D239BE9" w:rsidR="00C21F8E" w:rsidRPr="00C23D17" w:rsidRDefault="00C21F8E" w:rsidP="00A61185">
            <w:pPr>
              <w:pStyle w:val="Body"/>
              <w:rPr>
                <w:rFonts w:ascii="Times New Roman" w:hAnsi="Times New Roman"/>
              </w:rPr>
            </w:pPr>
            <w:r w:rsidRPr="00C23D17">
              <w:rPr>
                <w:rFonts w:ascii="Times New Roman" w:hAnsi="Times New Roman"/>
                <w:iCs/>
                <w:kern w:val="0"/>
              </w:rPr>
              <w:t>65411</w:t>
            </w:r>
          </w:p>
        </w:tc>
        <w:tc>
          <w:tcPr>
            <w:tcW w:w="3690" w:type="dxa"/>
            <w:vAlign w:val="center"/>
          </w:tcPr>
          <w:p w14:paraId="0FE502A1" w14:textId="776B0B2C" w:rsidR="00C21F8E" w:rsidRPr="005B0987" w:rsidRDefault="00C21F8E" w:rsidP="002F559E">
            <w:pPr>
              <w:pStyle w:val="Body"/>
            </w:pPr>
            <w:r w:rsidRPr="005B0987">
              <w:rPr>
                <w:color w:val="000000"/>
              </w:rPr>
              <w:t>TWDM channel tuning PM history data part 1</w:t>
            </w:r>
          </w:p>
        </w:tc>
        <w:tc>
          <w:tcPr>
            <w:tcW w:w="2700" w:type="dxa"/>
          </w:tcPr>
          <w:p w14:paraId="5FA28DAA" w14:textId="546D7E83" w:rsidR="00C21F8E" w:rsidRDefault="00C21F8E" w:rsidP="00A61185">
            <w:pPr>
              <w:pStyle w:val="Body"/>
            </w:pPr>
            <w:r>
              <w:t>Per Tab 14-1/G.989.3</w:t>
            </w:r>
          </w:p>
        </w:tc>
        <w:tc>
          <w:tcPr>
            <w:tcW w:w="1350" w:type="dxa"/>
          </w:tcPr>
          <w:p w14:paraId="7A218EEB" w14:textId="72019B67" w:rsidR="00C21F8E" w:rsidRPr="00C23D17" w:rsidRDefault="00946F2D" w:rsidP="002F559E">
            <w:pPr>
              <w:pStyle w:val="Body"/>
              <w:jc w:val="center"/>
            </w:pPr>
            <w:r>
              <w:t xml:space="preserve"> 449</w:t>
            </w:r>
          </w:p>
        </w:tc>
      </w:tr>
      <w:tr w:rsidR="00C21F8E" w14:paraId="1D57789D" w14:textId="77777777" w:rsidTr="00C23D17">
        <w:tc>
          <w:tcPr>
            <w:tcW w:w="828" w:type="dxa"/>
            <w:shd w:val="clear" w:color="auto" w:fill="auto"/>
            <w:vAlign w:val="center"/>
          </w:tcPr>
          <w:p w14:paraId="5896A29C" w14:textId="1273C808" w:rsidR="00C21F8E" w:rsidRPr="00C23D17" w:rsidRDefault="00C21F8E" w:rsidP="00A61185">
            <w:pPr>
              <w:pStyle w:val="Body"/>
              <w:rPr>
                <w:rFonts w:ascii="Times New Roman" w:hAnsi="Times New Roman"/>
              </w:rPr>
            </w:pPr>
            <w:r w:rsidRPr="00C23D17">
              <w:rPr>
                <w:rFonts w:ascii="Times New Roman" w:hAnsi="Times New Roman"/>
                <w:iCs/>
                <w:kern w:val="0"/>
              </w:rPr>
              <w:t>65412</w:t>
            </w:r>
          </w:p>
        </w:tc>
        <w:tc>
          <w:tcPr>
            <w:tcW w:w="3690" w:type="dxa"/>
            <w:vAlign w:val="center"/>
          </w:tcPr>
          <w:p w14:paraId="25E913EA" w14:textId="580F8837" w:rsidR="00C21F8E" w:rsidRPr="005B0987" w:rsidRDefault="00C21F8E" w:rsidP="00A61185">
            <w:pPr>
              <w:pStyle w:val="Body"/>
            </w:pPr>
            <w:r w:rsidRPr="005B0987">
              <w:rPr>
                <w:color w:val="000000"/>
              </w:rPr>
              <w:t>TWDM channel tuning PM history data part 2</w:t>
            </w:r>
          </w:p>
        </w:tc>
        <w:tc>
          <w:tcPr>
            <w:tcW w:w="2700" w:type="dxa"/>
          </w:tcPr>
          <w:p w14:paraId="79ADB84B" w14:textId="4AAED084" w:rsidR="00C21F8E" w:rsidRDefault="00C21F8E" w:rsidP="00A61185">
            <w:pPr>
              <w:pStyle w:val="Body"/>
            </w:pPr>
            <w:r>
              <w:t>Per Tab 14-1/G.989.3</w:t>
            </w:r>
          </w:p>
        </w:tc>
        <w:tc>
          <w:tcPr>
            <w:tcW w:w="1350" w:type="dxa"/>
          </w:tcPr>
          <w:p w14:paraId="18840F9B" w14:textId="42B3A153" w:rsidR="00C21F8E" w:rsidRPr="00C23D17" w:rsidRDefault="00946F2D" w:rsidP="002F559E">
            <w:pPr>
              <w:pStyle w:val="Body"/>
              <w:jc w:val="center"/>
            </w:pPr>
            <w:r>
              <w:t xml:space="preserve"> 450</w:t>
            </w:r>
          </w:p>
        </w:tc>
      </w:tr>
      <w:tr w:rsidR="00C21F8E" w14:paraId="3E328BC7" w14:textId="77777777" w:rsidTr="00C23D17">
        <w:tc>
          <w:tcPr>
            <w:tcW w:w="828" w:type="dxa"/>
            <w:shd w:val="clear" w:color="auto" w:fill="auto"/>
            <w:vAlign w:val="center"/>
          </w:tcPr>
          <w:p w14:paraId="7A5E6DBB" w14:textId="305D45F2" w:rsidR="00C21F8E" w:rsidRPr="00C23D17" w:rsidRDefault="00C21F8E" w:rsidP="00A61185">
            <w:pPr>
              <w:pStyle w:val="Body"/>
              <w:rPr>
                <w:rFonts w:ascii="Times New Roman" w:hAnsi="Times New Roman"/>
              </w:rPr>
            </w:pPr>
            <w:r w:rsidRPr="00C23D17">
              <w:rPr>
                <w:rFonts w:ascii="Times New Roman" w:hAnsi="Times New Roman"/>
                <w:iCs/>
                <w:kern w:val="0"/>
              </w:rPr>
              <w:t>65413</w:t>
            </w:r>
          </w:p>
        </w:tc>
        <w:tc>
          <w:tcPr>
            <w:tcW w:w="3690" w:type="dxa"/>
            <w:vAlign w:val="center"/>
          </w:tcPr>
          <w:p w14:paraId="13A4AAFA" w14:textId="2A6E63B5" w:rsidR="00C21F8E" w:rsidRPr="005B0987" w:rsidRDefault="00C21F8E" w:rsidP="00A61185">
            <w:pPr>
              <w:pStyle w:val="Body"/>
            </w:pPr>
            <w:r w:rsidRPr="005B0987">
              <w:rPr>
                <w:color w:val="000000"/>
              </w:rPr>
              <w:t>TWDM channel tuning PM history data part 3</w:t>
            </w:r>
          </w:p>
        </w:tc>
        <w:tc>
          <w:tcPr>
            <w:tcW w:w="2700" w:type="dxa"/>
          </w:tcPr>
          <w:p w14:paraId="452790F3" w14:textId="36880CC5" w:rsidR="00C21F8E" w:rsidRDefault="00C21F8E" w:rsidP="00A61185">
            <w:pPr>
              <w:pStyle w:val="Body"/>
            </w:pPr>
            <w:r>
              <w:t>Per Tab 14-1/G.989.3</w:t>
            </w:r>
          </w:p>
        </w:tc>
        <w:tc>
          <w:tcPr>
            <w:tcW w:w="1350" w:type="dxa"/>
          </w:tcPr>
          <w:p w14:paraId="19F09937" w14:textId="0040BE01" w:rsidR="00C21F8E" w:rsidRPr="00C23D17" w:rsidRDefault="00946F2D" w:rsidP="002F559E">
            <w:pPr>
              <w:pStyle w:val="Body"/>
              <w:jc w:val="center"/>
            </w:pPr>
            <w:r>
              <w:t xml:space="preserve"> 451</w:t>
            </w:r>
          </w:p>
        </w:tc>
      </w:tr>
      <w:tr w:rsidR="00C21F8E" w14:paraId="058B84A4" w14:textId="77777777" w:rsidTr="00C23D17">
        <w:tc>
          <w:tcPr>
            <w:tcW w:w="828" w:type="dxa"/>
            <w:tcBorders>
              <w:bottom w:val="single" w:sz="12" w:space="0" w:color="auto"/>
            </w:tcBorders>
            <w:shd w:val="clear" w:color="auto" w:fill="auto"/>
            <w:vAlign w:val="center"/>
          </w:tcPr>
          <w:p w14:paraId="34291EFF" w14:textId="14258EB0" w:rsidR="00C21F8E" w:rsidRPr="00C23D17" w:rsidRDefault="00C21F8E" w:rsidP="00A61185">
            <w:pPr>
              <w:pStyle w:val="Body"/>
              <w:rPr>
                <w:rFonts w:ascii="Times New Roman" w:hAnsi="Times New Roman"/>
              </w:rPr>
            </w:pPr>
            <w:r w:rsidRPr="00C23D17">
              <w:rPr>
                <w:rFonts w:ascii="Times New Roman" w:hAnsi="Times New Roman"/>
                <w:iCs/>
                <w:kern w:val="0"/>
              </w:rPr>
              <w:lastRenderedPageBreak/>
              <w:t>65414</w:t>
            </w:r>
          </w:p>
        </w:tc>
        <w:tc>
          <w:tcPr>
            <w:tcW w:w="3690" w:type="dxa"/>
            <w:tcBorders>
              <w:bottom w:val="single" w:sz="12" w:space="0" w:color="auto"/>
            </w:tcBorders>
            <w:vAlign w:val="center"/>
          </w:tcPr>
          <w:p w14:paraId="2896DDFA" w14:textId="12C6BB63" w:rsidR="00C21F8E" w:rsidRPr="005B0987" w:rsidRDefault="00C21F8E" w:rsidP="002F559E">
            <w:pPr>
              <w:pStyle w:val="Body"/>
            </w:pPr>
            <w:r w:rsidRPr="005B0987">
              <w:rPr>
                <w:color w:val="000000"/>
              </w:rPr>
              <w:t>TWDM channel OMCI PM history data</w:t>
            </w:r>
          </w:p>
        </w:tc>
        <w:tc>
          <w:tcPr>
            <w:tcW w:w="2700" w:type="dxa"/>
            <w:tcBorders>
              <w:bottom w:val="single" w:sz="12" w:space="0" w:color="auto"/>
            </w:tcBorders>
          </w:tcPr>
          <w:p w14:paraId="1368E26B" w14:textId="6B165EC3" w:rsidR="00C21F8E" w:rsidRDefault="00C21F8E" w:rsidP="00A61185">
            <w:pPr>
              <w:pStyle w:val="Body"/>
            </w:pPr>
            <w:r>
              <w:t>Per Tab 14-1/G.989.3</w:t>
            </w:r>
          </w:p>
        </w:tc>
        <w:tc>
          <w:tcPr>
            <w:tcW w:w="1350" w:type="dxa"/>
            <w:tcBorders>
              <w:bottom w:val="single" w:sz="12" w:space="0" w:color="auto"/>
            </w:tcBorders>
          </w:tcPr>
          <w:p w14:paraId="39C2E9AE" w14:textId="4EC5DF77" w:rsidR="00C21F8E" w:rsidRPr="00C23D17" w:rsidRDefault="00946F2D" w:rsidP="002F559E">
            <w:pPr>
              <w:pStyle w:val="Body"/>
              <w:jc w:val="center"/>
            </w:pPr>
            <w:r>
              <w:t xml:space="preserve"> 452</w:t>
            </w:r>
          </w:p>
        </w:tc>
      </w:tr>
      <w:tr w:rsidR="00C21F8E" w14:paraId="4E82BF2A" w14:textId="77777777" w:rsidTr="00C23D17">
        <w:tc>
          <w:tcPr>
            <w:tcW w:w="828" w:type="dxa"/>
            <w:tcBorders>
              <w:top w:val="single" w:sz="12" w:space="0" w:color="auto"/>
              <w:bottom w:val="single" w:sz="4" w:space="0" w:color="auto"/>
            </w:tcBorders>
            <w:shd w:val="clear" w:color="auto" w:fill="auto"/>
            <w:vAlign w:val="center"/>
          </w:tcPr>
          <w:p w14:paraId="515FD65F" w14:textId="445BC332" w:rsidR="00C21F8E" w:rsidRPr="00C23D17" w:rsidRDefault="00C21F8E" w:rsidP="00A61185">
            <w:pPr>
              <w:pStyle w:val="Body"/>
              <w:rPr>
                <w:rFonts w:ascii="Times New Roman" w:hAnsi="Times New Roman"/>
              </w:rPr>
            </w:pPr>
            <w:r w:rsidRPr="00C23D17">
              <w:rPr>
                <w:rFonts w:ascii="Times New Roman" w:hAnsi="Times New Roman"/>
                <w:iCs/>
                <w:kern w:val="0"/>
              </w:rPr>
              <w:t>65415</w:t>
            </w:r>
          </w:p>
        </w:tc>
        <w:tc>
          <w:tcPr>
            <w:tcW w:w="3690" w:type="dxa"/>
            <w:tcBorders>
              <w:top w:val="single" w:sz="12" w:space="0" w:color="auto"/>
              <w:bottom w:val="single" w:sz="4" w:space="0" w:color="auto"/>
            </w:tcBorders>
            <w:vAlign w:val="center"/>
          </w:tcPr>
          <w:p w14:paraId="64AFDF5D" w14:textId="078EE194" w:rsidR="00C21F8E" w:rsidRPr="005B0987" w:rsidRDefault="00C21F8E" w:rsidP="002F559E">
            <w:pPr>
              <w:pStyle w:val="Body"/>
              <w:rPr>
                <w:color w:val="000000"/>
              </w:rPr>
            </w:pPr>
            <w:r w:rsidRPr="005B0987">
              <w:rPr>
                <w:color w:val="000000"/>
              </w:rPr>
              <w:t>POTS UNI extension</w:t>
            </w:r>
          </w:p>
        </w:tc>
        <w:tc>
          <w:tcPr>
            <w:tcW w:w="2700" w:type="dxa"/>
            <w:tcBorders>
              <w:top w:val="single" w:sz="12" w:space="0" w:color="auto"/>
              <w:bottom w:val="single" w:sz="4" w:space="0" w:color="auto"/>
            </w:tcBorders>
          </w:tcPr>
          <w:p w14:paraId="4A18DF5B" w14:textId="77777777" w:rsidR="00C21F8E" w:rsidRDefault="00C21F8E" w:rsidP="00A61185">
            <w:pPr>
              <w:pStyle w:val="Body"/>
            </w:pPr>
          </w:p>
        </w:tc>
        <w:tc>
          <w:tcPr>
            <w:tcW w:w="1350" w:type="dxa"/>
            <w:tcBorders>
              <w:top w:val="single" w:sz="12" w:space="0" w:color="auto"/>
              <w:bottom w:val="single" w:sz="4" w:space="0" w:color="auto"/>
            </w:tcBorders>
          </w:tcPr>
          <w:p w14:paraId="373D8777" w14:textId="5739DE4B" w:rsidR="00C21F8E" w:rsidRPr="00C23D17" w:rsidRDefault="00C21F8E" w:rsidP="002F559E">
            <w:pPr>
              <w:pStyle w:val="Body"/>
              <w:jc w:val="center"/>
            </w:pPr>
            <w:r w:rsidRPr="00C23D17">
              <w:t>Yes</w:t>
            </w:r>
          </w:p>
        </w:tc>
      </w:tr>
      <w:tr w:rsidR="00C21F8E" w14:paraId="37162FDE" w14:textId="77777777" w:rsidTr="00C23D17">
        <w:tc>
          <w:tcPr>
            <w:tcW w:w="828" w:type="dxa"/>
            <w:tcBorders>
              <w:top w:val="single" w:sz="4" w:space="0" w:color="auto"/>
              <w:bottom w:val="single" w:sz="4" w:space="0" w:color="auto"/>
            </w:tcBorders>
            <w:shd w:val="clear" w:color="auto" w:fill="auto"/>
            <w:vAlign w:val="center"/>
          </w:tcPr>
          <w:p w14:paraId="526D354E" w14:textId="5CF19D24" w:rsidR="00C21F8E" w:rsidRPr="00C23D17" w:rsidRDefault="00C21F8E" w:rsidP="00A61185">
            <w:pPr>
              <w:pStyle w:val="Body"/>
              <w:rPr>
                <w:rFonts w:ascii="Times New Roman" w:hAnsi="Times New Roman"/>
              </w:rPr>
            </w:pPr>
            <w:r w:rsidRPr="00C23D17">
              <w:rPr>
                <w:rFonts w:ascii="Times New Roman" w:hAnsi="Times New Roman"/>
                <w:iCs/>
                <w:kern w:val="0"/>
              </w:rPr>
              <w:t>65416</w:t>
            </w:r>
          </w:p>
        </w:tc>
        <w:tc>
          <w:tcPr>
            <w:tcW w:w="3690" w:type="dxa"/>
            <w:tcBorders>
              <w:top w:val="single" w:sz="4" w:space="0" w:color="auto"/>
              <w:bottom w:val="single" w:sz="4" w:space="0" w:color="auto"/>
            </w:tcBorders>
            <w:vAlign w:val="center"/>
          </w:tcPr>
          <w:p w14:paraId="42A2DE82" w14:textId="6D14D1F8" w:rsidR="00C21F8E" w:rsidRPr="005B0987" w:rsidRDefault="00C21F8E" w:rsidP="00E0527A">
            <w:pPr>
              <w:pStyle w:val="Body"/>
              <w:rPr>
                <w:color w:val="000000"/>
              </w:rPr>
            </w:pPr>
            <w:r w:rsidRPr="005B0987">
              <w:rPr>
                <w:color w:val="000000"/>
              </w:rPr>
              <w:t>VoIP call diagnostics part 1</w:t>
            </w:r>
          </w:p>
        </w:tc>
        <w:tc>
          <w:tcPr>
            <w:tcW w:w="2700" w:type="dxa"/>
            <w:tcBorders>
              <w:top w:val="single" w:sz="4" w:space="0" w:color="auto"/>
              <w:bottom w:val="single" w:sz="4" w:space="0" w:color="auto"/>
            </w:tcBorders>
          </w:tcPr>
          <w:p w14:paraId="7D3EEDA6" w14:textId="77777777" w:rsidR="00C21F8E" w:rsidRDefault="00C21F8E" w:rsidP="00A61185">
            <w:pPr>
              <w:pStyle w:val="Body"/>
            </w:pPr>
          </w:p>
        </w:tc>
        <w:tc>
          <w:tcPr>
            <w:tcW w:w="1350" w:type="dxa"/>
            <w:tcBorders>
              <w:top w:val="single" w:sz="4" w:space="0" w:color="auto"/>
              <w:bottom w:val="single" w:sz="4" w:space="0" w:color="auto"/>
            </w:tcBorders>
          </w:tcPr>
          <w:p w14:paraId="723003FF" w14:textId="6211CE51" w:rsidR="00C21F8E" w:rsidRPr="00C23D17" w:rsidRDefault="00C21F8E" w:rsidP="00D31F95">
            <w:pPr>
              <w:pStyle w:val="Body"/>
              <w:jc w:val="center"/>
            </w:pPr>
            <w:r w:rsidRPr="00C23D17">
              <w:t>Yes</w:t>
            </w:r>
          </w:p>
        </w:tc>
      </w:tr>
      <w:tr w:rsidR="00C21F8E" w14:paraId="2A9288FA" w14:textId="77777777" w:rsidTr="00C23D17">
        <w:tc>
          <w:tcPr>
            <w:tcW w:w="828" w:type="dxa"/>
            <w:tcBorders>
              <w:top w:val="single" w:sz="4" w:space="0" w:color="auto"/>
              <w:bottom w:val="single" w:sz="4" w:space="0" w:color="auto"/>
            </w:tcBorders>
            <w:shd w:val="clear" w:color="auto" w:fill="auto"/>
            <w:vAlign w:val="center"/>
          </w:tcPr>
          <w:p w14:paraId="5C214FD8" w14:textId="0A741A1A" w:rsidR="00C21F8E" w:rsidRPr="00C23D17" w:rsidRDefault="00C21F8E" w:rsidP="00F50E60">
            <w:pPr>
              <w:pStyle w:val="Body"/>
              <w:rPr>
                <w:rFonts w:ascii="Times New Roman" w:hAnsi="Times New Roman"/>
              </w:rPr>
            </w:pPr>
            <w:r w:rsidRPr="00C23D17">
              <w:rPr>
                <w:rFonts w:ascii="Times New Roman" w:hAnsi="Times New Roman"/>
                <w:iCs/>
                <w:kern w:val="0"/>
              </w:rPr>
              <w:t>67</w:t>
            </w:r>
            <w:r w:rsidR="00F50E60" w:rsidRPr="00C23D17">
              <w:rPr>
                <w:rFonts w:ascii="Times New Roman" w:hAnsi="Times New Roman"/>
                <w:iCs/>
                <w:kern w:val="0"/>
              </w:rPr>
              <w:t>417</w:t>
            </w:r>
          </w:p>
        </w:tc>
        <w:tc>
          <w:tcPr>
            <w:tcW w:w="3690" w:type="dxa"/>
            <w:tcBorders>
              <w:top w:val="single" w:sz="4" w:space="0" w:color="auto"/>
              <w:bottom w:val="single" w:sz="4" w:space="0" w:color="auto"/>
            </w:tcBorders>
            <w:vAlign w:val="center"/>
          </w:tcPr>
          <w:p w14:paraId="050101CA" w14:textId="61BC8A26" w:rsidR="00C21F8E" w:rsidRPr="005B0987" w:rsidRDefault="00C21F8E" w:rsidP="00E0527A">
            <w:pPr>
              <w:pStyle w:val="Body"/>
              <w:rPr>
                <w:color w:val="000000"/>
              </w:rPr>
            </w:pPr>
            <w:r w:rsidRPr="005B0987">
              <w:rPr>
                <w:color w:val="000000"/>
              </w:rPr>
              <w:t>VoIP call diagnostics part 2</w:t>
            </w:r>
          </w:p>
        </w:tc>
        <w:tc>
          <w:tcPr>
            <w:tcW w:w="2700" w:type="dxa"/>
            <w:tcBorders>
              <w:top w:val="single" w:sz="4" w:space="0" w:color="auto"/>
              <w:bottom w:val="single" w:sz="4" w:space="0" w:color="auto"/>
            </w:tcBorders>
          </w:tcPr>
          <w:p w14:paraId="12AE6094" w14:textId="77777777" w:rsidR="00C21F8E" w:rsidRDefault="00C21F8E" w:rsidP="00A61185">
            <w:pPr>
              <w:pStyle w:val="Body"/>
            </w:pPr>
          </w:p>
        </w:tc>
        <w:tc>
          <w:tcPr>
            <w:tcW w:w="1350" w:type="dxa"/>
            <w:tcBorders>
              <w:top w:val="single" w:sz="4" w:space="0" w:color="auto"/>
              <w:bottom w:val="single" w:sz="4" w:space="0" w:color="auto"/>
            </w:tcBorders>
          </w:tcPr>
          <w:p w14:paraId="46BBB81A" w14:textId="6024E8EB" w:rsidR="00C21F8E" w:rsidRPr="00C23D17" w:rsidRDefault="00C21F8E" w:rsidP="002F559E">
            <w:pPr>
              <w:pStyle w:val="Body"/>
              <w:jc w:val="center"/>
            </w:pPr>
            <w:r w:rsidRPr="00C23D17">
              <w:t>Yes</w:t>
            </w:r>
          </w:p>
        </w:tc>
      </w:tr>
      <w:tr w:rsidR="00C21F8E" w14:paraId="77F184BF" w14:textId="77777777" w:rsidTr="00C23D17">
        <w:tc>
          <w:tcPr>
            <w:tcW w:w="828" w:type="dxa"/>
            <w:tcBorders>
              <w:top w:val="single" w:sz="4" w:space="0" w:color="auto"/>
              <w:bottom w:val="single" w:sz="4" w:space="0" w:color="auto"/>
            </w:tcBorders>
            <w:shd w:val="clear" w:color="auto" w:fill="auto"/>
            <w:vAlign w:val="center"/>
          </w:tcPr>
          <w:p w14:paraId="3D27F9E2" w14:textId="63F99E07" w:rsidR="00C21F8E" w:rsidRPr="00C23D17" w:rsidRDefault="00C21F8E" w:rsidP="00A61185">
            <w:pPr>
              <w:pStyle w:val="Body"/>
              <w:rPr>
                <w:rFonts w:ascii="Times New Roman" w:hAnsi="Times New Roman"/>
              </w:rPr>
            </w:pPr>
            <w:r w:rsidRPr="00C23D17">
              <w:rPr>
                <w:rFonts w:ascii="Times New Roman" w:hAnsi="Times New Roman"/>
                <w:iCs/>
                <w:kern w:val="0"/>
              </w:rPr>
              <w:t>65418</w:t>
            </w:r>
          </w:p>
        </w:tc>
        <w:tc>
          <w:tcPr>
            <w:tcW w:w="3690" w:type="dxa"/>
            <w:tcBorders>
              <w:top w:val="single" w:sz="4" w:space="0" w:color="auto"/>
              <w:bottom w:val="single" w:sz="4" w:space="0" w:color="auto"/>
            </w:tcBorders>
            <w:vAlign w:val="center"/>
          </w:tcPr>
          <w:p w14:paraId="41AA38EE" w14:textId="168283B6" w:rsidR="00C21F8E" w:rsidRPr="005B0987" w:rsidRDefault="00C21F8E" w:rsidP="00E0527A">
            <w:pPr>
              <w:pStyle w:val="Body"/>
              <w:rPr>
                <w:color w:val="000000"/>
              </w:rPr>
            </w:pPr>
            <w:r w:rsidRPr="005B0987">
              <w:rPr>
                <w:color w:val="000000"/>
              </w:rPr>
              <w:t>VoIP call diagnostics part 3</w:t>
            </w:r>
          </w:p>
        </w:tc>
        <w:tc>
          <w:tcPr>
            <w:tcW w:w="2700" w:type="dxa"/>
            <w:tcBorders>
              <w:top w:val="single" w:sz="4" w:space="0" w:color="auto"/>
              <w:bottom w:val="single" w:sz="4" w:space="0" w:color="auto"/>
            </w:tcBorders>
          </w:tcPr>
          <w:p w14:paraId="3A56D688" w14:textId="77777777" w:rsidR="00C21F8E" w:rsidRDefault="00C21F8E" w:rsidP="00A61185">
            <w:pPr>
              <w:pStyle w:val="Body"/>
            </w:pPr>
          </w:p>
        </w:tc>
        <w:tc>
          <w:tcPr>
            <w:tcW w:w="1350" w:type="dxa"/>
            <w:tcBorders>
              <w:top w:val="single" w:sz="4" w:space="0" w:color="auto"/>
              <w:bottom w:val="single" w:sz="4" w:space="0" w:color="auto"/>
            </w:tcBorders>
          </w:tcPr>
          <w:p w14:paraId="3070F19B" w14:textId="1CC3564B" w:rsidR="00C21F8E" w:rsidRPr="00C23D17" w:rsidRDefault="00C21F8E" w:rsidP="002F559E">
            <w:pPr>
              <w:pStyle w:val="Body"/>
              <w:jc w:val="center"/>
            </w:pPr>
            <w:r w:rsidRPr="00C23D17">
              <w:t>Yes</w:t>
            </w:r>
          </w:p>
        </w:tc>
      </w:tr>
      <w:tr w:rsidR="00C21F8E" w14:paraId="77197625" w14:textId="77777777" w:rsidTr="00C23D17">
        <w:tc>
          <w:tcPr>
            <w:tcW w:w="828" w:type="dxa"/>
            <w:tcBorders>
              <w:top w:val="single" w:sz="4" w:space="0" w:color="auto"/>
              <w:bottom w:val="single" w:sz="4" w:space="0" w:color="auto"/>
            </w:tcBorders>
            <w:shd w:val="clear" w:color="auto" w:fill="auto"/>
            <w:vAlign w:val="center"/>
          </w:tcPr>
          <w:p w14:paraId="163FE6A4" w14:textId="12DED6E5" w:rsidR="00C21F8E" w:rsidRPr="00C23D17" w:rsidRDefault="00C23D17" w:rsidP="003B1211">
            <w:pPr>
              <w:pStyle w:val="Body"/>
            </w:pPr>
            <w:r w:rsidRPr="00C23D17">
              <w:rPr>
                <w:rFonts w:ascii="Times New Roman" w:hAnsi="Times New Roman"/>
                <w:iCs/>
                <w:kern w:val="0"/>
              </w:rPr>
              <w:t>654</w:t>
            </w:r>
            <w:r w:rsidR="003B1211">
              <w:rPr>
                <w:rFonts w:ascii="Times New Roman" w:hAnsi="Times New Roman"/>
                <w:iCs/>
                <w:kern w:val="0"/>
              </w:rPr>
              <w:t>23</w:t>
            </w:r>
          </w:p>
        </w:tc>
        <w:tc>
          <w:tcPr>
            <w:tcW w:w="3690" w:type="dxa"/>
            <w:tcBorders>
              <w:top w:val="single" w:sz="4" w:space="0" w:color="auto"/>
              <w:bottom w:val="single" w:sz="4" w:space="0" w:color="auto"/>
            </w:tcBorders>
            <w:vAlign w:val="center"/>
          </w:tcPr>
          <w:p w14:paraId="2C7FE743" w14:textId="00EDA5FE" w:rsidR="00C21F8E" w:rsidRPr="005B0987" w:rsidRDefault="00C23D17" w:rsidP="00E0527A">
            <w:pPr>
              <w:pStyle w:val="Body"/>
              <w:rPr>
                <w:color w:val="000000"/>
              </w:rPr>
            </w:pPr>
            <w:r>
              <w:rPr>
                <w:color w:val="000000"/>
              </w:rPr>
              <w:t>IP host performance monitoring history data part 2</w:t>
            </w:r>
          </w:p>
        </w:tc>
        <w:tc>
          <w:tcPr>
            <w:tcW w:w="2700" w:type="dxa"/>
            <w:tcBorders>
              <w:top w:val="single" w:sz="4" w:space="0" w:color="auto"/>
              <w:bottom w:val="single" w:sz="4" w:space="0" w:color="auto"/>
            </w:tcBorders>
          </w:tcPr>
          <w:p w14:paraId="41D7CC55" w14:textId="77777777" w:rsidR="00C21F8E" w:rsidRDefault="00C21F8E" w:rsidP="00A61185">
            <w:pPr>
              <w:pStyle w:val="Body"/>
            </w:pPr>
          </w:p>
        </w:tc>
        <w:tc>
          <w:tcPr>
            <w:tcW w:w="1350" w:type="dxa"/>
            <w:tcBorders>
              <w:top w:val="single" w:sz="4" w:space="0" w:color="auto"/>
              <w:bottom w:val="single" w:sz="4" w:space="0" w:color="auto"/>
            </w:tcBorders>
          </w:tcPr>
          <w:p w14:paraId="0EC6AE4D" w14:textId="2243EF03" w:rsidR="00C21F8E" w:rsidRPr="00C23D17" w:rsidRDefault="00C23D17" w:rsidP="002F559E">
            <w:pPr>
              <w:pStyle w:val="Body"/>
              <w:jc w:val="center"/>
            </w:pPr>
            <w:r w:rsidRPr="00C23D17">
              <w:t>Yes</w:t>
            </w:r>
          </w:p>
        </w:tc>
      </w:tr>
      <w:tr w:rsidR="00C23D17" w14:paraId="6D699964" w14:textId="77777777" w:rsidTr="00C23D17">
        <w:tc>
          <w:tcPr>
            <w:tcW w:w="828" w:type="dxa"/>
            <w:tcBorders>
              <w:top w:val="single" w:sz="4" w:space="0" w:color="auto"/>
            </w:tcBorders>
            <w:shd w:val="clear" w:color="auto" w:fill="auto"/>
            <w:vAlign w:val="center"/>
          </w:tcPr>
          <w:p w14:paraId="301F8DC6" w14:textId="5913D9C0" w:rsidR="00C23D17" w:rsidRPr="00C23D17" w:rsidRDefault="00C23D17" w:rsidP="003B1211">
            <w:pPr>
              <w:pStyle w:val="Body"/>
            </w:pPr>
            <w:r w:rsidRPr="00C23D17">
              <w:rPr>
                <w:rFonts w:ascii="Times New Roman" w:hAnsi="Times New Roman"/>
                <w:iCs/>
                <w:kern w:val="0"/>
              </w:rPr>
              <w:t>654</w:t>
            </w:r>
            <w:r w:rsidR="003B1211">
              <w:rPr>
                <w:rFonts w:ascii="Times New Roman" w:hAnsi="Times New Roman"/>
                <w:iCs/>
                <w:kern w:val="0"/>
              </w:rPr>
              <w:t>24</w:t>
            </w:r>
          </w:p>
        </w:tc>
        <w:tc>
          <w:tcPr>
            <w:tcW w:w="3690" w:type="dxa"/>
            <w:tcBorders>
              <w:top w:val="single" w:sz="4" w:space="0" w:color="auto"/>
            </w:tcBorders>
            <w:vAlign w:val="center"/>
          </w:tcPr>
          <w:p w14:paraId="458EBD45" w14:textId="1BEC78E8" w:rsidR="00C23D17" w:rsidRPr="005B0987" w:rsidRDefault="00C23D17" w:rsidP="00E0527A">
            <w:pPr>
              <w:pStyle w:val="Body"/>
              <w:rPr>
                <w:color w:val="000000"/>
              </w:rPr>
            </w:pPr>
            <w:r>
              <w:rPr>
                <w:color w:val="000000"/>
              </w:rPr>
              <w:t>ONU operational performance monitoring history data</w:t>
            </w:r>
          </w:p>
        </w:tc>
        <w:tc>
          <w:tcPr>
            <w:tcW w:w="2700" w:type="dxa"/>
            <w:tcBorders>
              <w:top w:val="single" w:sz="4" w:space="0" w:color="auto"/>
            </w:tcBorders>
          </w:tcPr>
          <w:p w14:paraId="0FFFDFD4" w14:textId="77777777" w:rsidR="00C23D17" w:rsidRDefault="00C23D17" w:rsidP="00A61185">
            <w:pPr>
              <w:pStyle w:val="Body"/>
            </w:pPr>
          </w:p>
        </w:tc>
        <w:tc>
          <w:tcPr>
            <w:tcW w:w="1350" w:type="dxa"/>
            <w:tcBorders>
              <w:top w:val="single" w:sz="4" w:space="0" w:color="auto"/>
            </w:tcBorders>
          </w:tcPr>
          <w:p w14:paraId="663A80BC" w14:textId="13A7AD39" w:rsidR="00C23D17" w:rsidRPr="00C23D17" w:rsidRDefault="00C23D17" w:rsidP="002F559E">
            <w:pPr>
              <w:pStyle w:val="Body"/>
              <w:jc w:val="center"/>
            </w:pPr>
            <w:r w:rsidRPr="00C23D17">
              <w:t>Yes</w:t>
            </w:r>
          </w:p>
        </w:tc>
      </w:tr>
    </w:tbl>
    <w:p w14:paraId="0BC27D9D" w14:textId="77777777" w:rsidR="00650EB3" w:rsidRDefault="00650EB3" w:rsidP="00650EB3">
      <w:pPr>
        <w:pStyle w:val="Body"/>
      </w:pPr>
    </w:p>
    <w:p w14:paraId="0D67B3DF" w14:textId="790BD9DE" w:rsidR="005469DC" w:rsidRPr="00C829CA" w:rsidRDefault="005469DC" w:rsidP="005469DC">
      <w:pPr>
        <w:pStyle w:val="Heading2"/>
      </w:pPr>
      <w:r w:rsidRPr="00B05784">
        <w:tab/>
      </w:r>
      <w:bookmarkStart w:id="86" w:name="_Toc33697764"/>
      <w:r w:rsidRPr="00C829CA">
        <w:t>Core OpenOMCI MEs</w:t>
      </w:r>
      <w:bookmarkEnd w:id="86"/>
    </w:p>
    <w:p w14:paraId="754BC2A3" w14:textId="558344E6" w:rsidR="005469DC" w:rsidRPr="00C829CA" w:rsidRDefault="00B977BC" w:rsidP="005469DC">
      <w:pPr>
        <w:pStyle w:val="Heading3"/>
      </w:pPr>
      <w:bookmarkStart w:id="87" w:name="_Toc33697765"/>
      <w:r w:rsidRPr="00C829CA">
        <w:t>Verizon OpenOMCI managed e</w:t>
      </w:r>
      <w:r w:rsidR="005469DC" w:rsidRPr="00C829CA">
        <w:t>ntity</w:t>
      </w:r>
      <w:bookmarkEnd w:id="87"/>
    </w:p>
    <w:p w14:paraId="7676DC40" w14:textId="6ECEF98E" w:rsidR="005469DC" w:rsidRPr="00C829CA" w:rsidRDefault="005469DC" w:rsidP="005469DC">
      <w:pPr>
        <w:widowControl w:val="0"/>
        <w:rPr>
          <w:rFonts w:ascii="Book Antiqua" w:hAnsi="Book Antiqua"/>
          <w:sz w:val="24"/>
          <w:szCs w:val="24"/>
        </w:rPr>
      </w:pPr>
      <w:r w:rsidRPr="00C829CA">
        <w:rPr>
          <w:rFonts w:ascii="Book Antiqua" w:hAnsi="Book Antiqua"/>
          <w:sz w:val="24"/>
          <w:szCs w:val="24"/>
        </w:rPr>
        <w:t xml:space="preserve">This managed entity provides the means for the ONT to declare its type and </w:t>
      </w:r>
      <w:r w:rsidR="00BE2211" w:rsidRPr="00C829CA">
        <w:rPr>
          <w:rFonts w:ascii="Book Antiqua" w:hAnsi="Book Antiqua"/>
          <w:sz w:val="24"/>
          <w:szCs w:val="24"/>
        </w:rPr>
        <w:t>to declare and negotiate the effective version of the Verizon OpenOMCI specification. The only instance of this ME is instantiated autonomously by the ONU.</w:t>
      </w:r>
    </w:p>
    <w:p w14:paraId="48EC78F6" w14:textId="77777777" w:rsidR="005469DC" w:rsidRPr="00C829CA" w:rsidRDefault="005469DC" w:rsidP="005469DC">
      <w:pPr>
        <w:pStyle w:val="Headingi"/>
        <w:jc w:val="both"/>
        <w:rPr>
          <w:rFonts w:ascii="Book Antiqua" w:hAnsi="Book Antiqua"/>
          <w:noProof w:val="0"/>
          <w:lang w:val="en-US"/>
        </w:rPr>
      </w:pPr>
      <w:r w:rsidRPr="00C829CA">
        <w:rPr>
          <w:rFonts w:ascii="Book Antiqua" w:hAnsi="Book Antiqua"/>
          <w:noProof w:val="0"/>
          <w:lang w:val="en-US"/>
        </w:rPr>
        <w:t>Relationships</w:t>
      </w:r>
    </w:p>
    <w:p w14:paraId="32E95CFE" w14:textId="1D063C44" w:rsidR="005469DC" w:rsidRPr="00C829CA" w:rsidRDefault="00BE2211" w:rsidP="005469DC">
      <w:pPr>
        <w:pStyle w:val="Attribute"/>
        <w:ind w:left="720" w:firstLine="0"/>
        <w:jc w:val="both"/>
        <w:rPr>
          <w:rFonts w:ascii="Book Antiqua" w:hAnsi="Book Antiqua"/>
          <w:noProof w:val="0"/>
          <w:lang w:val="en-US"/>
        </w:rPr>
      </w:pPr>
      <w:r w:rsidRPr="00C829CA">
        <w:rPr>
          <w:rFonts w:ascii="Book Antiqua" w:hAnsi="Book Antiqua"/>
          <w:noProof w:val="0"/>
          <w:lang w:val="en-US"/>
        </w:rPr>
        <w:t>The</w:t>
      </w:r>
      <w:r w:rsidR="005469DC" w:rsidRPr="00C829CA">
        <w:rPr>
          <w:rFonts w:ascii="Book Antiqua" w:hAnsi="Book Antiqua"/>
          <w:noProof w:val="0"/>
          <w:lang w:val="en-US"/>
        </w:rPr>
        <w:t xml:space="preserve"> instance of this managed entity is implicitly associated </w:t>
      </w:r>
      <w:r w:rsidRPr="00C829CA">
        <w:rPr>
          <w:rFonts w:ascii="Book Antiqua" w:hAnsi="Book Antiqua"/>
          <w:noProof w:val="0"/>
          <w:lang w:val="en-US"/>
        </w:rPr>
        <w:t xml:space="preserve">with ONU-G ME. </w:t>
      </w:r>
    </w:p>
    <w:p w14:paraId="3DA15E21" w14:textId="77777777" w:rsidR="005469DC" w:rsidRPr="00C829CA" w:rsidRDefault="005469DC" w:rsidP="005469DC">
      <w:pPr>
        <w:pStyle w:val="Headingi"/>
        <w:jc w:val="both"/>
        <w:rPr>
          <w:rFonts w:ascii="Book Antiqua" w:hAnsi="Book Antiqua"/>
          <w:noProof w:val="0"/>
          <w:lang w:val="en-US"/>
        </w:rPr>
      </w:pPr>
      <w:r w:rsidRPr="00C829CA">
        <w:rPr>
          <w:rFonts w:ascii="Book Antiqua" w:hAnsi="Book Antiqua"/>
          <w:noProof w:val="0"/>
          <w:lang w:val="en-US"/>
        </w:rPr>
        <w:t>Attributes</w:t>
      </w:r>
    </w:p>
    <w:p w14:paraId="1149519C" w14:textId="77777777" w:rsidR="005469DC" w:rsidRPr="00C829CA" w:rsidRDefault="005469DC" w:rsidP="005469DC">
      <w:pPr>
        <w:rPr>
          <w:rFonts w:ascii="Book Antiqua" w:hAnsi="Book Antiqua"/>
        </w:rPr>
      </w:pPr>
    </w:p>
    <w:p w14:paraId="24D0DC72" w14:textId="708D2D07" w:rsidR="00EF081B" w:rsidRPr="00C829CA" w:rsidRDefault="005469DC" w:rsidP="007D22FB">
      <w:pPr>
        <w:tabs>
          <w:tab w:val="left" w:pos="720"/>
        </w:tabs>
        <w:ind w:left="2160" w:hanging="1440"/>
        <w:rPr>
          <w:rFonts w:ascii="Book Antiqua" w:hAnsi="Book Antiqua"/>
          <w:color w:val="00B050"/>
          <w:sz w:val="24"/>
          <w:szCs w:val="24"/>
        </w:rPr>
      </w:pPr>
      <w:r w:rsidRPr="00C829CA">
        <w:rPr>
          <w:rFonts w:ascii="Book Antiqua" w:hAnsi="Book Antiqua"/>
          <w:b/>
          <w:sz w:val="24"/>
          <w:szCs w:val="24"/>
        </w:rPr>
        <w:t xml:space="preserve">Managed entity ID: </w:t>
      </w:r>
      <w:r w:rsidRPr="00C829CA">
        <w:rPr>
          <w:rFonts w:ascii="Book Antiqua" w:hAnsi="Book Antiqua"/>
          <w:sz w:val="24"/>
          <w:szCs w:val="24"/>
        </w:rPr>
        <w:t xml:space="preserve">This attribute uniquely identifies each instance of this managed entity. There is only one instance of this ME with ID = 0. (R) (mandatory) (2 bytes). </w:t>
      </w:r>
    </w:p>
    <w:p w14:paraId="69921B94" w14:textId="56BA6D63" w:rsidR="00BE2211" w:rsidRPr="00C829CA" w:rsidRDefault="00BE2211" w:rsidP="007D22FB">
      <w:pPr>
        <w:tabs>
          <w:tab w:val="left" w:pos="720"/>
        </w:tabs>
        <w:ind w:left="2160" w:hanging="1440"/>
        <w:rPr>
          <w:rFonts w:ascii="Book Antiqua" w:hAnsi="Book Antiqua"/>
          <w:color w:val="00B050"/>
          <w:sz w:val="24"/>
          <w:szCs w:val="24"/>
        </w:rPr>
      </w:pPr>
      <w:r w:rsidRPr="00C829CA">
        <w:rPr>
          <w:rFonts w:ascii="Book Antiqua" w:hAnsi="Book Antiqua"/>
          <w:b/>
          <w:sz w:val="24"/>
          <w:szCs w:val="24"/>
        </w:rPr>
        <w:t xml:space="preserve">Supported specification version: </w:t>
      </w:r>
      <w:r w:rsidRPr="00C829CA">
        <w:rPr>
          <w:rFonts w:ascii="Book Antiqua" w:hAnsi="Book Antiqua"/>
          <w:sz w:val="24"/>
          <w:szCs w:val="24"/>
        </w:rPr>
        <w:t xml:space="preserve">This attribute uniquely identifies the highest version of the Verizon OpenOMCI specification which the ONU supports. </w:t>
      </w:r>
      <w:r w:rsidR="001747C5" w:rsidRPr="00C23D17">
        <w:rPr>
          <w:rFonts w:ascii="Book Antiqua" w:hAnsi="Book Antiqua"/>
          <w:sz w:val="24"/>
          <w:szCs w:val="24"/>
        </w:rPr>
        <w:t>The version is represented by a pair of integer values (R, V), where R, the two most significant bytes, is the major release, and V, t</w:t>
      </w:r>
      <w:r w:rsidR="00625463" w:rsidRPr="00C23D17">
        <w:rPr>
          <w:rFonts w:ascii="Book Antiqua" w:hAnsi="Book Antiqua"/>
          <w:sz w:val="24"/>
          <w:szCs w:val="24"/>
        </w:rPr>
        <w:t>h</w:t>
      </w:r>
      <w:r w:rsidR="001747C5" w:rsidRPr="00C23D17">
        <w:rPr>
          <w:rFonts w:ascii="Book Antiqua" w:hAnsi="Book Antiqua"/>
          <w:sz w:val="24"/>
          <w:szCs w:val="24"/>
        </w:rPr>
        <w:t>e least significant bytes, is the version within release.</w:t>
      </w:r>
      <w:r w:rsidR="008C0159" w:rsidRPr="00C23D17">
        <w:rPr>
          <w:rFonts w:ascii="Book Antiqua" w:hAnsi="Book Antiqua"/>
          <w:sz w:val="24"/>
          <w:szCs w:val="24"/>
        </w:rPr>
        <w:t xml:space="preserve"> </w:t>
      </w:r>
      <w:r w:rsidRPr="00C23D17">
        <w:rPr>
          <w:rFonts w:ascii="Book Antiqua" w:hAnsi="Book Antiqua"/>
          <w:sz w:val="24"/>
          <w:szCs w:val="24"/>
        </w:rPr>
        <w:t xml:space="preserve">For backward compatibility purposes the ONU is expected to support </w:t>
      </w:r>
      <w:r w:rsidR="001747C5" w:rsidRPr="00C23D17">
        <w:rPr>
          <w:rFonts w:ascii="Book Antiqua" w:hAnsi="Book Antiqua"/>
          <w:sz w:val="24"/>
          <w:szCs w:val="24"/>
        </w:rPr>
        <w:t>all lower numbered versions within the same release</w:t>
      </w:r>
      <w:r w:rsidR="008C0159" w:rsidRPr="00C23D17">
        <w:rPr>
          <w:rFonts w:ascii="Book Antiqua" w:hAnsi="Book Antiqua"/>
          <w:sz w:val="24"/>
          <w:szCs w:val="24"/>
        </w:rPr>
        <w:t xml:space="preserve"> </w:t>
      </w:r>
      <w:r w:rsidRPr="00C23D17">
        <w:rPr>
          <w:rFonts w:ascii="Book Antiqua" w:hAnsi="Book Antiqua"/>
          <w:sz w:val="24"/>
          <w:szCs w:val="24"/>
        </w:rPr>
        <w:t>of OpenOMCI specification, as well as the generic G.988 without OpenOMCI features. (R) (mandatory) (</w:t>
      </w:r>
      <w:r w:rsidR="001747C5" w:rsidRPr="00C23D17">
        <w:rPr>
          <w:rFonts w:ascii="Book Antiqua" w:hAnsi="Book Antiqua"/>
          <w:sz w:val="24"/>
          <w:szCs w:val="24"/>
        </w:rPr>
        <w:t xml:space="preserve">4 </w:t>
      </w:r>
      <w:r w:rsidRPr="00C23D17">
        <w:rPr>
          <w:rFonts w:ascii="Book Antiqua" w:hAnsi="Book Antiqua"/>
          <w:sz w:val="24"/>
          <w:szCs w:val="24"/>
        </w:rPr>
        <w:t>by</w:t>
      </w:r>
      <w:r w:rsidRPr="00C829CA">
        <w:rPr>
          <w:rFonts w:ascii="Book Antiqua" w:hAnsi="Book Antiqua"/>
          <w:sz w:val="24"/>
          <w:szCs w:val="24"/>
        </w:rPr>
        <w:t xml:space="preserve">tes). </w:t>
      </w:r>
    </w:p>
    <w:p w14:paraId="736DACC1" w14:textId="6BECF129" w:rsidR="002E504D" w:rsidRPr="00C829CA" w:rsidRDefault="00BE2211" w:rsidP="007D22FB">
      <w:pPr>
        <w:tabs>
          <w:tab w:val="left" w:pos="720"/>
        </w:tabs>
        <w:spacing w:after="240"/>
        <w:ind w:left="2160" w:hanging="1440"/>
        <w:rPr>
          <w:rFonts w:ascii="Book Antiqua" w:hAnsi="Book Antiqua"/>
          <w:sz w:val="24"/>
          <w:szCs w:val="24"/>
        </w:rPr>
      </w:pPr>
      <w:r w:rsidRPr="00C829CA">
        <w:rPr>
          <w:rFonts w:ascii="Book Antiqua" w:hAnsi="Book Antiqua"/>
          <w:b/>
          <w:sz w:val="24"/>
          <w:szCs w:val="24"/>
        </w:rPr>
        <w:lastRenderedPageBreak/>
        <w:t xml:space="preserve">PON device type: </w:t>
      </w:r>
      <w:r w:rsidRPr="00C829CA">
        <w:rPr>
          <w:rFonts w:ascii="Book Antiqua" w:hAnsi="Book Antiqua"/>
          <w:sz w:val="24"/>
          <w:szCs w:val="24"/>
        </w:rPr>
        <w:t>This attribute refers to the ONU type specified by Verizon in the appropriate requirement documents. Together with the Supported specification version attribute, it unambiguously identifies the set of MEs, attributes and features supported by the ONU.</w:t>
      </w:r>
      <w:r w:rsidR="002E504D" w:rsidRPr="00C829CA">
        <w:rPr>
          <w:rFonts w:ascii="Book Antiqua" w:hAnsi="Book Antiqua"/>
          <w:sz w:val="24"/>
          <w:szCs w:val="24"/>
        </w:rPr>
        <w:t xml:space="preserve"> The following table provides the PON device type values supported in the present version on </w:t>
      </w:r>
      <w:r w:rsidR="001747C5">
        <w:rPr>
          <w:rFonts w:ascii="Book Antiqua" w:hAnsi="Book Antiqua"/>
          <w:sz w:val="24"/>
          <w:szCs w:val="24"/>
        </w:rPr>
        <w:t xml:space="preserve">the </w:t>
      </w:r>
      <w:r w:rsidR="002E504D" w:rsidRPr="00C829CA">
        <w:rPr>
          <w:rFonts w:ascii="Book Antiqua" w:hAnsi="Book Antiqua"/>
          <w:sz w:val="24"/>
          <w:szCs w:val="24"/>
        </w:rPr>
        <w:t>Verizon OpenOMCI specification.</w:t>
      </w:r>
    </w:p>
    <w:tbl>
      <w:tblPr>
        <w:tblStyle w:val="TableGrid"/>
        <w:tblW w:w="0" w:type="auto"/>
        <w:tblInd w:w="378" w:type="dxa"/>
        <w:tblLook w:val="04A0" w:firstRow="1" w:lastRow="0" w:firstColumn="1" w:lastColumn="0" w:noHBand="0" w:noVBand="1"/>
      </w:tblPr>
      <w:tblGrid>
        <w:gridCol w:w="1762"/>
        <w:gridCol w:w="2789"/>
        <w:gridCol w:w="3701"/>
      </w:tblGrid>
      <w:tr w:rsidR="00C21F8E" w:rsidRPr="00C829CA" w14:paraId="50DBA8CC" w14:textId="77777777" w:rsidTr="00A52AE7">
        <w:tc>
          <w:tcPr>
            <w:tcW w:w="1800" w:type="dxa"/>
            <w:vAlign w:val="center"/>
          </w:tcPr>
          <w:p w14:paraId="3511B4DC" w14:textId="33693218" w:rsidR="002E504D" w:rsidRPr="00C829CA" w:rsidRDefault="002E504D" w:rsidP="002E504D">
            <w:pPr>
              <w:tabs>
                <w:tab w:val="left" w:pos="720"/>
              </w:tabs>
              <w:jc w:val="center"/>
              <w:rPr>
                <w:rFonts w:ascii="Book Antiqua" w:hAnsi="Book Antiqua"/>
                <w:b/>
                <w:sz w:val="24"/>
                <w:szCs w:val="24"/>
              </w:rPr>
            </w:pPr>
            <w:r w:rsidRPr="00C829CA">
              <w:rPr>
                <w:rFonts w:ascii="Book Antiqua" w:hAnsi="Book Antiqua"/>
                <w:b/>
                <w:sz w:val="24"/>
                <w:szCs w:val="24"/>
              </w:rPr>
              <w:t>PON device type</w:t>
            </w:r>
          </w:p>
        </w:tc>
        <w:tc>
          <w:tcPr>
            <w:tcW w:w="2880" w:type="dxa"/>
            <w:vAlign w:val="center"/>
          </w:tcPr>
          <w:p w14:paraId="4124B987" w14:textId="2527E0BA" w:rsidR="002E504D" w:rsidRPr="00C829CA" w:rsidRDefault="002E504D" w:rsidP="00A52AE7">
            <w:pPr>
              <w:tabs>
                <w:tab w:val="left" w:pos="720"/>
              </w:tabs>
              <w:jc w:val="center"/>
              <w:rPr>
                <w:rFonts w:ascii="Book Antiqua" w:hAnsi="Book Antiqua"/>
                <w:b/>
                <w:sz w:val="24"/>
                <w:szCs w:val="24"/>
              </w:rPr>
            </w:pPr>
            <w:r w:rsidRPr="00C829CA">
              <w:rPr>
                <w:rFonts w:ascii="Book Antiqua" w:hAnsi="Book Antiqua"/>
                <w:b/>
                <w:sz w:val="24"/>
                <w:szCs w:val="24"/>
              </w:rPr>
              <w:t>PON device</w:t>
            </w:r>
          </w:p>
        </w:tc>
        <w:tc>
          <w:tcPr>
            <w:tcW w:w="3798" w:type="dxa"/>
            <w:vAlign w:val="center"/>
          </w:tcPr>
          <w:p w14:paraId="03543757" w14:textId="02819B05" w:rsidR="002E504D" w:rsidRPr="00C829CA" w:rsidRDefault="002E504D" w:rsidP="002E504D">
            <w:pPr>
              <w:tabs>
                <w:tab w:val="left" w:pos="720"/>
              </w:tabs>
              <w:jc w:val="center"/>
              <w:rPr>
                <w:rFonts w:ascii="Book Antiqua" w:hAnsi="Book Antiqua"/>
                <w:b/>
                <w:sz w:val="24"/>
                <w:szCs w:val="24"/>
              </w:rPr>
            </w:pPr>
            <w:r w:rsidRPr="00C829CA">
              <w:rPr>
                <w:rFonts w:ascii="Book Antiqua" w:hAnsi="Book Antiqua"/>
                <w:b/>
                <w:sz w:val="24"/>
                <w:szCs w:val="24"/>
              </w:rPr>
              <w:t>Requirements reference</w:t>
            </w:r>
          </w:p>
        </w:tc>
      </w:tr>
      <w:tr w:rsidR="00C21F8E" w:rsidRPr="00C829CA" w14:paraId="2A39CAF2" w14:textId="77777777" w:rsidTr="00A52AE7">
        <w:tc>
          <w:tcPr>
            <w:tcW w:w="1800" w:type="dxa"/>
          </w:tcPr>
          <w:p w14:paraId="15E769B0" w14:textId="47C45637"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0x0004</w:t>
            </w:r>
          </w:p>
        </w:tc>
        <w:tc>
          <w:tcPr>
            <w:tcW w:w="2880" w:type="dxa"/>
          </w:tcPr>
          <w:p w14:paraId="25E92A8F" w14:textId="4EE70B44"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NG-PON2 SFU ONT</w:t>
            </w:r>
          </w:p>
        </w:tc>
        <w:tc>
          <w:tcPr>
            <w:tcW w:w="3798" w:type="dxa"/>
          </w:tcPr>
          <w:p w14:paraId="69CE4BAB" w14:textId="5482F91F"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VZ ONT Specification</w:t>
            </w:r>
            <w:r w:rsidR="00A42147" w:rsidRPr="00C829CA">
              <w:rPr>
                <w:rFonts w:ascii="Book Antiqua" w:hAnsi="Book Antiqua"/>
                <w:sz w:val="24"/>
                <w:szCs w:val="24"/>
              </w:rPr>
              <w:t>, clause 8.1</w:t>
            </w:r>
          </w:p>
        </w:tc>
      </w:tr>
      <w:tr w:rsidR="006E715F" w:rsidRPr="00C829CA" w14:paraId="6A2C781B" w14:textId="77777777" w:rsidTr="00A52AE7">
        <w:tc>
          <w:tcPr>
            <w:tcW w:w="1800" w:type="dxa"/>
          </w:tcPr>
          <w:p w14:paraId="7E4CF4C3" w14:textId="25DFC881" w:rsidR="006E715F" w:rsidRPr="00C829CA" w:rsidRDefault="006E715F" w:rsidP="00BE2211">
            <w:pPr>
              <w:tabs>
                <w:tab w:val="left" w:pos="720"/>
              </w:tabs>
              <w:rPr>
                <w:rFonts w:ascii="Book Antiqua" w:hAnsi="Book Antiqua"/>
                <w:sz w:val="24"/>
                <w:szCs w:val="24"/>
              </w:rPr>
            </w:pPr>
            <w:r>
              <w:rPr>
                <w:rFonts w:ascii="Book Antiqua" w:hAnsi="Book Antiqua"/>
                <w:sz w:val="24"/>
                <w:szCs w:val="24"/>
              </w:rPr>
              <w:t>0x0006</w:t>
            </w:r>
          </w:p>
        </w:tc>
        <w:tc>
          <w:tcPr>
            <w:tcW w:w="2880" w:type="dxa"/>
          </w:tcPr>
          <w:p w14:paraId="6956D6F9" w14:textId="1ED75490" w:rsidR="006E715F" w:rsidRPr="00C829CA" w:rsidRDefault="006E715F" w:rsidP="00BE2211">
            <w:pPr>
              <w:tabs>
                <w:tab w:val="left" w:pos="720"/>
              </w:tabs>
              <w:rPr>
                <w:rFonts w:ascii="Book Antiqua" w:hAnsi="Book Antiqua"/>
                <w:sz w:val="24"/>
                <w:szCs w:val="24"/>
              </w:rPr>
            </w:pPr>
            <w:r>
              <w:rPr>
                <w:rFonts w:ascii="Book Antiqua" w:hAnsi="Book Antiqua"/>
                <w:sz w:val="24"/>
                <w:szCs w:val="24"/>
              </w:rPr>
              <w:t>NG-PON2 ETH ONT</w:t>
            </w:r>
          </w:p>
        </w:tc>
        <w:tc>
          <w:tcPr>
            <w:tcW w:w="3798" w:type="dxa"/>
          </w:tcPr>
          <w:p w14:paraId="4381EB4B" w14:textId="65BE8AA6" w:rsidR="006E715F" w:rsidRPr="00C829CA" w:rsidRDefault="006E715F" w:rsidP="00A42147">
            <w:pPr>
              <w:tabs>
                <w:tab w:val="left" w:pos="720"/>
              </w:tabs>
              <w:rPr>
                <w:rFonts w:ascii="Book Antiqua" w:hAnsi="Book Antiqua"/>
                <w:sz w:val="24"/>
                <w:szCs w:val="24"/>
              </w:rPr>
            </w:pPr>
            <w:r>
              <w:rPr>
                <w:rFonts w:ascii="Book Antiqua" w:hAnsi="Book Antiqua"/>
                <w:sz w:val="24"/>
                <w:szCs w:val="24"/>
              </w:rPr>
              <w:t>Placeholder</w:t>
            </w:r>
          </w:p>
        </w:tc>
      </w:tr>
      <w:tr w:rsidR="00C21F8E" w:rsidRPr="00C829CA" w14:paraId="541B3911" w14:textId="77777777" w:rsidTr="00A52AE7">
        <w:tc>
          <w:tcPr>
            <w:tcW w:w="1800" w:type="dxa"/>
          </w:tcPr>
          <w:p w14:paraId="062B6801" w14:textId="522C6973"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0x0008</w:t>
            </w:r>
          </w:p>
        </w:tc>
        <w:tc>
          <w:tcPr>
            <w:tcW w:w="2880" w:type="dxa"/>
          </w:tcPr>
          <w:p w14:paraId="4751A930" w14:textId="6447D294" w:rsidR="002E504D" w:rsidRPr="00C829CA" w:rsidRDefault="00A42147" w:rsidP="00BE2211">
            <w:pPr>
              <w:tabs>
                <w:tab w:val="left" w:pos="720"/>
              </w:tabs>
              <w:rPr>
                <w:rFonts w:ascii="Book Antiqua" w:hAnsi="Book Antiqua"/>
                <w:sz w:val="24"/>
                <w:szCs w:val="24"/>
              </w:rPr>
            </w:pPr>
            <w:r w:rsidRPr="00C829CA">
              <w:rPr>
                <w:rFonts w:ascii="Book Antiqua" w:hAnsi="Book Antiqua"/>
                <w:sz w:val="24"/>
                <w:szCs w:val="24"/>
              </w:rPr>
              <w:t>NG-PON2 SOHO ONT</w:t>
            </w:r>
          </w:p>
        </w:tc>
        <w:tc>
          <w:tcPr>
            <w:tcW w:w="3798" w:type="dxa"/>
          </w:tcPr>
          <w:p w14:paraId="4A41A9C8" w14:textId="1645F3BE"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8.2</w:t>
            </w:r>
          </w:p>
        </w:tc>
      </w:tr>
      <w:tr w:rsidR="00C21F8E" w:rsidRPr="00C829CA" w14:paraId="7A644D51" w14:textId="77777777" w:rsidTr="00A52AE7">
        <w:tc>
          <w:tcPr>
            <w:tcW w:w="1800" w:type="dxa"/>
          </w:tcPr>
          <w:p w14:paraId="2351F71C" w14:textId="28EA47D2" w:rsidR="002E504D" w:rsidRPr="00C829CA" w:rsidRDefault="002E504D" w:rsidP="00BE2211">
            <w:pPr>
              <w:tabs>
                <w:tab w:val="left" w:pos="720"/>
              </w:tabs>
              <w:rPr>
                <w:rFonts w:ascii="Book Antiqua" w:hAnsi="Book Antiqua"/>
                <w:sz w:val="24"/>
                <w:szCs w:val="24"/>
              </w:rPr>
            </w:pPr>
            <w:r w:rsidRPr="00C829CA">
              <w:rPr>
                <w:rFonts w:ascii="Book Antiqua" w:hAnsi="Book Antiqua"/>
                <w:sz w:val="24"/>
                <w:szCs w:val="24"/>
              </w:rPr>
              <w:t>0x000C</w:t>
            </w:r>
          </w:p>
        </w:tc>
        <w:tc>
          <w:tcPr>
            <w:tcW w:w="2880" w:type="dxa"/>
          </w:tcPr>
          <w:p w14:paraId="4DA745A6" w14:textId="32665248"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NG-PON2 IBONT</w:t>
            </w:r>
          </w:p>
        </w:tc>
        <w:tc>
          <w:tcPr>
            <w:tcW w:w="3798" w:type="dxa"/>
          </w:tcPr>
          <w:p w14:paraId="1A81A359" w14:textId="04882052" w:rsidR="002E504D"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8.3</w:t>
            </w:r>
          </w:p>
        </w:tc>
      </w:tr>
      <w:tr w:rsidR="00C21F8E" w:rsidRPr="00C829CA" w14:paraId="6710AC88" w14:textId="77777777" w:rsidTr="00A52AE7">
        <w:tc>
          <w:tcPr>
            <w:tcW w:w="1800" w:type="dxa"/>
          </w:tcPr>
          <w:p w14:paraId="58537E1E" w14:textId="3DC8E255" w:rsidR="00A42147" w:rsidRPr="00C829CA" w:rsidRDefault="00A42147" w:rsidP="00BE2211">
            <w:pPr>
              <w:tabs>
                <w:tab w:val="left" w:pos="720"/>
              </w:tabs>
              <w:rPr>
                <w:rFonts w:ascii="Book Antiqua" w:hAnsi="Book Antiqua"/>
                <w:sz w:val="24"/>
                <w:szCs w:val="24"/>
              </w:rPr>
            </w:pPr>
            <w:r w:rsidRPr="00C829CA">
              <w:rPr>
                <w:rFonts w:ascii="Book Antiqua" w:hAnsi="Book Antiqua"/>
                <w:sz w:val="24"/>
                <w:szCs w:val="24"/>
              </w:rPr>
              <w:t>0x000E</w:t>
            </w:r>
          </w:p>
        </w:tc>
        <w:tc>
          <w:tcPr>
            <w:tcW w:w="2880" w:type="dxa"/>
          </w:tcPr>
          <w:p w14:paraId="161A3CB6" w14:textId="3C88C797" w:rsidR="00A42147"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NG-PON2 BHR</w:t>
            </w:r>
          </w:p>
        </w:tc>
        <w:tc>
          <w:tcPr>
            <w:tcW w:w="3798" w:type="dxa"/>
          </w:tcPr>
          <w:p w14:paraId="0797D69B" w14:textId="18EC17D9" w:rsidR="00A42147" w:rsidRPr="00C829CA" w:rsidRDefault="00A42147" w:rsidP="00A42147">
            <w:pPr>
              <w:tabs>
                <w:tab w:val="left" w:pos="720"/>
              </w:tabs>
              <w:rPr>
                <w:rFonts w:ascii="Book Antiqua" w:hAnsi="Book Antiqua"/>
                <w:sz w:val="24"/>
                <w:szCs w:val="24"/>
              </w:rPr>
            </w:pPr>
            <w:r w:rsidRPr="00C829CA">
              <w:rPr>
                <w:rFonts w:ascii="Book Antiqua" w:hAnsi="Book Antiqua"/>
                <w:sz w:val="24"/>
                <w:szCs w:val="24"/>
              </w:rPr>
              <w:t>VZ ONT Specification, clause 8.4</w:t>
            </w:r>
          </w:p>
        </w:tc>
      </w:tr>
    </w:tbl>
    <w:p w14:paraId="64D4250B" w14:textId="25BDF706" w:rsidR="00BE2211" w:rsidRPr="00C829CA" w:rsidRDefault="00BE2211" w:rsidP="002E504D">
      <w:pPr>
        <w:tabs>
          <w:tab w:val="left" w:pos="720"/>
        </w:tabs>
        <w:spacing w:before="240"/>
        <w:rPr>
          <w:rFonts w:ascii="Book Antiqua" w:hAnsi="Book Antiqua"/>
          <w:sz w:val="24"/>
          <w:szCs w:val="24"/>
        </w:rPr>
      </w:pPr>
      <w:r w:rsidRPr="00C829CA">
        <w:rPr>
          <w:rFonts w:ascii="Book Antiqua" w:hAnsi="Book Antiqua"/>
          <w:sz w:val="24"/>
          <w:szCs w:val="24"/>
        </w:rPr>
        <w:t xml:space="preserve"> (R) (mandatory) (2 bytes). </w:t>
      </w:r>
    </w:p>
    <w:p w14:paraId="25FCCFFC" w14:textId="20FBB3A0" w:rsidR="00BE2211" w:rsidRPr="00C829CA" w:rsidRDefault="007D22FB" w:rsidP="007D22FB">
      <w:pPr>
        <w:tabs>
          <w:tab w:val="left" w:pos="720"/>
        </w:tabs>
        <w:ind w:left="2160" w:hanging="1440"/>
        <w:rPr>
          <w:rFonts w:ascii="Book Antiqua" w:hAnsi="Book Antiqua"/>
          <w:sz w:val="24"/>
          <w:szCs w:val="24"/>
        </w:rPr>
      </w:pPr>
      <w:r w:rsidRPr="00C829CA">
        <w:rPr>
          <w:rFonts w:ascii="Book Antiqua" w:hAnsi="Book Antiqua"/>
          <w:b/>
          <w:sz w:val="24"/>
          <w:szCs w:val="24"/>
        </w:rPr>
        <w:t>S</w:t>
      </w:r>
      <w:r w:rsidR="00BE2211" w:rsidRPr="00C829CA">
        <w:rPr>
          <w:rFonts w:ascii="Book Antiqua" w:hAnsi="Book Antiqua"/>
          <w:b/>
          <w:sz w:val="24"/>
          <w:szCs w:val="24"/>
        </w:rPr>
        <w:t xml:space="preserve">pecification </w:t>
      </w:r>
      <w:r w:rsidRPr="00C829CA">
        <w:rPr>
          <w:rFonts w:ascii="Book Antiqua" w:hAnsi="Book Antiqua"/>
          <w:b/>
          <w:sz w:val="24"/>
          <w:szCs w:val="24"/>
        </w:rPr>
        <w:t xml:space="preserve">version </w:t>
      </w:r>
      <w:r w:rsidR="00BE2211" w:rsidRPr="00C829CA">
        <w:rPr>
          <w:rFonts w:ascii="Book Antiqua" w:hAnsi="Book Antiqua"/>
          <w:b/>
          <w:sz w:val="24"/>
          <w:szCs w:val="24"/>
        </w:rPr>
        <w:t xml:space="preserve">in use: </w:t>
      </w:r>
      <w:r w:rsidR="00BE2211" w:rsidRPr="00C829CA">
        <w:rPr>
          <w:rFonts w:ascii="Book Antiqua" w:hAnsi="Book Antiqua"/>
          <w:sz w:val="24"/>
          <w:szCs w:val="24"/>
        </w:rPr>
        <w:t>This attribute is populated by the OLT to indic</w:t>
      </w:r>
      <w:r w:rsidR="009C5E7C">
        <w:rPr>
          <w:rFonts w:ascii="Book Antiqua" w:hAnsi="Book Antiqua"/>
          <w:sz w:val="24"/>
          <w:szCs w:val="24"/>
        </w:rPr>
        <w:t>ate an agreement to use the Open</w:t>
      </w:r>
      <w:r w:rsidR="00BE2211" w:rsidRPr="00C829CA">
        <w:rPr>
          <w:rFonts w:ascii="Book Antiqua" w:hAnsi="Book Antiqua"/>
          <w:sz w:val="24"/>
          <w:szCs w:val="24"/>
        </w:rPr>
        <w:t xml:space="preserve">OMCI specification and its effective version. </w:t>
      </w:r>
      <w:r w:rsidR="002E504D" w:rsidRPr="00C829CA">
        <w:rPr>
          <w:rFonts w:ascii="Book Antiqua" w:hAnsi="Book Antiqua"/>
          <w:sz w:val="24"/>
          <w:szCs w:val="24"/>
        </w:rPr>
        <w:t xml:space="preserve">If the OLT does not access the Verizon OpenOMCI ME, or if it sets the value of the Specification Version in Use attribute to </w:t>
      </w:r>
      <w:r w:rsidR="001747C5" w:rsidRPr="001747C5">
        <w:rPr>
          <w:rFonts w:ascii="Book Antiqua" w:hAnsi="Book Antiqua"/>
          <w:color w:val="E36C0A" w:themeColor="accent6" w:themeShade="BF"/>
          <w:sz w:val="24"/>
          <w:szCs w:val="24"/>
        </w:rPr>
        <w:t>(0,0)</w:t>
      </w:r>
      <w:r w:rsidR="002E504D" w:rsidRPr="001747C5">
        <w:rPr>
          <w:rFonts w:ascii="Book Antiqua" w:hAnsi="Book Antiqua"/>
          <w:color w:val="E36C0A" w:themeColor="accent6" w:themeShade="BF"/>
          <w:sz w:val="24"/>
          <w:szCs w:val="24"/>
        </w:rPr>
        <w:t xml:space="preserve">, </w:t>
      </w:r>
      <w:r w:rsidR="002E504D" w:rsidRPr="00C829CA">
        <w:rPr>
          <w:rFonts w:ascii="Book Antiqua" w:hAnsi="Book Antiqua"/>
          <w:sz w:val="24"/>
          <w:szCs w:val="24"/>
        </w:rPr>
        <w:t>the ONT should presume that Verizon OpenOMCI is not supported and employ the common G.988 set of the OMCI MEs, attributes, and features.</w:t>
      </w:r>
      <w:r w:rsidR="00BE2211" w:rsidRPr="00C829CA">
        <w:rPr>
          <w:rFonts w:ascii="Book Antiqua" w:hAnsi="Book Antiqua"/>
          <w:sz w:val="24"/>
          <w:szCs w:val="24"/>
        </w:rPr>
        <w:t xml:space="preserve"> (R,</w:t>
      </w:r>
      <w:r w:rsidR="008C0159">
        <w:rPr>
          <w:rFonts w:ascii="Book Antiqua" w:hAnsi="Book Antiqua"/>
          <w:sz w:val="24"/>
          <w:szCs w:val="24"/>
        </w:rPr>
        <w:t xml:space="preserve"> </w:t>
      </w:r>
      <w:r w:rsidR="00BE2211" w:rsidRPr="00C829CA">
        <w:rPr>
          <w:rFonts w:ascii="Book Antiqua" w:hAnsi="Book Antiqua"/>
          <w:sz w:val="24"/>
          <w:szCs w:val="24"/>
        </w:rPr>
        <w:t>W) (mandatory) (</w:t>
      </w:r>
      <w:r w:rsidR="001747C5" w:rsidRPr="001747C5">
        <w:rPr>
          <w:rFonts w:ascii="Book Antiqua" w:hAnsi="Book Antiqua"/>
          <w:color w:val="E36C0A" w:themeColor="accent6" w:themeShade="BF"/>
          <w:sz w:val="24"/>
          <w:szCs w:val="24"/>
        </w:rPr>
        <w:t>4</w:t>
      </w:r>
      <w:r w:rsidR="001747C5">
        <w:rPr>
          <w:rFonts w:ascii="Book Antiqua" w:hAnsi="Book Antiqua"/>
          <w:sz w:val="24"/>
          <w:szCs w:val="24"/>
        </w:rPr>
        <w:t xml:space="preserve"> </w:t>
      </w:r>
      <w:r w:rsidR="00BE2211" w:rsidRPr="00C829CA">
        <w:rPr>
          <w:rFonts w:ascii="Book Antiqua" w:hAnsi="Book Antiqua"/>
          <w:sz w:val="24"/>
          <w:szCs w:val="24"/>
        </w:rPr>
        <w:t xml:space="preserve">bytes). </w:t>
      </w:r>
    </w:p>
    <w:p w14:paraId="399DFEFF" w14:textId="77777777" w:rsidR="00BE2211" w:rsidRPr="00C829CA" w:rsidRDefault="00BE2211" w:rsidP="00BE2211">
      <w:pPr>
        <w:tabs>
          <w:tab w:val="left" w:pos="720"/>
        </w:tabs>
        <w:rPr>
          <w:rFonts w:ascii="Book Antiqua" w:hAnsi="Book Antiqua"/>
          <w:color w:val="00B050"/>
          <w:sz w:val="24"/>
          <w:szCs w:val="24"/>
        </w:rPr>
      </w:pPr>
    </w:p>
    <w:p w14:paraId="730C7227" w14:textId="78A7330C" w:rsidR="002E504D" w:rsidRPr="00C829CA" w:rsidRDefault="002E504D" w:rsidP="002E504D">
      <w:pPr>
        <w:pStyle w:val="Headingi"/>
        <w:jc w:val="both"/>
        <w:rPr>
          <w:rFonts w:ascii="Book Antiqua" w:hAnsi="Book Antiqua"/>
          <w:noProof w:val="0"/>
          <w:lang w:val="en-US"/>
        </w:rPr>
      </w:pPr>
      <w:r w:rsidRPr="00C829CA">
        <w:rPr>
          <w:rFonts w:ascii="Book Antiqua" w:hAnsi="Book Antiqua"/>
          <w:noProof w:val="0"/>
          <w:lang w:val="en-US"/>
        </w:rPr>
        <w:t>Actions</w:t>
      </w:r>
    </w:p>
    <w:p w14:paraId="3F844A2A" w14:textId="77777777" w:rsidR="002E504D" w:rsidRPr="00C829CA" w:rsidRDefault="002E504D" w:rsidP="002E504D">
      <w:pPr>
        <w:rPr>
          <w:rFonts w:ascii="Book Antiqua" w:hAnsi="Book Antiqua"/>
        </w:rPr>
      </w:pPr>
    </w:p>
    <w:p w14:paraId="73055CD3" w14:textId="5B22E833" w:rsidR="005469DC" w:rsidRPr="00C829CA" w:rsidRDefault="002E504D" w:rsidP="005469DC">
      <w:pPr>
        <w:tabs>
          <w:tab w:val="left" w:pos="720"/>
        </w:tabs>
        <w:rPr>
          <w:rFonts w:ascii="Book Antiqua" w:hAnsi="Book Antiqua"/>
          <w:sz w:val="24"/>
          <w:szCs w:val="24"/>
        </w:rPr>
      </w:pPr>
      <w:r w:rsidRPr="00C829CA">
        <w:rPr>
          <w:rFonts w:ascii="Book Antiqua" w:hAnsi="Book Antiqua"/>
          <w:color w:val="00B050"/>
          <w:sz w:val="24"/>
          <w:szCs w:val="24"/>
        </w:rPr>
        <w:tab/>
      </w:r>
      <w:r w:rsidRPr="00C829CA">
        <w:rPr>
          <w:rFonts w:ascii="Book Antiqua" w:hAnsi="Book Antiqua"/>
          <w:sz w:val="24"/>
          <w:szCs w:val="24"/>
        </w:rPr>
        <w:t>Get, set.</w:t>
      </w:r>
    </w:p>
    <w:p w14:paraId="2A0B4BDC" w14:textId="77777777" w:rsidR="005469DC" w:rsidRPr="00C829CA" w:rsidRDefault="005469DC" w:rsidP="005469DC">
      <w:pPr>
        <w:tabs>
          <w:tab w:val="left" w:pos="720"/>
        </w:tabs>
        <w:rPr>
          <w:rFonts w:ascii="Book Antiqua" w:hAnsi="Book Antiqua"/>
          <w:color w:val="00B050"/>
        </w:rPr>
      </w:pPr>
    </w:p>
    <w:p w14:paraId="78D1D549" w14:textId="77777777" w:rsidR="00B977BC" w:rsidRPr="00C829CA" w:rsidRDefault="00B977BC" w:rsidP="00B977BC">
      <w:pPr>
        <w:pStyle w:val="Body"/>
      </w:pPr>
    </w:p>
    <w:p w14:paraId="24F05240" w14:textId="4F69CEFA" w:rsidR="00B977BC" w:rsidRPr="00C829CA" w:rsidRDefault="00B977BC" w:rsidP="00B977BC">
      <w:pPr>
        <w:pStyle w:val="Heading3"/>
      </w:pPr>
      <w:bookmarkStart w:id="88" w:name="_Toc33697766"/>
      <w:r w:rsidRPr="00C829CA">
        <w:t xml:space="preserve">TWDM </w:t>
      </w:r>
      <w:r w:rsidR="00CC3418" w:rsidRPr="00C829CA">
        <w:t xml:space="preserve">System </w:t>
      </w:r>
      <w:r w:rsidRPr="00C829CA">
        <w:t>Profile managed entity</w:t>
      </w:r>
      <w:bookmarkEnd w:id="88"/>
    </w:p>
    <w:p w14:paraId="1BDEE470" w14:textId="1F5CD77C" w:rsidR="000B6670" w:rsidRDefault="00B26717" w:rsidP="000B667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sidR="0095471E">
        <w:rPr>
          <w:rFonts w:ascii="Times New Roman" w:hAnsi="Times New Roman"/>
          <w:color w:val="E36C0A" w:themeColor="accent6" w:themeShade="BF"/>
          <w:sz w:val="22"/>
        </w:rPr>
        <w:t xml:space="preserve"> (08/2019) Amd. 2, Clause 9.16.1.</w:t>
      </w:r>
      <w:r>
        <w:rPr>
          <w:rFonts w:ascii="Times New Roman" w:hAnsi="Times New Roman"/>
          <w:color w:val="E36C0A" w:themeColor="accent6" w:themeShade="BF"/>
          <w:sz w:val="22"/>
        </w:rPr>
        <w:t xml:space="preserve"> </w:t>
      </w:r>
      <w:r w:rsidR="000B6670">
        <w:t>The remainder of this</w:t>
      </w:r>
      <w:r w:rsidR="00D81E0B">
        <w:t xml:space="preserve"> clause</w:t>
      </w:r>
      <w:r w:rsidR="000B6670">
        <w:t xml:space="preserve"> is retained for information and reference only.</w:t>
      </w:r>
    </w:p>
    <w:p w14:paraId="1944CE91" w14:textId="77777777" w:rsidR="000B6670" w:rsidRDefault="000B6670" w:rsidP="00B977BC">
      <w:pPr>
        <w:widowControl w:val="0"/>
        <w:rPr>
          <w:rFonts w:ascii="Book Antiqua" w:hAnsi="Book Antiqua"/>
          <w:sz w:val="24"/>
          <w:szCs w:val="24"/>
        </w:rPr>
      </w:pPr>
    </w:p>
    <w:p w14:paraId="32902E0D" w14:textId="3BFE9CF3" w:rsidR="00B977BC" w:rsidRPr="00C829CA" w:rsidRDefault="00B977BC" w:rsidP="00B977BC">
      <w:pPr>
        <w:widowControl w:val="0"/>
        <w:rPr>
          <w:rFonts w:ascii="Book Antiqua" w:hAnsi="Book Antiqua"/>
          <w:sz w:val="24"/>
          <w:szCs w:val="24"/>
        </w:rPr>
      </w:pPr>
      <w:r w:rsidRPr="00C829CA">
        <w:rPr>
          <w:rFonts w:ascii="Book Antiqua" w:hAnsi="Book Antiqua"/>
          <w:sz w:val="24"/>
          <w:szCs w:val="24"/>
        </w:rPr>
        <w:lastRenderedPageBreak/>
        <w:t>This managed entity models the TWDM subsystem of NG-PON2 system. An instance of this ME corresponds to a physical or virtual slot of the ONU housing one or more access network interfaces. The instances of this ME are instantiated autonomously by the ONU.</w:t>
      </w:r>
    </w:p>
    <w:p w14:paraId="60438987" w14:textId="77777777" w:rsidR="00B977BC" w:rsidRPr="00C829CA" w:rsidRDefault="00B977BC" w:rsidP="00B977BC">
      <w:pPr>
        <w:pStyle w:val="Headingi"/>
        <w:jc w:val="both"/>
        <w:rPr>
          <w:rFonts w:ascii="Book Antiqua" w:hAnsi="Book Antiqua"/>
          <w:noProof w:val="0"/>
          <w:lang w:val="en-US"/>
        </w:rPr>
      </w:pPr>
      <w:r w:rsidRPr="00C829CA">
        <w:rPr>
          <w:rFonts w:ascii="Book Antiqua" w:hAnsi="Book Antiqua"/>
          <w:noProof w:val="0"/>
          <w:lang w:val="en-US"/>
        </w:rPr>
        <w:t>Relationships</w:t>
      </w:r>
    </w:p>
    <w:p w14:paraId="19FFF3F6" w14:textId="4E1B1275" w:rsidR="00B977BC" w:rsidRPr="00C829CA" w:rsidRDefault="00E3765C" w:rsidP="00E3765C">
      <w:pPr>
        <w:pStyle w:val="Attribute"/>
        <w:ind w:left="720" w:firstLine="0"/>
        <w:jc w:val="both"/>
        <w:rPr>
          <w:rFonts w:ascii="Book Antiqua" w:hAnsi="Book Antiqua"/>
          <w:noProof w:val="0"/>
          <w:lang w:val="en-US"/>
        </w:rPr>
      </w:pPr>
      <w:r w:rsidRPr="00C829CA">
        <w:rPr>
          <w:rFonts w:ascii="Book Antiqua" w:hAnsi="Book Antiqua"/>
          <w:noProof w:val="0"/>
          <w:lang w:val="en-US"/>
        </w:rPr>
        <w:t>An instance of this managed entity is associated with an instance of a circuit pack that supports a PON interface function. It is, therefore, implicitly associated with all ANI-G MEs whose managed entity ID refers the specific Slot ID.</w:t>
      </w:r>
    </w:p>
    <w:p w14:paraId="0B3ED7C6" w14:textId="77777777" w:rsidR="00B977BC" w:rsidRPr="00C829CA" w:rsidRDefault="00B977BC" w:rsidP="00B977BC">
      <w:pPr>
        <w:pStyle w:val="Headingi"/>
        <w:jc w:val="both"/>
        <w:rPr>
          <w:rFonts w:ascii="Book Antiqua" w:hAnsi="Book Antiqua"/>
          <w:noProof w:val="0"/>
          <w:lang w:val="en-US"/>
        </w:rPr>
      </w:pPr>
      <w:r w:rsidRPr="00C829CA">
        <w:rPr>
          <w:rFonts w:ascii="Book Antiqua" w:hAnsi="Book Antiqua"/>
          <w:noProof w:val="0"/>
          <w:lang w:val="en-US"/>
        </w:rPr>
        <w:t>Attributes</w:t>
      </w:r>
    </w:p>
    <w:p w14:paraId="04E86B46" w14:textId="77777777" w:rsidR="00B977BC" w:rsidRPr="00C829CA" w:rsidRDefault="00B977BC" w:rsidP="00B977BC">
      <w:pPr>
        <w:rPr>
          <w:rFonts w:ascii="Book Antiqua" w:hAnsi="Book Antiqua"/>
        </w:rPr>
      </w:pPr>
    </w:p>
    <w:p w14:paraId="4500D69D" w14:textId="7BAA4038" w:rsidR="00B977BC" w:rsidRPr="00C829CA" w:rsidRDefault="00B977BC" w:rsidP="007D22FB">
      <w:pPr>
        <w:pStyle w:val="Attribute"/>
        <w:jc w:val="both"/>
        <w:rPr>
          <w:rFonts w:ascii="Book Antiqua" w:hAnsi="Book Antiqua"/>
          <w:noProof w:val="0"/>
          <w:lang w:val="en-US"/>
        </w:rPr>
      </w:pPr>
      <w:r w:rsidRPr="00C829CA">
        <w:rPr>
          <w:rFonts w:ascii="Book Antiqua" w:hAnsi="Book Antiqua"/>
          <w:b/>
          <w:noProof w:val="0"/>
          <w:szCs w:val="24"/>
          <w:lang w:val="en-US"/>
        </w:rPr>
        <w:t xml:space="preserve">Managed entity ID: </w:t>
      </w:r>
      <w:r w:rsidRPr="00C829CA">
        <w:rPr>
          <w:rFonts w:ascii="Book Antiqua" w:hAnsi="Book Antiqua"/>
          <w:noProof w:val="0"/>
          <w:lang w:val="en-US"/>
        </w:rPr>
        <w:t xml:space="preserve">This attribute uniquely identifies each instance of this managed entity. This </w:t>
      </w:r>
      <w:r w:rsidRPr="00C829CA">
        <w:rPr>
          <w:rFonts w:ascii="Book Antiqua" w:hAnsi="Book Antiqua"/>
          <w:noProof w:val="0"/>
          <w:lang w:val="en-US" w:eastAsia="ja-JP"/>
        </w:rPr>
        <w:t>two</w:t>
      </w:r>
      <w:r w:rsidRPr="00C829CA">
        <w:rPr>
          <w:rFonts w:ascii="Book Antiqua" w:hAnsi="Book Antiqua"/>
          <w:noProof w:val="0"/>
          <w:lang w:val="en-US"/>
        </w:rPr>
        <w:t xml:space="preserve">-byte number </w:t>
      </w:r>
      <w:r w:rsidR="00E3765C" w:rsidRPr="00C829CA">
        <w:rPr>
          <w:rFonts w:ascii="Book Antiqua" w:hAnsi="Book Antiqua"/>
          <w:noProof w:val="0"/>
          <w:lang w:val="en-US"/>
        </w:rPr>
        <w:t>is represented as</w:t>
      </w:r>
      <w:r w:rsidRPr="00C829CA">
        <w:rPr>
          <w:rFonts w:ascii="Book Antiqua" w:hAnsi="Book Antiqua"/>
          <w:noProof w:val="0"/>
          <w:lang w:val="en-US"/>
        </w:rPr>
        <w:t xml:space="preserve"> 0xSS</w:t>
      </w:r>
      <w:r w:rsidR="00482D97" w:rsidRPr="00C829CA">
        <w:rPr>
          <w:rFonts w:ascii="Book Antiqua" w:hAnsi="Book Antiqua"/>
          <w:noProof w:val="0"/>
          <w:lang w:val="en-US" w:eastAsia="ja-JP"/>
        </w:rPr>
        <w:t>00</w:t>
      </w:r>
      <w:r w:rsidRPr="00C829CA">
        <w:rPr>
          <w:rFonts w:ascii="Book Antiqua" w:hAnsi="Book Antiqua"/>
          <w:noProof w:val="0"/>
          <w:lang w:val="en-US"/>
        </w:rPr>
        <w:t>, where SS indicates the slot ID</w:t>
      </w:r>
      <w:r w:rsidR="00E3765C" w:rsidRPr="00C829CA">
        <w:rPr>
          <w:rFonts w:ascii="Book Antiqua" w:hAnsi="Book Antiqua"/>
          <w:noProof w:val="0"/>
          <w:lang w:val="en-US"/>
        </w:rPr>
        <w:t xml:space="preserve"> (as defined in clause </w:t>
      </w:r>
      <w:r w:rsidR="00E3765C" w:rsidRPr="00C829CA">
        <w:rPr>
          <w:rFonts w:ascii="Book Antiqua" w:hAnsi="Book Antiqua"/>
          <w:noProof w:val="0"/>
          <w:szCs w:val="22"/>
          <w:lang w:val="en-US"/>
        </w:rPr>
        <w:t>9.1.5</w:t>
      </w:r>
      <w:r w:rsidRPr="00C829CA">
        <w:rPr>
          <w:rFonts w:ascii="Book Antiqua" w:hAnsi="Book Antiqua"/>
          <w:noProof w:val="0"/>
          <w:lang w:val="en-US" w:eastAsia="ja-JP"/>
        </w:rPr>
        <w:t xml:space="preserve"> </w:t>
      </w:r>
      <w:r w:rsidR="00E3765C" w:rsidRPr="00C829CA">
        <w:rPr>
          <w:rFonts w:ascii="Book Antiqua" w:hAnsi="Book Antiqua"/>
          <w:noProof w:val="0"/>
          <w:lang w:val="en-US" w:eastAsia="ja-JP"/>
        </w:rPr>
        <w:t>and referenced in clause 9.2.1 of G.988</w:t>
      </w:r>
      <w:r w:rsidR="00482D97" w:rsidRPr="00C829CA">
        <w:rPr>
          <w:rFonts w:ascii="Book Antiqua" w:hAnsi="Book Antiqua"/>
          <w:noProof w:val="0"/>
          <w:lang w:val="en-US" w:eastAsia="ja-JP"/>
        </w:rPr>
        <w:t>.</w:t>
      </w:r>
      <w:r w:rsidRPr="00C829CA">
        <w:rPr>
          <w:rFonts w:ascii="Book Antiqua" w:hAnsi="Book Antiqua"/>
          <w:noProof w:val="0"/>
          <w:lang w:val="en-US"/>
        </w:rPr>
        <w:t xml:space="preserve"> (R) (mandatory) (</w:t>
      </w:r>
      <w:r w:rsidRPr="00C829CA">
        <w:rPr>
          <w:rFonts w:ascii="Book Antiqua" w:hAnsi="Book Antiqua"/>
          <w:noProof w:val="0"/>
          <w:lang w:val="en-US" w:eastAsia="ja-JP"/>
        </w:rPr>
        <w:t>2 byte</w:t>
      </w:r>
      <w:r w:rsidRPr="00C829CA">
        <w:rPr>
          <w:rFonts w:ascii="Book Antiqua" w:hAnsi="Book Antiqua"/>
          <w:noProof w:val="0"/>
          <w:lang w:val="en-US"/>
        </w:rPr>
        <w:t>s)</w:t>
      </w:r>
    </w:p>
    <w:p w14:paraId="4D6E8C92" w14:textId="77777777" w:rsidR="00482D97" w:rsidRPr="00C829CA" w:rsidRDefault="00482D97" w:rsidP="007D22FB">
      <w:pPr>
        <w:pStyle w:val="Attribute"/>
        <w:jc w:val="both"/>
        <w:rPr>
          <w:rFonts w:ascii="Book Antiqua" w:hAnsi="Book Antiqua"/>
          <w:noProof w:val="0"/>
          <w:lang w:val="en-US"/>
        </w:rPr>
      </w:pPr>
    </w:p>
    <w:p w14:paraId="3593C9DB" w14:textId="5DCCF7BC" w:rsidR="00482D97" w:rsidRPr="00C829CA" w:rsidRDefault="00482D97" w:rsidP="007D22FB">
      <w:pPr>
        <w:tabs>
          <w:tab w:val="left" w:pos="720"/>
        </w:tabs>
        <w:ind w:left="2160" w:hanging="1440"/>
        <w:rPr>
          <w:rFonts w:ascii="Book Antiqua" w:hAnsi="Book Antiqua"/>
          <w:sz w:val="24"/>
          <w:szCs w:val="24"/>
        </w:rPr>
      </w:pPr>
      <w:r w:rsidRPr="00C829CA">
        <w:rPr>
          <w:rFonts w:ascii="Book Antiqua" w:hAnsi="Book Antiqua"/>
          <w:b/>
          <w:sz w:val="24"/>
          <w:szCs w:val="24"/>
        </w:rPr>
        <w:t xml:space="preserve">Total TWDM channel number: </w:t>
      </w:r>
      <w:r w:rsidRPr="00C829CA">
        <w:rPr>
          <w:rFonts w:ascii="Book Antiqua" w:hAnsi="Book Antiqua"/>
          <w:sz w:val="24"/>
          <w:szCs w:val="24"/>
        </w:rPr>
        <w:t>This attribute indicates the number of distinct TWDM channels</w:t>
      </w:r>
      <w:r w:rsidR="000F2E77" w:rsidRPr="00C829CA">
        <w:rPr>
          <w:rFonts w:ascii="Book Antiqua" w:hAnsi="Book Antiqua"/>
          <w:sz w:val="24"/>
          <w:szCs w:val="24"/>
        </w:rPr>
        <w:t xml:space="preserve"> the ONT supports</w:t>
      </w:r>
      <w:r w:rsidR="00B85512">
        <w:rPr>
          <w:rFonts w:ascii="Book Antiqua" w:hAnsi="Book Antiqua"/>
          <w:sz w:val="24"/>
          <w:szCs w:val="24"/>
        </w:rPr>
        <w:t xml:space="preserve"> in given slot</w:t>
      </w:r>
      <w:r w:rsidR="000F2E77" w:rsidRPr="00C829CA">
        <w:rPr>
          <w:rFonts w:ascii="Book Antiqua" w:hAnsi="Book Antiqua"/>
          <w:sz w:val="24"/>
          <w:szCs w:val="24"/>
        </w:rPr>
        <w:t>.</w:t>
      </w:r>
      <w:r w:rsidR="000F2E77" w:rsidRPr="00C829CA">
        <w:rPr>
          <w:rFonts w:ascii="Book Antiqua" w:hAnsi="Book Antiqua"/>
          <w:lang w:eastAsia="ja-JP"/>
        </w:rPr>
        <w:t xml:space="preserve"> </w:t>
      </w:r>
      <w:r w:rsidR="000F2E77" w:rsidRPr="00C829CA">
        <w:rPr>
          <w:rFonts w:ascii="Book Antiqua" w:hAnsi="Book Antiqua"/>
          <w:sz w:val="24"/>
          <w:szCs w:val="24"/>
        </w:rPr>
        <w:t xml:space="preserve"> (R) (mandatory) (</w:t>
      </w:r>
      <w:r w:rsidR="00FD31C8" w:rsidRPr="00C829CA">
        <w:rPr>
          <w:rFonts w:ascii="Book Antiqua" w:hAnsi="Book Antiqua"/>
          <w:sz w:val="24"/>
          <w:szCs w:val="24"/>
          <w:lang w:eastAsia="ja-JP"/>
        </w:rPr>
        <w:t>1</w:t>
      </w:r>
      <w:r w:rsidR="000F2E77" w:rsidRPr="00C829CA">
        <w:rPr>
          <w:rFonts w:ascii="Book Antiqua" w:hAnsi="Book Antiqua"/>
          <w:sz w:val="24"/>
          <w:szCs w:val="24"/>
          <w:lang w:eastAsia="ja-JP"/>
        </w:rPr>
        <w:t> byte</w:t>
      </w:r>
      <w:r w:rsidR="000F2E77" w:rsidRPr="00C829CA">
        <w:rPr>
          <w:rFonts w:ascii="Book Antiqua" w:hAnsi="Book Antiqua"/>
          <w:sz w:val="24"/>
          <w:szCs w:val="24"/>
        </w:rPr>
        <w:t>)</w:t>
      </w:r>
    </w:p>
    <w:p w14:paraId="63DF5D9B" w14:textId="77777777" w:rsidR="00482D97" w:rsidRPr="00C829CA" w:rsidRDefault="00482D97" w:rsidP="007D22FB">
      <w:pPr>
        <w:tabs>
          <w:tab w:val="left" w:pos="720"/>
        </w:tabs>
        <w:ind w:left="2160" w:hanging="1440"/>
        <w:rPr>
          <w:rFonts w:ascii="Book Antiqua" w:hAnsi="Book Antiqua"/>
        </w:rPr>
      </w:pPr>
    </w:p>
    <w:p w14:paraId="2C15ECC7" w14:textId="611958FF" w:rsidR="000F2E77" w:rsidRDefault="000F2E77" w:rsidP="007D22FB">
      <w:pPr>
        <w:tabs>
          <w:tab w:val="left" w:pos="720"/>
        </w:tabs>
        <w:ind w:left="2160" w:hanging="1440"/>
        <w:rPr>
          <w:rFonts w:ascii="Book Antiqua" w:hAnsi="Book Antiqua"/>
          <w:sz w:val="24"/>
          <w:szCs w:val="24"/>
        </w:rPr>
      </w:pPr>
      <w:r w:rsidRPr="00C829CA">
        <w:rPr>
          <w:rFonts w:ascii="Book Antiqua" w:hAnsi="Book Antiqua"/>
          <w:b/>
          <w:sz w:val="24"/>
          <w:szCs w:val="24"/>
        </w:rPr>
        <w:t xml:space="preserve">Channel partition index: </w:t>
      </w:r>
      <w:r w:rsidRPr="00C829CA">
        <w:rPr>
          <w:rFonts w:ascii="Book Antiqua" w:hAnsi="Book Antiqua"/>
          <w:sz w:val="24"/>
          <w:szCs w:val="24"/>
        </w:rPr>
        <w:t>Channel partition index represented as 0x0P, and maintained as a part of the OMCI MIB, rather than a TC layer config parameter. See clause 6.1.5.9/G.989.3 for complete description. (R,</w:t>
      </w:r>
      <w:r w:rsidR="008C0159">
        <w:rPr>
          <w:rFonts w:ascii="Book Antiqua" w:hAnsi="Book Antiqua"/>
          <w:sz w:val="24"/>
          <w:szCs w:val="24"/>
        </w:rPr>
        <w:t xml:space="preserve"> </w:t>
      </w:r>
      <w:r w:rsidRPr="00C829CA">
        <w:rPr>
          <w:rFonts w:ascii="Book Antiqua" w:hAnsi="Book Antiqua"/>
          <w:sz w:val="24"/>
          <w:szCs w:val="24"/>
        </w:rPr>
        <w:t>W) (mandatory) (</w:t>
      </w:r>
      <w:r w:rsidRPr="00C829CA">
        <w:rPr>
          <w:rFonts w:ascii="Book Antiqua" w:hAnsi="Book Antiqua"/>
          <w:sz w:val="24"/>
          <w:szCs w:val="24"/>
          <w:lang w:eastAsia="ja-JP"/>
        </w:rPr>
        <w:t>1 byte</w:t>
      </w:r>
      <w:r w:rsidRPr="00C829CA">
        <w:rPr>
          <w:rFonts w:ascii="Book Antiqua" w:hAnsi="Book Antiqua"/>
          <w:sz w:val="24"/>
          <w:szCs w:val="24"/>
        </w:rPr>
        <w:t>)</w:t>
      </w:r>
    </w:p>
    <w:p w14:paraId="288A7FDB" w14:textId="77777777" w:rsidR="008C7A3E" w:rsidRPr="00C829CA" w:rsidRDefault="008C7A3E" w:rsidP="008C7A3E">
      <w:pPr>
        <w:tabs>
          <w:tab w:val="left" w:pos="720"/>
        </w:tabs>
        <w:ind w:left="2160" w:hanging="1440"/>
        <w:rPr>
          <w:rFonts w:ascii="Book Antiqua" w:hAnsi="Book Antiqua"/>
        </w:rPr>
      </w:pPr>
    </w:p>
    <w:p w14:paraId="70BFEB72" w14:textId="3E020640" w:rsidR="00AF544B" w:rsidRDefault="008C7A3E" w:rsidP="00043FF9">
      <w:pPr>
        <w:tabs>
          <w:tab w:val="left" w:pos="720"/>
        </w:tabs>
        <w:ind w:left="2160" w:hanging="1440"/>
        <w:rPr>
          <w:rFonts w:ascii="Book Antiqua" w:hAnsi="Book Antiqua"/>
          <w:sz w:val="24"/>
          <w:szCs w:val="24"/>
        </w:rPr>
      </w:pPr>
      <w:r w:rsidRPr="00C829CA">
        <w:rPr>
          <w:rFonts w:ascii="Book Antiqua" w:hAnsi="Book Antiqua"/>
          <w:b/>
          <w:sz w:val="24"/>
          <w:szCs w:val="24"/>
        </w:rPr>
        <w:t>Channel partition</w:t>
      </w:r>
      <w:r>
        <w:rPr>
          <w:rFonts w:ascii="Book Antiqua" w:hAnsi="Book Antiqua"/>
          <w:b/>
          <w:sz w:val="24"/>
          <w:szCs w:val="24"/>
        </w:rPr>
        <w:t xml:space="preserve"> waiver timer</w:t>
      </w:r>
      <w:r w:rsidRPr="00C829CA">
        <w:rPr>
          <w:rFonts w:ascii="Book Antiqua" w:hAnsi="Book Antiqua"/>
          <w:b/>
          <w:sz w:val="24"/>
          <w:szCs w:val="24"/>
        </w:rPr>
        <w:t xml:space="preserve">: </w:t>
      </w:r>
      <w:r w:rsidRPr="008C7A3E">
        <w:rPr>
          <w:rFonts w:ascii="Book Antiqua" w:hAnsi="Book Antiqua"/>
          <w:sz w:val="24"/>
          <w:szCs w:val="24"/>
        </w:rPr>
        <w:t xml:space="preserve">An </w:t>
      </w:r>
      <w:r>
        <w:rPr>
          <w:rFonts w:ascii="Book Antiqua" w:hAnsi="Book Antiqua"/>
          <w:sz w:val="24"/>
          <w:szCs w:val="24"/>
        </w:rPr>
        <w:t xml:space="preserve">unsigned </w:t>
      </w:r>
      <w:r w:rsidRPr="008C7A3E">
        <w:rPr>
          <w:rFonts w:ascii="Book Antiqua" w:hAnsi="Book Antiqua"/>
          <w:sz w:val="24"/>
          <w:szCs w:val="24"/>
        </w:rPr>
        <w:t xml:space="preserve">integer representing the </w:t>
      </w:r>
      <w:r>
        <w:rPr>
          <w:rFonts w:ascii="Book Antiqua" w:hAnsi="Book Antiqua"/>
          <w:sz w:val="24"/>
          <w:szCs w:val="24"/>
        </w:rPr>
        <w:t xml:space="preserve">time interval measured in seconds for which the ONU is blocked from an activation attempt on Channel Partition restriction. The timer corresponds to the Tcpi parameter of G.989.3A1 and measures the elapsed time from the moment an ONU </w:t>
      </w:r>
      <w:r w:rsidRPr="004F3516">
        <w:rPr>
          <w:rFonts w:ascii="Book Antiqua" w:hAnsi="Book Antiqua"/>
          <w:sz w:val="24"/>
          <w:szCs w:val="24"/>
        </w:rPr>
        <w:t xml:space="preserve">finds a downstream wavelength channel belonging to a non-matching channel partition, to the moment the ONU resets its CPI in non-volatile memory to the default value (zero) in order to waive the CPI restriction.  The </w:t>
      </w:r>
      <w:r>
        <w:rPr>
          <w:rFonts w:ascii="Book Antiqua" w:hAnsi="Book Antiqua"/>
          <w:sz w:val="24"/>
          <w:szCs w:val="24"/>
        </w:rPr>
        <w:t>default is 300 seconds. The value of 0xFFFF indicates infinity (no C</w:t>
      </w:r>
      <w:r w:rsidR="008B79FB">
        <w:rPr>
          <w:rFonts w:ascii="Book Antiqua" w:hAnsi="Book Antiqua"/>
          <w:sz w:val="24"/>
          <w:szCs w:val="24"/>
        </w:rPr>
        <w:t>hannel Partition</w:t>
      </w:r>
      <w:r>
        <w:rPr>
          <w:rFonts w:ascii="Book Antiqua" w:hAnsi="Book Antiqua"/>
          <w:sz w:val="24"/>
          <w:szCs w:val="24"/>
        </w:rPr>
        <w:t xml:space="preserve"> waiver is granted).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0CB08CDF" w14:textId="77777777" w:rsidR="00043FF9" w:rsidRDefault="00043FF9" w:rsidP="00043FF9">
      <w:pPr>
        <w:tabs>
          <w:tab w:val="left" w:pos="720"/>
        </w:tabs>
        <w:ind w:left="2160" w:hanging="1440"/>
        <w:rPr>
          <w:rFonts w:ascii="Book Antiqua" w:hAnsi="Book Antiqua"/>
          <w:sz w:val="24"/>
          <w:szCs w:val="24"/>
        </w:rPr>
      </w:pPr>
    </w:p>
    <w:p w14:paraId="03D1BB71" w14:textId="04D975AA" w:rsidR="008B79FB" w:rsidRDefault="00AF544B" w:rsidP="00043FF9">
      <w:pPr>
        <w:tabs>
          <w:tab w:val="left" w:pos="720"/>
        </w:tabs>
        <w:ind w:left="2160" w:hanging="1440"/>
        <w:rPr>
          <w:rFonts w:ascii="Book Antiqua" w:hAnsi="Book Antiqua"/>
          <w:sz w:val="24"/>
          <w:szCs w:val="24"/>
        </w:rPr>
      </w:pPr>
      <w:r>
        <w:rPr>
          <w:rFonts w:ascii="Book Antiqua" w:hAnsi="Book Antiqua"/>
          <w:b/>
          <w:sz w:val="24"/>
          <w:szCs w:val="24"/>
        </w:rPr>
        <w:t xml:space="preserve">LODS re-initialization timer: </w:t>
      </w:r>
      <w:r>
        <w:rPr>
          <w:rFonts w:ascii="Book Antiqua" w:hAnsi="Book Antiqua"/>
          <w:sz w:val="24"/>
          <w:szCs w:val="24"/>
        </w:rPr>
        <w:t xml:space="preserve">This attribute, which corresponds to timer TO2 of G.989.3 </w:t>
      </w:r>
      <w:r w:rsidR="00054EF3">
        <w:rPr>
          <w:rFonts w:ascii="Book Antiqua" w:hAnsi="Book Antiqua"/>
          <w:sz w:val="24"/>
          <w:szCs w:val="24"/>
        </w:rPr>
        <w:t>expressed as an integer number of PHY frame intervals</w:t>
      </w:r>
      <w:r>
        <w:rPr>
          <w:rFonts w:ascii="Book Antiqua" w:hAnsi="Book Antiqua"/>
          <w:sz w:val="24"/>
          <w:szCs w:val="24"/>
        </w:rPr>
        <w:t>, specifies the duration of time an ONU without configured wavelength channel protection (WLCP = OFF) waits in the Intermittent LODS (O6) state before transitioning into the Initial (O1) state</w:t>
      </w:r>
      <w:r w:rsidR="005D5AAB">
        <w:rPr>
          <w:rFonts w:ascii="Book Antiqua" w:hAnsi="Book Antiqua"/>
          <w:sz w:val="24"/>
          <w:szCs w:val="24"/>
        </w:rPr>
        <w:t xml:space="preserve"> for reactivation</w:t>
      </w:r>
      <w:r>
        <w:rPr>
          <w:rFonts w:ascii="Book Antiqua" w:hAnsi="Book Antiqua"/>
          <w:sz w:val="24"/>
          <w:szCs w:val="24"/>
        </w:rPr>
        <w:t>.</w:t>
      </w:r>
      <w:r w:rsidR="00054EF3">
        <w:rPr>
          <w:rFonts w:ascii="Book Antiqua" w:hAnsi="Book Antiqua"/>
          <w:sz w:val="24"/>
          <w:szCs w:val="24"/>
        </w:rPr>
        <w:t xml:space="preserve"> The default value upon instantiation is </w:t>
      </w:r>
      <w:r w:rsidR="005D5AAB">
        <w:rPr>
          <w:rFonts w:ascii="Book Antiqua" w:hAnsi="Book Antiqua"/>
          <w:sz w:val="24"/>
          <w:szCs w:val="24"/>
        </w:rPr>
        <w:t>10</w:t>
      </w:r>
      <w:r w:rsidR="00054EF3">
        <w:rPr>
          <w:rFonts w:ascii="Book Antiqua" w:hAnsi="Book Antiqua"/>
          <w:sz w:val="24"/>
          <w:szCs w:val="24"/>
        </w:rPr>
        <w:t>00 (</w:t>
      </w:r>
      <w:r w:rsidR="005D5AAB">
        <w:rPr>
          <w:rFonts w:ascii="Book Antiqua" w:hAnsi="Book Antiqua"/>
          <w:sz w:val="24"/>
          <w:szCs w:val="24"/>
        </w:rPr>
        <w:t>1</w:t>
      </w:r>
      <w:r w:rsidR="00054EF3">
        <w:rPr>
          <w:rFonts w:ascii="Book Antiqua" w:hAnsi="Book Antiqua"/>
          <w:sz w:val="24"/>
          <w:szCs w:val="24"/>
        </w:rPr>
        <w:t xml:space="preserve">25 </w:t>
      </w:r>
      <w:r w:rsidR="005D5AAB">
        <w:rPr>
          <w:rFonts w:ascii="Book Antiqua" w:hAnsi="Book Antiqua"/>
          <w:sz w:val="24"/>
          <w:szCs w:val="24"/>
        </w:rPr>
        <w:t>m</w:t>
      </w:r>
      <w:r w:rsidR="00054EF3">
        <w:rPr>
          <w:rFonts w:ascii="Book Antiqua" w:hAnsi="Book Antiqua"/>
          <w:sz w:val="24"/>
          <w:szCs w:val="24"/>
        </w:rPr>
        <w:t xml:space="preserve">s). </w:t>
      </w:r>
      <w:r w:rsidR="00054EF3" w:rsidRPr="00C829CA">
        <w:rPr>
          <w:rFonts w:ascii="Book Antiqua" w:hAnsi="Book Antiqua"/>
          <w:sz w:val="24"/>
          <w:szCs w:val="24"/>
        </w:rPr>
        <w:t>(R,</w:t>
      </w:r>
      <w:r w:rsidR="00054EF3">
        <w:rPr>
          <w:rFonts w:ascii="Book Antiqua" w:hAnsi="Book Antiqua"/>
          <w:sz w:val="24"/>
          <w:szCs w:val="24"/>
        </w:rPr>
        <w:t xml:space="preserve"> </w:t>
      </w:r>
      <w:r w:rsidR="00054EF3" w:rsidRPr="00C829CA">
        <w:rPr>
          <w:rFonts w:ascii="Book Antiqua" w:hAnsi="Book Antiqua"/>
          <w:sz w:val="24"/>
          <w:szCs w:val="24"/>
        </w:rPr>
        <w:t>W) (mandatory) (</w:t>
      </w:r>
      <w:r w:rsidR="00054EF3">
        <w:rPr>
          <w:rFonts w:ascii="Book Antiqua" w:hAnsi="Book Antiqua"/>
          <w:sz w:val="24"/>
          <w:szCs w:val="24"/>
          <w:lang w:eastAsia="ja-JP"/>
        </w:rPr>
        <w:t>4</w:t>
      </w:r>
      <w:r w:rsidR="00054EF3" w:rsidRPr="00C829CA">
        <w:rPr>
          <w:rFonts w:ascii="Book Antiqua" w:hAnsi="Book Antiqua"/>
          <w:sz w:val="24"/>
          <w:szCs w:val="24"/>
          <w:lang w:eastAsia="ja-JP"/>
        </w:rPr>
        <w:t> byte</w:t>
      </w:r>
      <w:r w:rsidR="00054EF3">
        <w:rPr>
          <w:rFonts w:ascii="Book Antiqua" w:hAnsi="Book Antiqua"/>
          <w:sz w:val="24"/>
          <w:szCs w:val="24"/>
          <w:lang w:eastAsia="ja-JP"/>
        </w:rPr>
        <w:t>s</w:t>
      </w:r>
      <w:r w:rsidR="00054EF3" w:rsidRPr="00C829CA">
        <w:rPr>
          <w:rFonts w:ascii="Book Antiqua" w:hAnsi="Book Antiqua"/>
          <w:sz w:val="24"/>
          <w:szCs w:val="24"/>
        </w:rPr>
        <w:t>)</w:t>
      </w:r>
    </w:p>
    <w:p w14:paraId="7FCF908A" w14:textId="77777777" w:rsidR="00043FF9" w:rsidRPr="008B79FB" w:rsidRDefault="00043FF9" w:rsidP="00043FF9">
      <w:pPr>
        <w:tabs>
          <w:tab w:val="left" w:pos="720"/>
        </w:tabs>
        <w:ind w:left="2160" w:hanging="1440"/>
        <w:rPr>
          <w:rFonts w:ascii="Book Antiqua" w:hAnsi="Book Antiqua"/>
          <w:sz w:val="24"/>
          <w:szCs w:val="24"/>
        </w:rPr>
      </w:pPr>
    </w:p>
    <w:p w14:paraId="61BEFEA9" w14:textId="3785E320" w:rsidR="00732DE2" w:rsidRDefault="00054EF3" w:rsidP="00043FF9">
      <w:pPr>
        <w:tabs>
          <w:tab w:val="left" w:pos="720"/>
        </w:tabs>
        <w:ind w:left="2160" w:hanging="1440"/>
        <w:rPr>
          <w:rFonts w:ascii="Book Antiqua" w:hAnsi="Book Antiqua"/>
          <w:sz w:val="24"/>
          <w:szCs w:val="24"/>
        </w:rPr>
      </w:pPr>
      <w:r>
        <w:rPr>
          <w:rFonts w:ascii="Book Antiqua" w:hAnsi="Book Antiqua"/>
          <w:b/>
          <w:sz w:val="24"/>
          <w:szCs w:val="24"/>
        </w:rPr>
        <w:t xml:space="preserve">LODS protection timer: </w:t>
      </w:r>
      <w:r>
        <w:rPr>
          <w:rFonts w:ascii="Book Antiqua" w:hAnsi="Book Antiqua"/>
          <w:sz w:val="24"/>
          <w:szCs w:val="24"/>
        </w:rPr>
        <w:t xml:space="preserve">This attribute, which corresponds to timer TO3 of G.989.3 expressed as an integer number of PHY frame intervals, specifies the duration of time an ONU with configured wavelength channel protection (WLCP = ON) waits in the Intermittent LODS (O6) state before transitioning into the Downstream tuning  (O8) state to tune into the pre-configured protection wavelength channel. The default value upon instantiation is </w:t>
      </w:r>
      <w:r w:rsidR="005D5AAB">
        <w:rPr>
          <w:rFonts w:ascii="Book Antiqua" w:hAnsi="Book Antiqua"/>
          <w:sz w:val="24"/>
          <w:szCs w:val="24"/>
        </w:rPr>
        <w:t>200</w:t>
      </w:r>
      <w:r>
        <w:rPr>
          <w:rFonts w:ascii="Book Antiqua" w:hAnsi="Book Antiqua"/>
          <w:sz w:val="24"/>
          <w:szCs w:val="24"/>
        </w:rPr>
        <w:t xml:space="preserve"> (</w:t>
      </w:r>
      <w:r w:rsidR="005D5AAB">
        <w:rPr>
          <w:rFonts w:ascii="Book Antiqua" w:hAnsi="Book Antiqua"/>
          <w:sz w:val="24"/>
          <w:szCs w:val="24"/>
        </w:rPr>
        <w:t>2</w:t>
      </w:r>
      <w:r w:rsidR="004D1BB3">
        <w:rPr>
          <w:rFonts w:ascii="Book Antiqua" w:hAnsi="Book Antiqua"/>
          <w:sz w:val="24"/>
          <w:szCs w:val="24"/>
        </w:rPr>
        <w:t>5</w:t>
      </w:r>
      <w:r>
        <w:rPr>
          <w:rFonts w:ascii="Book Antiqua" w:hAnsi="Book Antiqua"/>
          <w:sz w:val="24"/>
          <w:szCs w:val="24"/>
        </w:rPr>
        <w:t xml:space="preserve"> </w:t>
      </w:r>
      <w:r w:rsidR="005D5AAB">
        <w:rPr>
          <w:rFonts w:ascii="Book Antiqua" w:hAnsi="Book Antiqua"/>
          <w:sz w:val="24"/>
          <w:szCs w:val="24"/>
        </w:rPr>
        <w:t>m</w:t>
      </w:r>
      <w:r>
        <w:rPr>
          <w:rFonts w:ascii="Book Antiqua" w:hAnsi="Book Antiqua"/>
          <w:sz w:val="24"/>
          <w:szCs w:val="24"/>
        </w:rPr>
        <w:t xml:space="preserve">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167F9267" w14:textId="77777777" w:rsidR="00043FF9" w:rsidRDefault="00043FF9" w:rsidP="00043FF9">
      <w:pPr>
        <w:tabs>
          <w:tab w:val="left" w:pos="720"/>
        </w:tabs>
        <w:ind w:left="2160" w:hanging="1440"/>
        <w:rPr>
          <w:rFonts w:ascii="Book Antiqua" w:hAnsi="Book Antiqua"/>
          <w:sz w:val="24"/>
          <w:szCs w:val="24"/>
        </w:rPr>
      </w:pPr>
    </w:p>
    <w:p w14:paraId="35E13ADC" w14:textId="29412172" w:rsidR="00732DE2" w:rsidRDefault="00732DE2" w:rsidP="00043FF9">
      <w:pPr>
        <w:tabs>
          <w:tab w:val="left" w:pos="720"/>
        </w:tabs>
        <w:ind w:left="2160" w:hanging="1440"/>
        <w:rPr>
          <w:rFonts w:ascii="Book Antiqua" w:hAnsi="Book Antiqua"/>
          <w:sz w:val="24"/>
          <w:szCs w:val="24"/>
        </w:rPr>
      </w:pPr>
      <w:r>
        <w:rPr>
          <w:rFonts w:ascii="Book Antiqua" w:hAnsi="Book Antiqua"/>
          <w:b/>
          <w:sz w:val="24"/>
          <w:szCs w:val="24"/>
        </w:rPr>
        <w:t xml:space="preserve">Downstream tuning timer: </w:t>
      </w:r>
      <w:r>
        <w:rPr>
          <w:rFonts w:ascii="Book Antiqua" w:hAnsi="Book Antiqua"/>
          <w:sz w:val="24"/>
          <w:szCs w:val="24"/>
        </w:rPr>
        <w:t xml:space="preserve">This attribute, which corresponds to timer TO4 of G.989.3 expressed as an integer number of PHY frame intervals, specifies the duration of time an ONU in the Downstream tuning (O8) state attempts to validate the </w:t>
      </w:r>
      <w:r w:rsidR="005D5AAB">
        <w:rPr>
          <w:rFonts w:ascii="Book Antiqua" w:hAnsi="Book Antiqua"/>
          <w:sz w:val="24"/>
          <w:szCs w:val="24"/>
        </w:rPr>
        <w:t xml:space="preserve">specified target </w:t>
      </w:r>
      <w:r>
        <w:rPr>
          <w:rFonts w:ascii="Book Antiqua" w:hAnsi="Book Antiqua"/>
          <w:sz w:val="24"/>
          <w:szCs w:val="24"/>
        </w:rPr>
        <w:t>downstream wavelength channel (obtaining DWLCH ok to work), before transitioning into the Initial   (O1) state f</w:t>
      </w:r>
      <w:r w:rsidR="005D5AAB">
        <w:rPr>
          <w:rFonts w:ascii="Book Antiqua" w:hAnsi="Book Antiqua"/>
          <w:sz w:val="24"/>
          <w:szCs w:val="24"/>
        </w:rPr>
        <w:t>or</w:t>
      </w:r>
      <w:r>
        <w:rPr>
          <w:rFonts w:ascii="Book Antiqua" w:hAnsi="Book Antiqua"/>
          <w:sz w:val="24"/>
          <w:szCs w:val="24"/>
        </w:rPr>
        <w:t xml:space="preserve"> reactivation. </w:t>
      </w:r>
      <w:r w:rsidR="005D5AAB">
        <w:rPr>
          <w:rFonts w:ascii="Book Antiqua" w:hAnsi="Book Antiqua"/>
          <w:sz w:val="24"/>
          <w:szCs w:val="24"/>
        </w:rPr>
        <w:t xml:space="preserve">Note that the Rx tuning time proper is included into this interval. </w:t>
      </w:r>
      <w:r>
        <w:rPr>
          <w:rFonts w:ascii="Book Antiqua" w:hAnsi="Book Antiqua"/>
          <w:sz w:val="24"/>
          <w:szCs w:val="24"/>
        </w:rPr>
        <w:t xml:space="preserve">The default value upon instantiation is </w:t>
      </w:r>
      <w:r w:rsidR="005D5AAB">
        <w:rPr>
          <w:rFonts w:ascii="Book Antiqua" w:hAnsi="Book Antiqua"/>
          <w:sz w:val="24"/>
          <w:szCs w:val="24"/>
        </w:rPr>
        <w:t>1000</w:t>
      </w:r>
      <w:r>
        <w:rPr>
          <w:rFonts w:ascii="Book Antiqua" w:hAnsi="Book Antiqua"/>
          <w:sz w:val="24"/>
          <w:szCs w:val="24"/>
        </w:rPr>
        <w:t xml:space="preserve"> (</w:t>
      </w:r>
      <w:r w:rsidR="005D5AAB">
        <w:rPr>
          <w:rFonts w:ascii="Book Antiqua" w:hAnsi="Book Antiqua"/>
          <w:sz w:val="24"/>
          <w:szCs w:val="24"/>
        </w:rPr>
        <w:t>125</w:t>
      </w:r>
      <w:r>
        <w:rPr>
          <w:rFonts w:ascii="Book Antiqua" w:hAnsi="Book Antiqua"/>
          <w:sz w:val="24"/>
          <w:szCs w:val="24"/>
        </w:rPr>
        <w:t xml:space="preserve"> </w:t>
      </w:r>
      <w:r w:rsidR="005D5AAB">
        <w:rPr>
          <w:rFonts w:ascii="Book Antiqua" w:hAnsi="Book Antiqua"/>
          <w:sz w:val="24"/>
          <w:szCs w:val="24"/>
        </w:rPr>
        <w:t>m</w:t>
      </w:r>
      <w:r>
        <w:rPr>
          <w:rFonts w:ascii="Book Antiqua" w:hAnsi="Book Antiqua"/>
          <w:sz w:val="24"/>
          <w:szCs w:val="24"/>
        </w:rPr>
        <w:t xml:space="preserve">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657A1F7D" w14:textId="77777777" w:rsidR="00043FF9" w:rsidRDefault="00043FF9" w:rsidP="00043FF9">
      <w:pPr>
        <w:tabs>
          <w:tab w:val="left" w:pos="720"/>
        </w:tabs>
        <w:ind w:left="2160" w:hanging="1440"/>
        <w:rPr>
          <w:rFonts w:ascii="Book Antiqua" w:hAnsi="Book Antiqua"/>
          <w:sz w:val="24"/>
          <w:szCs w:val="24"/>
        </w:rPr>
      </w:pPr>
    </w:p>
    <w:p w14:paraId="7BACB510" w14:textId="6A86EB16" w:rsidR="005D5AAB" w:rsidRDefault="005D5AAB" w:rsidP="005D5AAB">
      <w:pPr>
        <w:tabs>
          <w:tab w:val="left" w:pos="720"/>
        </w:tabs>
        <w:ind w:left="2160" w:hanging="1440"/>
        <w:rPr>
          <w:rFonts w:ascii="Book Antiqua" w:hAnsi="Book Antiqua"/>
          <w:sz w:val="24"/>
          <w:szCs w:val="24"/>
        </w:rPr>
      </w:pPr>
      <w:r>
        <w:rPr>
          <w:rFonts w:ascii="Book Antiqua" w:hAnsi="Book Antiqua"/>
          <w:b/>
          <w:sz w:val="24"/>
          <w:szCs w:val="24"/>
        </w:rPr>
        <w:t xml:space="preserve">Upstream tuning timer: </w:t>
      </w:r>
      <w:r>
        <w:rPr>
          <w:rFonts w:ascii="Book Antiqua" w:hAnsi="Book Antiqua"/>
          <w:sz w:val="24"/>
          <w:szCs w:val="24"/>
        </w:rPr>
        <w:t xml:space="preserve">This attribute, which corresponds to timer TO5 of G.989.3 expressed as an integer number of PHY frame intervals, specifies the duration of time an ONU in the Upstream tuning (O9) state attempts to obtain the upstream tuning confirmation in the specified target upstream wavelength channel before transitioning into the Initial   (O1) state for reactivation. The default value upon instantiation is 1000 (125 ms).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2DD43E99" w14:textId="77777777" w:rsidR="00043FF9" w:rsidRDefault="00043FF9" w:rsidP="005D5AAB">
      <w:pPr>
        <w:tabs>
          <w:tab w:val="left" w:pos="720"/>
        </w:tabs>
        <w:ind w:left="2160" w:hanging="1440"/>
        <w:rPr>
          <w:rFonts w:ascii="Book Antiqua" w:hAnsi="Book Antiqua"/>
          <w:sz w:val="24"/>
          <w:szCs w:val="24"/>
        </w:rPr>
      </w:pPr>
    </w:p>
    <w:p w14:paraId="34B1C5C7" w14:textId="036CFA3F" w:rsidR="00043FF9" w:rsidRDefault="00043FF9" w:rsidP="00043FF9">
      <w:pPr>
        <w:tabs>
          <w:tab w:val="left" w:pos="720"/>
        </w:tabs>
        <w:ind w:left="2160" w:hanging="1440"/>
        <w:rPr>
          <w:rFonts w:ascii="Book Antiqua" w:hAnsi="Book Antiqua"/>
          <w:sz w:val="24"/>
          <w:szCs w:val="24"/>
        </w:rPr>
      </w:pPr>
      <w:r>
        <w:rPr>
          <w:rFonts w:ascii="Book Antiqua" w:hAnsi="Book Antiqua"/>
          <w:b/>
          <w:sz w:val="24"/>
          <w:szCs w:val="24"/>
        </w:rPr>
        <w:lastRenderedPageBreak/>
        <w:t>Location label</w:t>
      </w:r>
      <w:r w:rsidR="007710B3">
        <w:rPr>
          <w:rFonts w:ascii="Book Antiqua" w:hAnsi="Book Antiqua"/>
          <w:b/>
          <w:sz w:val="24"/>
          <w:szCs w:val="24"/>
        </w:rPr>
        <w:t xml:space="preserve"> 1</w:t>
      </w:r>
      <w:r>
        <w:rPr>
          <w:rFonts w:ascii="Book Antiqua" w:hAnsi="Book Antiqua"/>
          <w:b/>
          <w:sz w:val="24"/>
          <w:szCs w:val="24"/>
        </w:rPr>
        <w:t xml:space="preserve">: </w:t>
      </w:r>
      <w:r>
        <w:rPr>
          <w:rFonts w:ascii="Book Antiqua" w:hAnsi="Book Antiqua"/>
          <w:sz w:val="24"/>
          <w:szCs w:val="24"/>
        </w:rPr>
        <w:t>This attribute</w:t>
      </w:r>
      <w:r w:rsidR="006D2856">
        <w:rPr>
          <w:rFonts w:ascii="Book Antiqua" w:hAnsi="Book Antiqua"/>
          <w:sz w:val="24"/>
          <w:szCs w:val="24"/>
        </w:rPr>
        <w:t xml:space="preserve"> represents the first part of the field</w:t>
      </w:r>
      <w:r>
        <w:rPr>
          <w:rFonts w:ascii="Book Antiqua" w:hAnsi="Book Antiqua"/>
          <w:sz w:val="24"/>
          <w:szCs w:val="24"/>
        </w:rPr>
        <w:t>, which is written by the OLT</w:t>
      </w:r>
      <w:r w:rsidRPr="004F3516">
        <w:rPr>
          <w:rFonts w:ascii="Book Antiqua" w:hAnsi="Book Antiqua"/>
          <w:sz w:val="24"/>
          <w:szCs w:val="24"/>
        </w:rPr>
        <w:t xml:space="preserve"> </w:t>
      </w:r>
      <w:r w:rsidR="00316352" w:rsidRPr="004F3516">
        <w:rPr>
          <w:rFonts w:ascii="Book Antiqua" w:hAnsi="Book Antiqua"/>
          <w:sz w:val="24"/>
          <w:szCs w:val="24"/>
        </w:rPr>
        <w:t xml:space="preserve">to </w:t>
      </w:r>
      <w:r>
        <w:rPr>
          <w:rFonts w:ascii="Book Antiqua" w:hAnsi="Book Antiqua"/>
          <w:sz w:val="24"/>
          <w:szCs w:val="24"/>
        </w:rPr>
        <w:t xml:space="preserve">provide the topological location information for the specific </w:t>
      </w:r>
      <w:r w:rsidR="00087320">
        <w:rPr>
          <w:rFonts w:ascii="Book Antiqua" w:hAnsi="Book Antiqua"/>
          <w:sz w:val="24"/>
          <w:szCs w:val="24"/>
        </w:rPr>
        <w:t xml:space="preserve">OLT channel termination </w:t>
      </w:r>
      <w:r>
        <w:rPr>
          <w:rFonts w:ascii="Book Antiqua" w:hAnsi="Book Antiqua"/>
          <w:sz w:val="24"/>
          <w:szCs w:val="24"/>
        </w:rPr>
        <w:t xml:space="preserve">within the operator domain. This attribute is not interpreted by the ONU, but may be used by a dual-managed ONU as a part of an alarm report provided over non-OMCI management channel.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sidR="007710B3">
        <w:rPr>
          <w:rFonts w:ascii="Book Antiqua" w:hAnsi="Book Antiqua"/>
          <w:sz w:val="24"/>
          <w:szCs w:val="24"/>
          <w:lang w:eastAsia="ja-JP"/>
        </w:rPr>
        <w:t>24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2E4E4EF7" w14:textId="30F97B4A" w:rsidR="007710B3" w:rsidRDefault="007710B3" w:rsidP="007710B3">
      <w:pPr>
        <w:tabs>
          <w:tab w:val="left" w:pos="720"/>
        </w:tabs>
        <w:ind w:left="2160" w:hanging="1440"/>
        <w:rPr>
          <w:rFonts w:ascii="Book Antiqua" w:hAnsi="Book Antiqua"/>
          <w:sz w:val="24"/>
          <w:szCs w:val="24"/>
        </w:rPr>
      </w:pPr>
      <w:r>
        <w:rPr>
          <w:rFonts w:ascii="Book Antiqua" w:hAnsi="Book Antiqua"/>
          <w:b/>
          <w:sz w:val="24"/>
          <w:szCs w:val="24"/>
        </w:rPr>
        <w:t xml:space="preserve">Location label 2: </w:t>
      </w:r>
      <w:r>
        <w:rPr>
          <w:rFonts w:ascii="Book Antiqua" w:hAnsi="Book Antiqua"/>
          <w:sz w:val="24"/>
          <w:szCs w:val="24"/>
        </w:rPr>
        <w:t>This attribute</w:t>
      </w:r>
      <w:r w:rsidR="006D2856">
        <w:rPr>
          <w:rFonts w:ascii="Book Antiqua" w:hAnsi="Book Antiqua"/>
          <w:sz w:val="24"/>
          <w:szCs w:val="24"/>
        </w:rPr>
        <w:t xml:space="preserve"> represents the second part of the field</w:t>
      </w:r>
      <w:r>
        <w:rPr>
          <w:rFonts w:ascii="Book Antiqua" w:hAnsi="Book Antiqua"/>
          <w:sz w:val="24"/>
          <w:szCs w:val="24"/>
        </w:rPr>
        <w:t xml:space="preserve">, which is written by the OLT </w:t>
      </w:r>
      <w:r w:rsidR="00316352">
        <w:rPr>
          <w:rFonts w:ascii="Book Antiqua" w:hAnsi="Book Antiqua"/>
          <w:sz w:val="24"/>
          <w:szCs w:val="24"/>
        </w:rPr>
        <w:t xml:space="preserve">to </w:t>
      </w:r>
      <w:r>
        <w:rPr>
          <w:rFonts w:ascii="Book Antiqua" w:hAnsi="Book Antiqua"/>
          <w:sz w:val="24"/>
          <w:szCs w:val="24"/>
        </w:rPr>
        <w:t xml:space="preserve">provide the topological location information for the specific </w:t>
      </w:r>
      <w:r w:rsidR="00087320">
        <w:rPr>
          <w:rFonts w:ascii="Book Antiqua" w:hAnsi="Book Antiqua"/>
          <w:sz w:val="24"/>
          <w:szCs w:val="24"/>
        </w:rPr>
        <w:t xml:space="preserve">OLT channel termination </w:t>
      </w:r>
      <w:r>
        <w:rPr>
          <w:rFonts w:ascii="Book Antiqua" w:hAnsi="Book Antiqua"/>
          <w:sz w:val="24"/>
          <w:szCs w:val="24"/>
        </w:rPr>
        <w:t xml:space="preserve">within the operator domain. This attribute is not interpreted by the ONU, but may be used by a dual-managed ONU as a part of an alarm report provided over non-OMCI management channel. </w:t>
      </w:r>
      <w:r w:rsidRPr="00C829CA">
        <w:rPr>
          <w:rFonts w:ascii="Book Antiqua" w:hAnsi="Book Antiqua"/>
          <w:sz w:val="24"/>
          <w:szCs w:val="24"/>
        </w:rPr>
        <w:t>(R,</w:t>
      </w:r>
      <w:r>
        <w:rPr>
          <w:rFonts w:ascii="Book Antiqua" w:hAnsi="Book Antiqua"/>
          <w:sz w:val="24"/>
          <w:szCs w:val="24"/>
        </w:rPr>
        <w:t xml:space="preserve"> </w:t>
      </w:r>
      <w:r w:rsidRPr="00C829CA">
        <w:rPr>
          <w:rFonts w:ascii="Book Antiqua" w:hAnsi="Book Antiqua"/>
          <w:sz w:val="24"/>
          <w:szCs w:val="24"/>
        </w:rPr>
        <w:t>W) (mandatory) (</w:t>
      </w:r>
      <w:r>
        <w:rPr>
          <w:rFonts w:ascii="Book Antiqua" w:hAnsi="Book Antiqua"/>
          <w:sz w:val="24"/>
          <w:szCs w:val="24"/>
          <w:lang w:eastAsia="ja-JP"/>
        </w:rPr>
        <w:t>24</w:t>
      </w:r>
      <w:r w:rsidRPr="00C829CA">
        <w:rPr>
          <w:rFonts w:ascii="Book Antiqua" w:hAnsi="Book Antiqua"/>
          <w:sz w:val="24"/>
          <w:szCs w:val="24"/>
          <w:lang w:eastAsia="ja-JP"/>
        </w:rPr>
        <w:t> byte</w:t>
      </w:r>
      <w:r>
        <w:rPr>
          <w:rFonts w:ascii="Book Antiqua" w:hAnsi="Book Antiqua"/>
          <w:sz w:val="24"/>
          <w:szCs w:val="24"/>
          <w:lang w:eastAsia="ja-JP"/>
        </w:rPr>
        <w:t>s</w:t>
      </w:r>
      <w:r w:rsidRPr="00C829CA">
        <w:rPr>
          <w:rFonts w:ascii="Book Antiqua" w:hAnsi="Book Antiqua"/>
          <w:sz w:val="24"/>
          <w:szCs w:val="24"/>
        </w:rPr>
        <w:t>)</w:t>
      </w:r>
    </w:p>
    <w:p w14:paraId="05C06CBD" w14:textId="77777777" w:rsidR="00054EF3" w:rsidRPr="008B79FB" w:rsidRDefault="00054EF3" w:rsidP="00054EF3">
      <w:pPr>
        <w:tabs>
          <w:tab w:val="left" w:pos="720"/>
        </w:tabs>
        <w:ind w:left="2160" w:hanging="1440"/>
        <w:rPr>
          <w:rFonts w:ascii="Book Antiqua" w:hAnsi="Book Antiqua"/>
          <w:sz w:val="24"/>
          <w:szCs w:val="24"/>
        </w:rPr>
      </w:pPr>
    </w:p>
    <w:p w14:paraId="3CC320B6" w14:textId="77777777" w:rsidR="00CC3418" w:rsidRPr="00C829CA" w:rsidRDefault="00CC3418" w:rsidP="007D22FB">
      <w:pPr>
        <w:tabs>
          <w:tab w:val="left" w:pos="720"/>
        </w:tabs>
        <w:ind w:left="2160" w:hanging="1440"/>
        <w:rPr>
          <w:rFonts w:ascii="Book Antiqua" w:hAnsi="Book Antiqua"/>
          <w:sz w:val="24"/>
          <w:szCs w:val="24"/>
        </w:rPr>
      </w:pPr>
    </w:p>
    <w:p w14:paraId="7CB5C9E9"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t>Actions</w:t>
      </w:r>
    </w:p>
    <w:p w14:paraId="650FD9AB" w14:textId="77777777" w:rsidR="00CC3418" w:rsidRPr="00C829CA" w:rsidRDefault="00CC3418" w:rsidP="00CC3418">
      <w:pPr>
        <w:rPr>
          <w:rFonts w:ascii="Book Antiqua" w:hAnsi="Book Antiqua"/>
        </w:rPr>
      </w:pPr>
    </w:p>
    <w:p w14:paraId="2C1E4FDC" w14:textId="77777777" w:rsidR="00CC3418" w:rsidRPr="00C829CA" w:rsidRDefault="00CC3418" w:rsidP="00CC3418">
      <w:pPr>
        <w:tabs>
          <w:tab w:val="left" w:pos="720"/>
        </w:tabs>
        <w:rPr>
          <w:rFonts w:ascii="Book Antiqua" w:hAnsi="Book Antiqua"/>
          <w:sz w:val="24"/>
          <w:szCs w:val="24"/>
        </w:rPr>
      </w:pPr>
      <w:r w:rsidRPr="00C829CA">
        <w:rPr>
          <w:rFonts w:ascii="Book Antiqua" w:hAnsi="Book Antiqua"/>
          <w:color w:val="00B050"/>
          <w:sz w:val="24"/>
          <w:szCs w:val="24"/>
        </w:rPr>
        <w:tab/>
      </w:r>
      <w:r w:rsidRPr="00C829CA">
        <w:rPr>
          <w:rFonts w:ascii="Book Antiqua" w:hAnsi="Book Antiqua"/>
          <w:sz w:val="24"/>
          <w:szCs w:val="24"/>
        </w:rPr>
        <w:t>Get, set.</w:t>
      </w:r>
    </w:p>
    <w:p w14:paraId="21EA837D" w14:textId="77777777" w:rsidR="00CC3418" w:rsidRPr="00C829CA" w:rsidRDefault="00CC3418" w:rsidP="00CC3418">
      <w:pPr>
        <w:tabs>
          <w:tab w:val="left" w:pos="720"/>
        </w:tabs>
        <w:rPr>
          <w:color w:val="00B050"/>
        </w:rPr>
      </w:pPr>
    </w:p>
    <w:p w14:paraId="0A25164A" w14:textId="77777777" w:rsidR="00CC3418" w:rsidRPr="00C829CA" w:rsidRDefault="00CC3418" w:rsidP="00CC3418">
      <w:pPr>
        <w:pStyle w:val="Body"/>
      </w:pPr>
    </w:p>
    <w:p w14:paraId="4BD4C06A" w14:textId="77777777" w:rsidR="00CC3418" w:rsidRPr="00C829CA" w:rsidRDefault="00CC3418" w:rsidP="00CC3418">
      <w:pPr>
        <w:pStyle w:val="Heading3"/>
      </w:pPr>
      <w:bookmarkStart w:id="89" w:name="_Toc33697767"/>
      <w:r w:rsidRPr="00C829CA">
        <w:t>TWDM channel managed entity</w:t>
      </w:r>
      <w:bookmarkEnd w:id="89"/>
    </w:p>
    <w:p w14:paraId="18135102" w14:textId="2B0F8AB0" w:rsidR="000B6670" w:rsidRDefault="00B26717" w:rsidP="000B667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9.16.2</w:t>
      </w:r>
      <w:r>
        <w:rPr>
          <w:rFonts w:ascii="Times New Roman" w:hAnsi="Times New Roman"/>
          <w:color w:val="E36C0A" w:themeColor="accent6" w:themeShade="BF"/>
          <w:sz w:val="22"/>
        </w:rPr>
        <w:t>.</w:t>
      </w:r>
    </w:p>
    <w:p w14:paraId="3DEDA0B1" w14:textId="77777777" w:rsidR="00B26717" w:rsidRDefault="00B26717" w:rsidP="000B6670">
      <w:pPr>
        <w:pStyle w:val="Body"/>
      </w:pPr>
      <w:r>
        <w:t>C</w:t>
      </w:r>
      <w:r w:rsidR="000B6670">
        <w:t xml:space="preserve">onsidering that the G.988 version of this ME contains a modified specification of the </w:t>
      </w:r>
      <w:r w:rsidR="000B6670" w:rsidRPr="00C829CA">
        <w:rPr>
          <w:b/>
        </w:rPr>
        <w:t>Active channel indication</w:t>
      </w:r>
      <w:r w:rsidR="000B6670">
        <w:rPr>
          <w:b/>
        </w:rPr>
        <w:t xml:space="preserve"> </w:t>
      </w:r>
      <w:r w:rsidR="000B6670">
        <w:t xml:space="preserve">attribute, care should be taken in implementing this attribute. </w:t>
      </w:r>
      <w:r>
        <w:t>In particular</w:t>
      </w:r>
      <w:r w:rsidR="000B6670">
        <w:t xml:space="preserve">, </w:t>
      </w:r>
      <w:r>
        <w:t>the second sentence of the attribute description in G.988 should be interpreted as follows:</w:t>
      </w:r>
    </w:p>
    <w:p w14:paraId="02125175" w14:textId="603A8C94" w:rsidR="000B6670" w:rsidRPr="000B6670" w:rsidRDefault="000B6670" w:rsidP="000B6670">
      <w:pPr>
        <w:pStyle w:val="Body"/>
      </w:pPr>
      <w:r>
        <w:t>“</w:t>
      </w:r>
      <w:r w:rsidRPr="000B6670">
        <w:rPr>
          <w:rFonts w:cstheme="majorBidi"/>
        </w:rPr>
        <w:t xml:space="preserve">The ONU sets the attribute to true when it receives the </w:t>
      </w:r>
      <w:r w:rsidRPr="000B6670">
        <w:rPr>
          <w:rFonts w:cstheme="majorBidi"/>
          <w:b/>
          <w:color w:val="E36C0A" w:themeColor="accent6" w:themeShade="BF"/>
        </w:rPr>
        <w:t>non-void</w:t>
      </w:r>
      <w:r w:rsidRPr="000B6670">
        <w:rPr>
          <w:rFonts w:cstheme="majorBidi"/>
          <w:color w:val="E36C0A" w:themeColor="accent6" w:themeShade="BF"/>
        </w:rPr>
        <w:t xml:space="preserve"> </w:t>
      </w:r>
      <w:r w:rsidRPr="000B6670">
        <w:rPr>
          <w:rFonts w:cstheme="majorBidi"/>
        </w:rPr>
        <w:t>Channel_Profile PLOAM messages for that channel.</w:t>
      </w:r>
      <w:r>
        <w:rPr>
          <w:rFonts w:cstheme="majorBidi"/>
        </w:rPr>
        <w:t>”</w:t>
      </w:r>
    </w:p>
    <w:p w14:paraId="43AB8764" w14:textId="4FEA8E59" w:rsidR="000B6670" w:rsidRPr="000B6670" w:rsidRDefault="000B6670" w:rsidP="000B6670">
      <w:pPr>
        <w:pStyle w:val="Body"/>
      </w:pPr>
      <w:r>
        <w:t xml:space="preserve">The remainder of this </w:t>
      </w:r>
      <w:r w:rsidR="00D81E0B">
        <w:t>clause</w:t>
      </w:r>
      <w:r>
        <w:t xml:space="preserve"> is retained for information and reference only.</w:t>
      </w:r>
    </w:p>
    <w:p w14:paraId="6D9E085A" w14:textId="77777777" w:rsidR="000B6670" w:rsidRDefault="000B6670" w:rsidP="00CC3418">
      <w:pPr>
        <w:widowControl w:val="0"/>
        <w:rPr>
          <w:rFonts w:ascii="Book Antiqua" w:hAnsi="Book Antiqua"/>
          <w:sz w:val="24"/>
          <w:szCs w:val="24"/>
        </w:rPr>
      </w:pPr>
    </w:p>
    <w:p w14:paraId="3BE690CE" w14:textId="77CEB104" w:rsidR="00CC3418" w:rsidRPr="00C829CA" w:rsidRDefault="00CC3418" w:rsidP="00CC3418">
      <w:pPr>
        <w:widowControl w:val="0"/>
        <w:rPr>
          <w:rFonts w:ascii="Book Antiqua" w:hAnsi="Book Antiqua"/>
          <w:sz w:val="24"/>
          <w:szCs w:val="24"/>
        </w:rPr>
      </w:pPr>
      <w:r w:rsidRPr="00C829CA">
        <w:rPr>
          <w:rFonts w:ascii="Book Antiqua" w:hAnsi="Book Antiqua"/>
          <w:sz w:val="24"/>
          <w:szCs w:val="24"/>
        </w:rPr>
        <w:t>This managed entity provides an anchor for the MEs involved in collection of performance monitoring statistics per TWDM channel, as stipulated by Clause 14, G.989.3. Instances of this managed entity are instantiated autonomously by the ONU.</w:t>
      </w:r>
    </w:p>
    <w:p w14:paraId="174DF0B3"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lastRenderedPageBreak/>
        <w:t>Relationships</w:t>
      </w:r>
    </w:p>
    <w:p w14:paraId="2E7588F0" w14:textId="08EDFD9A" w:rsidR="00FD31C8" w:rsidRPr="00C829CA" w:rsidRDefault="00B521A3" w:rsidP="00CC3418">
      <w:pPr>
        <w:pStyle w:val="Attribute"/>
        <w:ind w:left="720" w:firstLine="0"/>
        <w:jc w:val="both"/>
        <w:rPr>
          <w:rFonts w:ascii="Book Antiqua" w:hAnsi="Book Antiqua"/>
          <w:noProof w:val="0"/>
          <w:lang w:val="en-US"/>
        </w:rPr>
      </w:pPr>
      <w:r>
        <w:rPr>
          <w:rFonts w:ascii="Book Antiqua" w:hAnsi="Book Antiqua"/>
          <w:noProof w:val="0"/>
          <w:lang w:val="en-US"/>
        </w:rPr>
        <w:t>One or more insta</w:t>
      </w:r>
      <w:r w:rsidR="00CC3418" w:rsidRPr="00C829CA">
        <w:rPr>
          <w:rFonts w:ascii="Book Antiqua" w:hAnsi="Book Antiqua"/>
          <w:noProof w:val="0"/>
          <w:lang w:val="en-US"/>
        </w:rPr>
        <w:t>nces of this managed entity are implicitly associated with the TWDM System profile ME. The number of instances</w:t>
      </w:r>
      <w:r w:rsidR="00FD31C8" w:rsidRPr="00C829CA">
        <w:rPr>
          <w:rFonts w:ascii="Book Antiqua" w:hAnsi="Book Antiqua"/>
          <w:noProof w:val="0"/>
          <w:lang w:val="en-US"/>
        </w:rPr>
        <w:t xml:space="preserve"> </w:t>
      </w:r>
      <w:r w:rsidR="00CC3418" w:rsidRPr="00C829CA">
        <w:rPr>
          <w:rFonts w:ascii="Book Antiqua" w:hAnsi="Book Antiqua"/>
          <w:noProof w:val="0"/>
          <w:lang w:val="en-US"/>
        </w:rPr>
        <w:t xml:space="preserve">created </w:t>
      </w:r>
      <w:r w:rsidR="00FD31C8" w:rsidRPr="00C829CA">
        <w:rPr>
          <w:rFonts w:ascii="Book Antiqua" w:hAnsi="Book Antiqua"/>
          <w:noProof w:val="0"/>
          <w:lang w:val="en-US"/>
        </w:rPr>
        <w:t xml:space="preserve">is announced by the </w:t>
      </w:r>
      <w:r w:rsidR="00FD31C8" w:rsidRPr="00C829CA">
        <w:rPr>
          <w:rFonts w:ascii="Book Antiqua" w:hAnsi="Book Antiqua"/>
          <w:noProof w:val="0"/>
          <w:szCs w:val="24"/>
          <w:lang w:val="en-US"/>
        </w:rPr>
        <w:t>Total TWDM channel number attribute of the</w:t>
      </w:r>
      <w:r w:rsidR="00FD31C8" w:rsidRPr="00C829CA">
        <w:rPr>
          <w:rFonts w:ascii="Book Antiqua" w:hAnsi="Book Antiqua"/>
          <w:noProof w:val="0"/>
          <w:lang w:val="en-US"/>
        </w:rPr>
        <w:t xml:space="preserve"> TWDM System profile ME. </w:t>
      </w:r>
    </w:p>
    <w:p w14:paraId="2417CFE8" w14:textId="6ED67D5F" w:rsidR="00CC3418" w:rsidRPr="00C829CA" w:rsidRDefault="00FD31C8" w:rsidP="00CC3418">
      <w:pPr>
        <w:pStyle w:val="Attribute"/>
        <w:ind w:left="720" w:firstLine="0"/>
        <w:jc w:val="both"/>
        <w:rPr>
          <w:rFonts w:ascii="Book Antiqua" w:hAnsi="Book Antiqua"/>
          <w:noProof w:val="0"/>
          <w:lang w:val="en-US"/>
        </w:rPr>
      </w:pPr>
      <w:r w:rsidRPr="00C829CA">
        <w:rPr>
          <w:rFonts w:ascii="Book Antiqua" w:hAnsi="Book Antiqua"/>
          <w:noProof w:val="0"/>
          <w:szCs w:val="24"/>
          <w:lang w:val="en-US"/>
        </w:rPr>
        <w:t xml:space="preserve"> </w:t>
      </w:r>
    </w:p>
    <w:p w14:paraId="408FB8B2" w14:textId="77777777" w:rsidR="00CC3418" w:rsidRPr="00C829CA" w:rsidRDefault="00CC3418" w:rsidP="00CC3418">
      <w:pPr>
        <w:pStyle w:val="Headingi"/>
        <w:jc w:val="both"/>
        <w:rPr>
          <w:rFonts w:ascii="Book Antiqua" w:hAnsi="Book Antiqua"/>
          <w:noProof w:val="0"/>
          <w:lang w:val="en-US"/>
        </w:rPr>
      </w:pPr>
      <w:r w:rsidRPr="00C829CA">
        <w:rPr>
          <w:rFonts w:ascii="Book Antiqua" w:hAnsi="Book Antiqua"/>
          <w:noProof w:val="0"/>
          <w:lang w:val="en-US"/>
        </w:rPr>
        <w:t>Attributes</w:t>
      </w:r>
    </w:p>
    <w:p w14:paraId="67E4005D" w14:textId="77354B5D" w:rsidR="00FD31C8" w:rsidRPr="00C829CA" w:rsidRDefault="00CC3418" w:rsidP="00FD31C8">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w:t>
      </w:r>
      <w:r w:rsidR="00FD31C8" w:rsidRPr="00C829CA">
        <w:rPr>
          <w:rFonts w:ascii="Book Antiqua" w:hAnsi="Book Antiqua"/>
          <w:noProof w:val="0"/>
          <w:lang w:val="en-US"/>
        </w:rPr>
        <w:t xml:space="preserve">This </w:t>
      </w:r>
      <w:r w:rsidR="00FD31C8" w:rsidRPr="00C829CA">
        <w:rPr>
          <w:rFonts w:ascii="Book Antiqua" w:hAnsi="Book Antiqua"/>
          <w:noProof w:val="0"/>
          <w:lang w:val="en-US" w:eastAsia="ja-JP"/>
        </w:rPr>
        <w:t>two</w:t>
      </w:r>
      <w:r w:rsidR="00FD31C8" w:rsidRPr="00C829CA">
        <w:rPr>
          <w:rFonts w:ascii="Book Antiqua" w:hAnsi="Book Antiqua"/>
          <w:noProof w:val="0"/>
          <w:lang w:val="en-US"/>
        </w:rPr>
        <w:t>-byte number is represented as 0xSS</w:t>
      </w:r>
      <w:r w:rsidR="00FD31C8" w:rsidRPr="00C829CA">
        <w:rPr>
          <w:rFonts w:ascii="Book Antiqua" w:hAnsi="Book Antiqua"/>
          <w:noProof w:val="0"/>
          <w:lang w:val="en-US" w:eastAsia="ja-JP"/>
        </w:rPr>
        <w:t>BB</w:t>
      </w:r>
      <w:r w:rsidR="00FD31C8" w:rsidRPr="00C829CA">
        <w:rPr>
          <w:rFonts w:ascii="Book Antiqua" w:hAnsi="Book Antiqua"/>
          <w:noProof w:val="0"/>
          <w:lang w:val="en-US"/>
        </w:rPr>
        <w:t xml:space="preserve">, where SS indicates the </w:t>
      </w:r>
      <w:r w:rsidR="00E30880">
        <w:rPr>
          <w:rFonts w:ascii="Book Antiqua" w:hAnsi="Book Antiqua"/>
          <w:noProof w:val="0"/>
          <w:lang w:val="en-US"/>
        </w:rPr>
        <w:t xml:space="preserve">ONU </w:t>
      </w:r>
      <w:r w:rsidR="00FD31C8" w:rsidRPr="00C829CA">
        <w:rPr>
          <w:rFonts w:ascii="Book Antiqua" w:hAnsi="Book Antiqua"/>
          <w:noProof w:val="0"/>
          <w:lang w:val="en-US"/>
        </w:rPr>
        <w:t>slot ID, and BB</w:t>
      </w:r>
      <w:r w:rsidR="00FD31C8" w:rsidRPr="00C829CA">
        <w:rPr>
          <w:rFonts w:ascii="Book Antiqua" w:hAnsi="Book Antiqua"/>
          <w:noProof w:val="0"/>
          <w:lang w:val="en-US" w:eastAsia="ja-JP"/>
        </w:rPr>
        <w:t xml:space="preserve"> is the TWDM channel ME number assigned by the ONU it</w:t>
      </w:r>
      <w:r w:rsidR="00B85512">
        <w:rPr>
          <w:rFonts w:ascii="Book Antiqua" w:hAnsi="Book Antiqua"/>
          <w:noProof w:val="0"/>
          <w:lang w:val="en-US" w:eastAsia="ja-JP"/>
        </w:rPr>
        <w:t>self, starting from 0 in the asc</w:t>
      </w:r>
      <w:r w:rsidR="00FD31C8" w:rsidRPr="00C829CA">
        <w:rPr>
          <w:rFonts w:ascii="Book Antiqua" w:hAnsi="Book Antiqua"/>
          <w:noProof w:val="0"/>
          <w:lang w:val="en-US" w:eastAsia="ja-JP"/>
        </w:rPr>
        <w:t xml:space="preserve">ending order.  </w:t>
      </w:r>
      <w:r w:rsidR="00FD31C8" w:rsidRPr="00C829CA">
        <w:rPr>
          <w:rFonts w:ascii="Book Antiqua" w:hAnsi="Book Antiqua"/>
          <w:noProof w:val="0"/>
          <w:lang w:val="en-US"/>
        </w:rPr>
        <w:t>(R</w:t>
      </w:r>
      <w:r w:rsidRPr="00C829CA">
        <w:rPr>
          <w:rFonts w:ascii="Book Antiqua" w:hAnsi="Book Antiqua"/>
          <w:noProof w:val="0"/>
          <w:lang w:val="en-US"/>
        </w:rPr>
        <w:t>) (mandatory) (2 bytes)</w:t>
      </w:r>
    </w:p>
    <w:p w14:paraId="56B33AC7" w14:textId="0256FEA8" w:rsidR="00DB7171" w:rsidRPr="00C829CA" w:rsidRDefault="00DB7171" w:rsidP="00DB7171">
      <w:pPr>
        <w:pStyle w:val="Attribute"/>
        <w:jc w:val="both"/>
        <w:rPr>
          <w:rFonts w:ascii="Book Antiqua" w:hAnsi="Book Antiqua"/>
          <w:noProof w:val="0"/>
          <w:lang w:val="en-US"/>
        </w:rPr>
      </w:pPr>
      <w:r w:rsidRPr="00C829CA">
        <w:rPr>
          <w:rFonts w:ascii="Book Antiqua" w:hAnsi="Book Antiqua"/>
          <w:b/>
          <w:noProof w:val="0"/>
          <w:lang w:val="en-US"/>
        </w:rPr>
        <w:t xml:space="preserve">Active channel </w:t>
      </w:r>
      <w:r w:rsidR="007C731A" w:rsidRPr="00C829CA">
        <w:rPr>
          <w:rFonts w:ascii="Book Antiqua" w:hAnsi="Book Antiqua"/>
          <w:b/>
          <w:noProof w:val="0"/>
          <w:lang w:val="en-US"/>
        </w:rPr>
        <w:t>indication</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A Boolean</w:t>
      </w:r>
      <w:r w:rsidRPr="00C829CA">
        <w:rPr>
          <w:rFonts w:ascii="Book Antiqua" w:hAnsi="Book Antiqua"/>
          <w:b/>
          <w:noProof w:val="0"/>
          <w:lang w:val="en-US"/>
        </w:rPr>
        <w:t xml:space="preserve"> </w:t>
      </w:r>
      <w:r w:rsidRPr="00C829CA">
        <w:rPr>
          <w:rFonts w:ascii="Book Antiqua" w:hAnsi="Book Antiqua"/>
          <w:noProof w:val="0"/>
          <w:lang w:val="en-US"/>
        </w:rPr>
        <w:t>attribute indicating whether the ME is associated with an ac</w:t>
      </w:r>
      <w:r w:rsidR="00B85512">
        <w:rPr>
          <w:rFonts w:ascii="Book Antiqua" w:hAnsi="Book Antiqua"/>
          <w:noProof w:val="0"/>
          <w:lang w:val="en-US"/>
        </w:rPr>
        <w:t>t</w:t>
      </w:r>
      <w:r w:rsidRPr="00C829CA">
        <w:rPr>
          <w:rFonts w:ascii="Book Antiqua" w:hAnsi="Book Antiqua"/>
          <w:noProof w:val="0"/>
          <w:lang w:val="en-US"/>
        </w:rPr>
        <w:t>ive TWDM channel, in which the ONU can receive downstream optical signal and transmit upstr</w:t>
      </w:r>
      <w:r w:rsidR="007C731A" w:rsidRPr="00C829CA">
        <w:rPr>
          <w:rFonts w:ascii="Book Antiqua" w:hAnsi="Book Antiqua"/>
          <w:noProof w:val="0"/>
          <w:lang w:val="en-US"/>
        </w:rPr>
        <w:t xml:space="preserve">eam as instructed. The default value </w:t>
      </w:r>
      <w:r w:rsidRPr="00C829CA">
        <w:rPr>
          <w:rFonts w:ascii="Book Antiqua" w:hAnsi="Book Antiqua"/>
          <w:noProof w:val="0"/>
          <w:lang w:val="en-US"/>
        </w:rPr>
        <w:t xml:space="preserve">is FALSE. The ONU sets the attribute to TRUE, once it </w:t>
      </w:r>
      <w:r w:rsidR="007C731A" w:rsidRPr="00C829CA">
        <w:rPr>
          <w:rFonts w:ascii="Book Antiqua" w:hAnsi="Book Antiqua"/>
          <w:noProof w:val="0"/>
          <w:lang w:val="en-US"/>
        </w:rPr>
        <w:t>first confirm</w:t>
      </w:r>
      <w:r w:rsidR="00B85512">
        <w:rPr>
          <w:rFonts w:ascii="Book Antiqua" w:hAnsi="Book Antiqua"/>
          <w:noProof w:val="0"/>
          <w:lang w:val="en-US"/>
        </w:rPr>
        <w:t>s</w:t>
      </w:r>
      <w:r w:rsidR="007C731A" w:rsidRPr="00C829CA">
        <w:rPr>
          <w:rFonts w:ascii="Book Antiqua" w:hAnsi="Book Antiqua"/>
          <w:noProof w:val="0"/>
          <w:lang w:val="en-US"/>
        </w:rPr>
        <w:t xml:space="preserve"> the channel active by </w:t>
      </w:r>
      <w:r w:rsidRPr="00C829CA">
        <w:rPr>
          <w:rFonts w:ascii="Book Antiqua" w:hAnsi="Book Antiqua"/>
          <w:noProof w:val="0"/>
          <w:lang w:val="en-US"/>
        </w:rPr>
        <w:t>successfully attach</w:t>
      </w:r>
      <w:r w:rsidR="007C731A" w:rsidRPr="00C829CA">
        <w:rPr>
          <w:rFonts w:ascii="Book Antiqua" w:hAnsi="Book Antiqua"/>
          <w:noProof w:val="0"/>
          <w:lang w:val="en-US"/>
        </w:rPr>
        <w:t>ing</w:t>
      </w:r>
      <w:r w:rsidRPr="00C829CA">
        <w:rPr>
          <w:rFonts w:ascii="Book Antiqua" w:hAnsi="Book Antiqua"/>
          <w:noProof w:val="0"/>
          <w:lang w:val="en-US"/>
        </w:rPr>
        <w:t xml:space="preserve"> to th</w:t>
      </w:r>
      <w:r w:rsidR="007C731A" w:rsidRPr="00C829CA">
        <w:rPr>
          <w:rFonts w:ascii="Book Antiqua" w:hAnsi="Book Antiqua"/>
          <w:noProof w:val="0"/>
          <w:lang w:val="en-US"/>
        </w:rPr>
        <w:t>at channel. All TWDM channel ME</w:t>
      </w:r>
      <w:r w:rsidR="00C829CA">
        <w:rPr>
          <w:rFonts w:ascii="Book Antiqua" w:hAnsi="Book Antiqua"/>
          <w:noProof w:val="0"/>
          <w:lang w:val="en-US"/>
        </w:rPr>
        <w:t>s associa</w:t>
      </w:r>
      <w:r w:rsidR="007C731A" w:rsidRPr="00C829CA">
        <w:rPr>
          <w:rFonts w:ascii="Book Antiqua" w:hAnsi="Book Antiqua"/>
          <w:noProof w:val="0"/>
          <w:lang w:val="en-US"/>
        </w:rPr>
        <w:t xml:space="preserve">ted with a given slot/circuit pack can be active. </w:t>
      </w:r>
      <w:r w:rsidR="00D568F7" w:rsidRPr="004F3516">
        <w:rPr>
          <w:rFonts w:ascii="Book Antiqua" w:hAnsi="Book Antiqua"/>
          <w:noProof w:val="0"/>
          <w:lang w:val="en-US"/>
        </w:rPr>
        <w:t>The ONU reverts the attribute to FALSE, once the OLT withdraws Channel_Profile PLOAM messages for that channel.</w:t>
      </w:r>
      <w:r w:rsidR="00D568F7">
        <w:rPr>
          <w:rFonts w:ascii="Book Antiqua" w:hAnsi="Book Antiqua"/>
          <w:noProof w:val="0"/>
          <w:lang w:val="en-US"/>
        </w:rPr>
        <w:t xml:space="preserve"> </w:t>
      </w:r>
      <w:r w:rsidRPr="00C829CA">
        <w:rPr>
          <w:rFonts w:ascii="Book Antiqua" w:hAnsi="Book Antiqua"/>
          <w:noProof w:val="0"/>
          <w:lang w:val="en-US"/>
        </w:rPr>
        <w:t>(R,) (mandatory) (1 byte)</w:t>
      </w:r>
    </w:p>
    <w:p w14:paraId="34CC6233" w14:textId="548473E5" w:rsidR="007C731A" w:rsidRPr="00C829CA" w:rsidRDefault="007C731A" w:rsidP="007C731A">
      <w:pPr>
        <w:pStyle w:val="Attribute"/>
        <w:jc w:val="both"/>
        <w:rPr>
          <w:rFonts w:ascii="Book Antiqua" w:hAnsi="Book Antiqua"/>
          <w:b/>
          <w:noProof w:val="0"/>
          <w:lang w:val="en-US"/>
        </w:rPr>
      </w:pPr>
      <w:r w:rsidRPr="00C829CA">
        <w:rPr>
          <w:rFonts w:ascii="Book Antiqua" w:hAnsi="Book Antiqua"/>
          <w:b/>
          <w:noProof w:val="0"/>
          <w:lang w:val="en-US"/>
        </w:rPr>
        <w:t xml:space="preserve">Operational channel indication: </w:t>
      </w:r>
      <w:r w:rsidRPr="00C829CA">
        <w:rPr>
          <w:rFonts w:ascii="Book Antiqua" w:hAnsi="Book Antiqua"/>
          <w:noProof w:val="0"/>
          <w:lang w:val="en-US"/>
        </w:rPr>
        <w:t>A Boolean</w:t>
      </w:r>
      <w:r w:rsidRPr="00C829CA">
        <w:rPr>
          <w:rFonts w:ascii="Book Antiqua" w:hAnsi="Book Antiqua"/>
          <w:b/>
          <w:noProof w:val="0"/>
          <w:lang w:val="en-US"/>
        </w:rPr>
        <w:t xml:space="preserve"> </w:t>
      </w:r>
      <w:r w:rsidRPr="00C829CA">
        <w:rPr>
          <w:rFonts w:ascii="Book Antiqua" w:hAnsi="Book Antiqua"/>
          <w:noProof w:val="0"/>
          <w:lang w:val="en-US"/>
        </w:rPr>
        <w:t>attribute which is set to TRUE for an active TWDM channel in which the ONT is currently operating. The operational statistics is accumulated in the Performance monitoring history data MEs associated with that TWDM channel. (R) (mandatory) (1 byte)</w:t>
      </w:r>
    </w:p>
    <w:p w14:paraId="30EEE9B2" w14:textId="28A32672" w:rsidR="00FD31C8" w:rsidRPr="00C829CA" w:rsidRDefault="00FD31C8" w:rsidP="00CC3418">
      <w:pPr>
        <w:pStyle w:val="Attribute"/>
        <w:jc w:val="both"/>
        <w:rPr>
          <w:rFonts w:ascii="Book Antiqua" w:hAnsi="Book Antiqua"/>
          <w:b/>
          <w:noProof w:val="0"/>
          <w:lang w:val="en-US"/>
        </w:rPr>
      </w:pPr>
      <w:r w:rsidRPr="00C829CA">
        <w:rPr>
          <w:rFonts w:ascii="Book Antiqua" w:hAnsi="Book Antiqua"/>
          <w:b/>
          <w:noProof w:val="0"/>
          <w:lang w:val="en-US"/>
        </w:rPr>
        <w:t>Downstream wavelength channel</w:t>
      </w:r>
      <w:r w:rsidRPr="00C829CA">
        <w:rPr>
          <w:rFonts w:ascii="Book Antiqua" w:hAnsi="Book Antiqua"/>
          <w:noProof w:val="0"/>
          <w:lang w:val="en-US"/>
        </w:rPr>
        <w:t>:</w:t>
      </w:r>
      <w:r w:rsidRPr="00C829CA">
        <w:rPr>
          <w:rFonts w:ascii="Book Antiqua" w:hAnsi="Book Antiqua"/>
          <w:b/>
          <w:noProof w:val="0"/>
          <w:lang w:val="en-US"/>
        </w:rPr>
        <w:t xml:space="preserve"> </w:t>
      </w:r>
      <w:r w:rsidR="00DB7171" w:rsidRPr="00C829CA">
        <w:rPr>
          <w:rFonts w:ascii="Book Antiqua" w:hAnsi="Book Antiqua"/>
          <w:noProof w:val="0"/>
          <w:lang w:val="en-US"/>
        </w:rPr>
        <w:t>For an active TWDM channel, t</w:t>
      </w:r>
      <w:r w:rsidRPr="00C829CA">
        <w:rPr>
          <w:rFonts w:ascii="Book Antiqua" w:hAnsi="Book Antiqua"/>
          <w:noProof w:val="0"/>
          <w:lang w:val="en-US"/>
        </w:rPr>
        <w:t xml:space="preserve">his attribute identifies the </w:t>
      </w:r>
      <w:r w:rsidR="00DB7171" w:rsidRPr="00C829CA">
        <w:rPr>
          <w:rFonts w:ascii="Book Antiqua" w:hAnsi="Book Antiqua"/>
          <w:noProof w:val="0"/>
          <w:lang w:val="en-US"/>
        </w:rPr>
        <w:t>downstream wavelength channel in reference to Table 11-2/G.989.2. For an inactive channel it</w:t>
      </w:r>
      <w:r w:rsidR="00B85512">
        <w:rPr>
          <w:rFonts w:ascii="Book Antiqua" w:hAnsi="Book Antiqua"/>
          <w:noProof w:val="0"/>
          <w:lang w:val="en-US"/>
        </w:rPr>
        <w:t xml:space="preserve"> ha</w:t>
      </w:r>
      <w:r w:rsidR="00DB7171" w:rsidRPr="00C829CA">
        <w:rPr>
          <w:rFonts w:ascii="Book Antiqua" w:hAnsi="Book Antiqua"/>
          <w:noProof w:val="0"/>
          <w:lang w:val="en-US"/>
        </w:rPr>
        <w:t xml:space="preserve">s value </w:t>
      </w:r>
      <w:r w:rsidR="00B85512">
        <w:rPr>
          <w:rFonts w:ascii="Book Antiqua" w:hAnsi="Book Antiqua"/>
          <w:noProof w:val="0"/>
          <w:lang w:val="en-US"/>
        </w:rPr>
        <w:t>0xFF</w:t>
      </w:r>
      <w:r w:rsidR="00DB7171" w:rsidRPr="00C829CA">
        <w:rPr>
          <w:rFonts w:ascii="Book Antiqua" w:hAnsi="Book Antiqua"/>
          <w:noProof w:val="0"/>
          <w:lang w:val="en-US"/>
        </w:rPr>
        <w:t xml:space="preserve">. </w:t>
      </w:r>
      <w:r w:rsidRPr="00C829CA">
        <w:rPr>
          <w:rFonts w:ascii="Book Antiqua" w:hAnsi="Book Antiqua"/>
          <w:noProof w:val="0"/>
          <w:lang w:val="en-US"/>
        </w:rPr>
        <w:t>(R) (mandatory</w:t>
      </w:r>
      <w:r w:rsidR="00DB7171" w:rsidRPr="00C829CA">
        <w:rPr>
          <w:rFonts w:ascii="Book Antiqua" w:hAnsi="Book Antiqua"/>
          <w:noProof w:val="0"/>
          <w:lang w:val="en-US"/>
        </w:rPr>
        <w:t>) (1 byte)</w:t>
      </w:r>
    </w:p>
    <w:p w14:paraId="612FBE26" w14:textId="30121B10" w:rsidR="00DB7171" w:rsidRPr="00C829CA" w:rsidRDefault="00DB7171" w:rsidP="00DB7171">
      <w:pPr>
        <w:pStyle w:val="Attribute"/>
        <w:jc w:val="both"/>
        <w:rPr>
          <w:rFonts w:ascii="Book Antiqua" w:hAnsi="Book Antiqua"/>
          <w:b/>
          <w:noProof w:val="0"/>
          <w:lang w:val="en-US"/>
        </w:rPr>
      </w:pPr>
      <w:r w:rsidRPr="00C829CA">
        <w:rPr>
          <w:rFonts w:ascii="Book Antiqua" w:hAnsi="Book Antiqua"/>
          <w:b/>
          <w:noProof w:val="0"/>
          <w:lang w:val="en-US"/>
        </w:rPr>
        <w:t>Upstream wavelength channel</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For an active TWDM channel, this attribute identifies the upstream wavelength </w:t>
      </w:r>
      <w:r w:rsidR="007C731A" w:rsidRPr="00C829CA">
        <w:rPr>
          <w:rFonts w:ascii="Book Antiqua" w:hAnsi="Book Antiqua"/>
          <w:noProof w:val="0"/>
          <w:lang w:val="en-US"/>
        </w:rPr>
        <w:t>channel in reference to Table VIII-5</w:t>
      </w:r>
      <w:r w:rsidRPr="00C829CA">
        <w:rPr>
          <w:rFonts w:ascii="Book Antiqua" w:hAnsi="Book Antiqua"/>
          <w:noProof w:val="0"/>
          <w:lang w:val="en-US"/>
        </w:rPr>
        <w:t xml:space="preserve">/G.989.2. For an inactive channel its value </w:t>
      </w:r>
      <w:r w:rsidR="00B85512">
        <w:rPr>
          <w:rFonts w:ascii="Book Antiqua" w:hAnsi="Book Antiqua"/>
          <w:noProof w:val="0"/>
          <w:lang w:val="en-US"/>
        </w:rPr>
        <w:t>of 0xFF</w:t>
      </w:r>
      <w:r w:rsidRPr="00C829CA">
        <w:rPr>
          <w:rFonts w:ascii="Book Antiqua" w:hAnsi="Book Antiqua"/>
          <w:noProof w:val="0"/>
          <w:lang w:val="en-US"/>
        </w:rPr>
        <w:t>. (R) (mandatory) (1 byte)</w:t>
      </w:r>
    </w:p>
    <w:p w14:paraId="7CB3F248" w14:textId="77777777" w:rsidR="007C731A" w:rsidRPr="00C829CA" w:rsidRDefault="007C731A" w:rsidP="007C731A">
      <w:pPr>
        <w:pStyle w:val="Headingi"/>
        <w:jc w:val="both"/>
        <w:rPr>
          <w:rFonts w:ascii="Book Antiqua" w:hAnsi="Book Antiqua"/>
          <w:noProof w:val="0"/>
          <w:lang w:val="en-US"/>
        </w:rPr>
      </w:pPr>
      <w:r w:rsidRPr="00C829CA">
        <w:rPr>
          <w:rFonts w:ascii="Book Antiqua" w:hAnsi="Book Antiqua"/>
          <w:noProof w:val="0"/>
          <w:lang w:val="en-US"/>
        </w:rPr>
        <w:t>Actions</w:t>
      </w:r>
    </w:p>
    <w:p w14:paraId="1E62A381" w14:textId="77777777" w:rsidR="007C731A" w:rsidRPr="00C829CA" w:rsidRDefault="007C731A" w:rsidP="007C731A">
      <w:pPr>
        <w:rPr>
          <w:rFonts w:ascii="Book Antiqua" w:hAnsi="Book Antiqua"/>
        </w:rPr>
      </w:pPr>
    </w:p>
    <w:p w14:paraId="49273C57" w14:textId="77777777" w:rsidR="007C731A" w:rsidRPr="00C829CA" w:rsidRDefault="007C731A" w:rsidP="007C731A">
      <w:pPr>
        <w:tabs>
          <w:tab w:val="left" w:pos="720"/>
        </w:tabs>
        <w:rPr>
          <w:rFonts w:ascii="Book Antiqua" w:hAnsi="Book Antiqua"/>
          <w:sz w:val="24"/>
          <w:szCs w:val="24"/>
        </w:rPr>
      </w:pPr>
      <w:r w:rsidRPr="00C829CA">
        <w:rPr>
          <w:rFonts w:ascii="Book Antiqua" w:hAnsi="Book Antiqua"/>
          <w:color w:val="00B050"/>
          <w:sz w:val="24"/>
          <w:szCs w:val="24"/>
        </w:rPr>
        <w:lastRenderedPageBreak/>
        <w:tab/>
      </w:r>
      <w:r w:rsidRPr="00C829CA">
        <w:rPr>
          <w:rFonts w:ascii="Book Antiqua" w:hAnsi="Book Antiqua"/>
          <w:sz w:val="24"/>
          <w:szCs w:val="24"/>
        </w:rPr>
        <w:t>Get, set.</w:t>
      </w:r>
    </w:p>
    <w:p w14:paraId="0B4FC1C8" w14:textId="42377681" w:rsidR="00CC3418" w:rsidRPr="00C829CA" w:rsidRDefault="00CC3418" w:rsidP="00CC3418">
      <w:pPr>
        <w:pStyle w:val="Body"/>
        <w:rPr>
          <w:sz w:val="24"/>
          <w:szCs w:val="24"/>
        </w:rPr>
      </w:pPr>
    </w:p>
    <w:p w14:paraId="0D0A1F40" w14:textId="77777777" w:rsidR="0089281E" w:rsidRPr="00C829CA" w:rsidRDefault="0089281E" w:rsidP="0089281E">
      <w:pPr>
        <w:pStyle w:val="Body"/>
      </w:pPr>
    </w:p>
    <w:p w14:paraId="585D7F57" w14:textId="654CFA98" w:rsidR="0089281E" w:rsidRPr="00C829CA" w:rsidRDefault="0089281E" w:rsidP="0089281E">
      <w:pPr>
        <w:pStyle w:val="Heading3"/>
      </w:pPr>
      <w:bookmarkStart w:id="90" w:name="_Toc33697768"/>
      <w:r w:rsidRPr="00C829CA">
        <w:t>Watchdog configuration data managed entity</w:t>
      </w:r>
      <w:bookmarkEnd w:id="90"/>
    </w:p>
    <w:p w14:paraId="15EB0313" w14:textId="1D0B1D52" w:rsidR="0089281E" w:rsidRPr="00C829CA" w:rsidRDefault="0089281E" w:rsidP="0089281E">
      <w:pPr>
        <w:widowControl w:val="0"/>
        <w:rPr>
          <w:rFonts w:ascii="Book Antiqua" w:hAnsi="Book Antiqua"/>
          <w:sz w:val="24"/>
          <w:szCs w:val="24"/>
        </w:rPr>
      </w:pPr>
      <w:r w:rsidRPr="00C829CA">
        <w:rPr>
          <w:rFonts w:ascii="Book Antiqua" w:hAnsi="Book Antiqua"/>
          <w:sz w:val="24"/>
          <w:szCs w:val="24"/>
        </w:rPr>
        <w:t xml:space="preserve">This managed entity </w:t>
      </w:r>
      <w:r w:rsidR="007855D7" w:rsidRPr="00C829CA">
        <w:rPr>
          <w:rFonts w:ascii="Book Antiqua" w:hAnsi="Book Antiqua"/>
          <w:sz w:val="24"/>
          <w:szCs w:val="24"/>
        </w:rPr>
        <w:t xml:space="preserve">communicates the ONU’s watchdog capabilities, which are applicable for rogue behavior prevention.  </w:t>
      </w:r>
      <w:r w:rsidR="00A358CE">
        <w:rPr>
          <w:rFonts w:ascii="Book Antiqua" w:hAnsi="Book Antiqua"/>
          <w:sz w:val="24"/>
          <w:szCs w:val="24"/>
        </w:rPr>
        <w:t xml:space="preserve">The ONU implements a watchdog as a self-policing function </w:t>
      </w:r>
      <w:r w:rsidR="00A358CE" w:rsidRPr="00A358CE">
        <w:rPr>
          <w:rFonts w:ascii="Book Antiqua" w:hAnsi="Book Antiqua"/>
          <w:sz w:val="24"/>
          <w:szCs w:val="24"/>
        </w:rPr>
        <w:t>to monitor its own upstream transmission parameters and to detect potent</w:t>
      </w:r>
      <w:r w:rsidR="00DF3517">
        <w:rPr>
          <w:rFonts w:ascii="Book Antiqua" w:hAnsi="Book Antiqua"/>
          <w:sz w:val="24"/>
          <w:szCs w:val="24"/>
        </w:rPr>
        <w:t>i</w:t>
      </w:r>
      <w:r w:rsidR="00A358CE" w:rsidRPr="00A358CE">
        <w:rPr>
          <w:rFonts w:ascii="Book Antiqua" w:hAnsi="Book Antiqua"/>
          <w:sz w:val="24"/>
          <w:szCs w:val="24"/>
        </w:rPr>
        <w:t xml:space="preserve">ally adverse conditions in order to prevent behaviors that can manifest themselves as rogue from the OLT perspective. </w:t>
      </w:r>
      <w:r w:rsidR="00C829CA" w:rsidRPr="00C829CA">
        <w:rPr>
          <w:rFonts w:ascii="Book Antiqua" w:hAnsi="Book Antiqua"/>
          <w:sz w:val="24"/>
          <w:szCs w:val="24"/>
        </w:rPr>
        <w:t xml:space="preserve">Watchdog config data ME is autonomously </w:t>
      </w:r>
      <w:r w:rsidR="00C829CA">
        <w:rPr>
          <w:rFonts w:ascii="Book Antiqua" w:hAnsi="Book Antiqua"/>
          <w:sz w:val="24"/>
          <w:szCs w:val="24"/>
        </w:rPr>
        <w:t>instantiated</w:t>
      </w:r>
      <w:r w:rsidR="007855D7" w:rsidRPr="00C829CA">
        <w:rPr>
          <w:rFonts w:ascii="Book Antiqua" w:hAnsi="Book Antiqua"/>
          <w:sz w:val="24"/>
          <w:szCs w:val="24"/>
        </w:rPr>
        <w:t xml:space="preserve"> by the ONU</w:t>
      </w:r>
      <w:r w:rsidR="00C829CA" w:rsidRPr="00C829CA">
        <w:rPr>
          <w:rFonts w:ascii="Book Antiqua" w:hAnsi="Book Antiqua"/>
          <w:sz w:val="24"/>
          <w:szCs w:val="24"/>
        </w:rPr>
        <w:t xml:space="preserve"> upon instantiation of ANI-G ME</w:t>
      </w:r>
      <w:r w:rsidR="007855D7" w:rsidRPr="00C829CA">
        <w:rPr>
          <w:rFonts w:ascii="Book Antiqua" w:hAnsi="Book Antiqua"/>
          <w:sz w:val="24"/>
          <w:szCs w:val="24"/>
        </w:rPr>
        <w:t xml:space="preserve">. </w:t>
      </w:r>
    </w:p>
    <w:p w14:paraId="73E1BAE7"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Relationships</w:t>
      </w:r>
    </w:p>
    <w:p w14:paraId="35CC294E" w14:textId="420BDCB7" w:rsidR="0089281E" w:rsidRPr="00C829CA" w:rsidRDefault="007855D7" w:rsidP="0089281E">
      <w:pPr>
        <w:pStyle w:val="Attribute"/>
        <w:ind w:left="720" w:firstLine="0"/>
        <w:jc w:val="both"/>
        <w:rPr>
          <w:rFonts w:ascii="Book Antiqua" w:hAnsi="Book Antiqua"/>
          <w:noProof w:val="0"/>
          <w:lang w:val="en-US"/>
        </w:rPr>
      </w:pPr>
      <w:r w:rsidRPr="00C829CA">
        <w:rPr>
          <w:rFonts w:ascii="Book Antiqua" w:hAnsi="Book Antiqua"/>
          <w:noProof w:val="0"/>
          <w:lang w:val="en-US"/>
        </w:rPr>
        <w:t>An insta</w:t>
      </w:r>
      <w:r w:rsidR="00C829CA" w:rsidRPr="00C829CA">
        <w:rPr>
          <w:rFonts w:ascii="Book Antiqua" w:hAnsi="Book Antiqua"/>
          <w:noProof w:val="0"/>
          <w:lang w:val="en-US"/>
        </w:rPr>
        <w:t>nce</w:t>
      </w:r>
      <w:r w:rsidR="0089281E" w:rsidRPr="00C829CA">
        <w:rPr>
          <w:rFonts w:ascii="Book Antiqua" w:hAnsi="Book Antiqua"/>
          <w:noProof w:val="0"/>
          <w:lang w:val="en-US"/>
        </w:rPr>
        <w:t xml:space="preserve"> of this managed entity </w:t>
      </w:r>
      <w:r w:rsidRPr="00C829CA">
        <w:rPr>
          <w:rFonts w:ascii="Book Antiqua" w:hAnsi="Book Antiqua"/>
          <w:noProof w:val="0"/>
          <w:lang w:val="en-US"/>
        </w:rPr>
        <w:t>is</w:t>
      </w:r>
      <w:r w:rsidR="0089281E" w:rsidRPr="00C829CA">
        <w:rPr>
          <w:rFonts w:ascii="Book Antiqua" w:hAnsi="Book Antiqua"/>
          <w:noProof w:val="0"/>
          <w:lang w:val="en-US"/>
        </w:rPr>
        <w:t xml:space="preserve"> implicitly associated with the </w:t>
      </w:r>
      <w:r w:rsidRPr="00C829CA">
        <w:rPr>
          <w:rFonts w:ascii="Book Antiqua" w:hAnsi="Book Antiqua"/>
          <w:noProof w:val="0"/>
          <w:lang w:val="en-US"/>
        </w:rPr>
        <w:t>ANI-G</w:t>
      </w:r>
      <w:r w:rsidR="0089281E" w:rsidRPr="00C829CA">
        <w:rPr>
          <w:rFonts w:ascii="Book Antiqua" w:hAnsi="Book Antiqua"/>
          <w:noProof w:val="0"/>
          <w:lang w:val="en-US"/>
        </w:rPr>
        <w:t xml:space="preserve"> ME. </w:t>
      </w:r>
    </w:p>
    <w:p w14:paraId="745952B3" w14:textId="77777777" w:rsidR="0089281E" w:rsidRPr="00C829CA" w:rsidRDefault="0089281E" w:rsidP="0089281E">
      <w:pPr>
        <w:pStyle w:val="Attribute"/>
        <w:ind w:left="720" w:firstLine="0"/>
        <w:jc w:val="both"/>
        <w:rPr>
          <w:rFonts w:ascii="Book Antiqua" w:hAnsi="Book Antiqua"/>
          <w:noProof w:val="0"/>
          <w:lang w:val="en-US"/>
        </w:rPr>
      </w:pPr>
      <w:r w:rsidRPr="00C829CA">
        <w:rPr>
          <w:rFonts w:ascii="Book Antiqua" w:hAnsi="Book Antiqua"/>
          <w:noProof w:val="0"/>
          <w:szCs w:val="24"/>
          <w:lang w:val="en-US"/>
        </w:rPr>
        <w:t xml:space="preserve"> </w:t>
      </w:r>
    </w:p>
    <w:p w14:paraId="21C6942A"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Attributes</w:t>
      </w:r>
    </w:p>
    <w:p w14:paraId="5A2EE1E7" w14:textId="5FEFF956" w:rsidR="0089281E" w:rsidRPr="00C829CA" w:rsidRDefault="0089281E" w:rsidP="0089281E">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This attribute uniquely identifies each instance of this managed entity. T</w:t>
      </w:r>
      <w:r w:rsidR="00C829CA" w:rsidRPr="00C829CA">
        <w:rPr>
          <w:rFonts w:ascii="Book Antiqua" w:hAnsi="Book Antiqua"/>
          <w:noProof w:val="0"/>
          <w:lang w:val="en-US"/>
        </w:rPr>
        <w:t xml:space="preserve">hrough the identical ME ID, this ME is implicitly associated with an instance of ANI-G ME. </w:t>
      </w:r>
      <w:r w:rsidRPr="00C829CA">
        <w:rPr>
          <w:rFonts w:ascii="Book Antiqua" w:hAnsi="Book Antiqua"/>
          <w:noProof w:val="0"/>
          <w:lang w:val="en-US"/>
        </w:rPr>
        <w:t>(R) (mandatory) (2 bytes)</w:t>
      </w:r>
    </w:p>
    <w:p w14:paraId="0C1FDD78" w14:textId="5348F68E" w:rsidR="006C0675" w:rsidRDefault="00823B47" w:rsidP="0089281E">
      <w:pPr>
        <w:pStyle w:val="Attribute"/>
        <w:jc w:val="both"/>
        <w:rPr>
          <w:rFonts w:ascii="Book Antiqua" w:hAnsi="Book Antiqua"/>
          <w:noProof w:val="0"/>
          <w:lang w:val="en-US"/>
        </w:rPr>
      </w:pPr>
      <w:r>
        <w:rPr>
          <w:rFonts w:ascii="Book Antiqua" w:hAnsi="Book Antiqua"/>
          <w:b/>
          <w:noProof w:val="0"/>
          <w:lang w:val="en-US"/>
        </w:rPr>
        <w:t>Upstream transmission timing drift 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6C0675" w:rsidRPr="006C0675">
        <w:rPr>
          <w:rFonts w:ascii="Book Antiqua" w:hAnsi="Book Antiqua"/>
          <w:noProof w:val="0"/>
          <w:lang w:val="en-US"/>
        </w:rPr>
        <w:t>Th</w:t>
      </w:r>
      <w:r w:rsidR="006C0675">
        <w:rPr>
          <w:rFonts w:ascii="Book Antiqua" w:hAnsi="Book Antiqua"/>
          <w:noProof w:val="0"/>
          <w:lang w:val="en-US"/>
        </w:rPr>
        <w:t xml:space="preserve">is attribute refers to the timing drift of the upstream transmission, </w:t>
      </w:r>
      <w:r w:rsidR="00DF3517">
        <w:rPr>
          <w:rFonts w:ascii="Book Antiqua" w:hAnsi="Book Antiqua"/>
          <w:noProof w:val="0"/>
          <w:lang w:val="en-US"/>
        </w:rPr>
        <w:t xml:space="preserve">expressed as an absolute value </w:t>
      </w:r>
      <w:r w:rsidR="006C0675">
        <w:rPr>
          <w:rFonts w:ascii="Book Antiqua" w:hAnsi="Book Antiqua"/>
          <w:noProof w:val="0"/>
          <w:lang w:val="en-US"/>
        </w:rPr>
        <w:t xml:space="preserve">measured in the bit periods </w:t>
      </w:r>
      <w:r w:rsidR="006C0675" w:rsidRPr="006C0675">
        <w:rPr>
          <w:rFonts w:ascii="Book Antiqua" w:hAnsi="Book Antiqua"/>
          <w:lang w:eastAsia="en-GB"/>
        </w:rPr>
        <w:t>with respect to the nominal upstream line rate of 2.48832 Gbit/s, regardless of the actual upstream line rate of the ONU.</w:t>
      </w:r>
      <w:r w:rsidR="006C0675">
        <w:rPr>
          <w:rFonts w:ascii="Book Antiqua" w:hAnsi="Book Antiqua"/>
          <w:lang w:eastAsia="en-GB"/>
        </w:rPr>
        <w:t xml:space="preserve"> </w:t>
      </w:r>
      <w:r w:rsidR="006C0675">
        <w:rPr>
          <w:rFonts w:ascii="Book Antiqua" w:hAnsi="Book Antiqua"/>
          <w:noProof w:val="0"/>
          <w:lang w:val="en-US"/>
        </w:rPr>
        <w:t>The first two bytes of</w:t>
      </w:r>
      <w:r w:rsidR="006C0675" w:rsidRPr="006C0675">
        <w:rPr>
          <w:rFonts w:ascii="Book Antiqua" w:hAnsi="Book Antiqua"/>
          <w:noProof w:val="0"/>
          <w:lang w:val="en-US"/>
        </w:rPr>
        <w:t xml:space="preserve"> a </w:t>
      </w:r>
      <w:r w:rsidR="00E30880">
        <w:rPr>
          <w:rFonts w:ascii="Book Antiqua" w:hAnsi="Book Antiqua"/>
          <w:noProof w:val="0"/>
          <w:lang w:val="en-US"/>
        </w:rPr>
        <w:t>four</w:t>
      </w:r>
      <w:r w:rsidR="006C0675" w:rsidRPr="006C0675">
        <w:rPr>
          <w:rFonts w:ascii="Book Antiqua" w:hAnsi="Book Antiqua"/>
          <w:noProof w:val="0"/>
          <w:lang w:val="en-US"/>
        </w:rPr>
        <w:t>-byte structure</w:t>
      </w:r>
      <w:r w:rsidR="006C0675">
        <w:rPr>
          <w:rFonts w:ascii="Book Antiqua" w:hAnsi="Book Antiqua"/>
          <w:noProof w:val="0"/>
          <w:lang w:val="en-US"/>
        </w:rPr>
        <w:t xml:space="preserve"> contain a minimum monitored value (zero); the second two bytes, the maximum monitored </w:t>
      </w:r>
      <w:r w:rsidR="00625463">
        <w:rPr>
          <w:rFonts w:ascii="Book Antiqua" w:hAnsi="Book Antiqua"/>
          <w:noProof w:val="0"/>
          <w:lang w:val="en-US"/>
        </w:rPr>
        <w:t>value. The</w:t>
      </w:r>
      <w:r w:rsidR="006C0675">
        <w:rPr>
          <w:rFonts w:ascii="Book Antiqua" w:hAnsi="Book Antiqua"/>
          <w:noProof w:val="0"/>
          <w:lang w:val="en-US"/>
        </w:rPr>
        <w:t xml:space="preserve"> </w:t>
      </w:r>
      <w:r w:rsidR="00E30880">
        <w:rPr>
          <w:rFonts w:ascii="Book Antiqua" w:hAnsi="Book Antiqua"/>
          <w:noProof w:val="0"/>
          <w:lang w:val="en-US"/>
        </w:rPr>
        <w:t>value</w:t>
      </w:r>
      <w:r w:rsidR="006C0675">
        <w:rPr>
          <w:rFonts w:ascii="Book Antiqua" w:hAnsi="Book Antiqua"/>
          <w:noProof w:val="0"/>
          <w:lang w:val="en-US"/>
        </w:rPr>
        <w:t xml:space="preserve"> of 0xFFFF</w:t>
      </w:r>
      <w:r w:rsidR="00E30880">
        <w:rPr>
          <w:rFonts w:ascii="Book Antiqua" w:hAnsi="Book Antiqua"/>
          <w:noProof w:val="0"/>
          <w:lang w:val="en-US"/>
        </w:rPr>
        <w:t>FFFF</w:t>
      </w:r>
      <w:r w:rsidR="006C0675">
        <w:rPr>
          <w:rFonts w:ascii="Book Antiqua" w:hAnsi="Book Antiqua"/>
          <w:noProof w:val="0"/>
          <w:lang w:val="en-US"/>
        </w:rPr>
        <w:t xml:space="preserve"> indicates that the self-monitoring capability is not supported.  </w:t>
      </w:r>
      <w:r w:rsidR="006C0675" w:rsidRPr="00C829CA">
        <w:rPr>
          <w:rFonts w:ascii="Book Antiqua" w:hAnsi="Book Antiqua"/>
          <w:noProof w:val="0"/>
          <w:lang w:val="en-US"/>
        </w:rPr>
        <w:t>(R)</w:t>
      </w:r>
      <w:r w:rsidR="006C0675">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6C0675" w:rsidRPr="00C829CA">
        <w:rPr>
          <w:rFonts w:ascii="Book Antiqua" w:hAnsi="Book Antiqua"/>
          <w:noProof w:val="0"/>
          <w:lang w:val="en-US"/>
        </w:rPr>
        <w:t>byte</w:t>
      </w:r>
      <w:r w:rsidR="006C0675">
        <w:rPr>
          <w:rFonts w:ascii="Book Antiqua" w:hAnsi="Book Antiqua"/>
          <w:noProof w:val="0"/>
          <w:lang w:val="en-US"/>
        </w:rPr>
        <w:t>s</w:t>
      </w:r>
      <w:r w:rsidR="006C0675" w:rsidRPr="00C829CA">
        <w:rPr>
          <w:rFonts w:ascii="Book Antiqua" w:hAnsi="Book Antiqua"/>
          <w:noProof w:val="0"/>
          <w:lang w:val="en-US"/>
        </w:rPr>
        <w:t>)</w:t>
      </w:r>
      <w:r w:rsidR="006C0675">
        <w:rPr>
          <w:rFonts w:ascii="Book Antiqua" w:hAnsi="Book Antiqua"/>
          <w:noProof w:val="0"/>
          <w:lang w:val="en-US"/>
        </w:rPr>
        <w:t xml:space="preserve"> </w:t>
      </w:r>
    </w:p>
    <w:p w14:paraId="53005100" w14:textId="73D64ECC" w:rsidR="0089281E" w:rsidRPr="00C829CA" w:rsidRDefault="00823B47" w:rsidP="0089281E">
      <w:pPr>
        <w:pStyle w:val="Attribute"/>
        <w:jc w:val="both"/>
        <w:rPr>
          <w:rFonts w:ascii="Book Antiqua" w:hAnsi="Book Antiqua"/>
          <w:b/>
          <w:noProof w:val="0"/>
          <w:lang w:val="en-US"/>
        </w:rPr>
      </w:pPr>
      <w:r>
        <w:rPr>
          <w:rFonts w:ascii="Book Antiqua" w:hAnsi="Book Antiqua"/>
          <w:b/>
          <w:noProof w:val="0"/>
          <w:lang w:val="en-US"/>
        </w:rPr>
        <w:t>Upstream transmission wavelength drift self-monitoring capability</w:t>
      </w:r>
      <w:r w:rsidR="0089281E" w:rsidRPr="00C829CA">
        <w:rPr>
          <w:rFonts w:ascii="Book Antiqua" w:hAnsi="Book Antiqua"/>
          <w:b/>
          <w:noProof w:val="0"/>
          <w:lang w:val="en-US"/>
        </w:rPr>
        <w:t xml:space="preserve">: </w:t>
      </w:r>
      <w:r w:rsidR="00DF3517" w:rsidRPr="006C0675">
        <w:rPr>
          <w:rFonts w:ascii="Book Antiqua" w:hAnsi="Book Antiqua"/>
          <w:noProof w:val="0"/>
          <w:lang w:val="en-US"/>
        </w:rPr>
        <w:t>Th</w:t>
      </w:r>
      <w:r w:rsidR="00DF3517">
        <w:rPr>
          <w:rFonts w:ascii="Book Antiqua" w:hAnsi="Book Antiqua"/>
          <w:noProof w:val="0"/>
          <w:lang w:val="en-US"/>
        </w:rPr>
        <w:t>is attribute refers to the frequency drift of the upstream transmission, expressed as an absolute value measured in units of 1 GHz. The first two bytes of</w:t>
      </w:r>
      <w:r w:rsidR="00DF3517" w:rsidRPr="006C0675">
        <w:rPr>
          <w:rFonts w:ascii="Book Antiqua" w:hAnsi="Book Antiqua"/>
          <w:noProof w:val="0"/>
          <w:lang w:val="en-US"/>
        </w:rPr>
        <w:t xml:space="preserve"> a </w:t>
      </w:r>
      <w:r w:rsidR="00E30880">
        <w:rPr>
          <w:rFonts w:ascii="Book Antiqua" w:hAnsi="Book Antiqua"/>
          <w:noProof w:val="0"/>
          <w:lang w:val="en-US"/>
        </w:rPr>
        <w:t>four</w:t>
      </w:r>
      <w:r w:rsidR="00DF3517" w:rsidRPr="006C0675">
        <w:rPr>
          <w:rFonts w:ascii="Book Antiqua" w:hAnsi="Book Antiqua"/>
          <w:noProof w:val="0"/>
          <w:lang w:val="en-US"/>
        </w:rPr>
        <w:t>-byte structure</w:t>
      </w:r>
      <w:r w:rsidR="00DF3517">
        <w:rPr>
          <w:rFonts w:ascii="Book Antiqua" w:hAnsi="Book Antiqua"/>
          <w:noProof w:val="0"/>
          <w:lang w:val="en-US"/>
        </w:rPr>
        <w:t xml:space="preserve"> contain a minimum monitored value (zero); the second two bytes, the maximum monitored value</w:t>
      </w:r>
      <w:r w:rsidR="00CE43AC">
        <w:rPr>
          <w:rFonts w:ascii="Book Antiqua" w:hAnsi="Book Antiqua"/>
          <w:noProof w:val="0"/>
          <w:lang w:val="en-US"/>
        </w:rPr>
        <w:t xml:space="preserve">. </w:t>
      </w:r>
      <w:r w:rsidR="00DF3517">
        <w:rPr>
          <w:rFonts w:ascii="Book Antiqua" w:hAnsi="Book Antiqua"/>
          <w:noProof w:val="0"/>
          <w:lang w:val="en-US"/>
        </w:rPr>
        <w:t xml:space="preserve">The </w:t>
      </w:r>
      <w:r w:rsidR="00E30880">
        <w:rPr>
          <w:rFonts w:ascii="Book Antiqua" w:hAnsi="Book Antiqua"/>
          <w:noProof w:val="0"/>
          <w:lang w:val="en-US"/>
        </w:rPr>
        <w:t>value</w:t>
      </w:r>
      <w:r w:rsidR="00DF3517">
        <w:rPr>
          <w:rFonts w:ascii="Book Antiqua" w:hAnsi="Book Antiqua"/>
          <w:noProof w:val="0"/>
          <w:lang w:val="en-US"/>
        </w:rPr>
        <w:t xml:space="preserve"> of </w:t>
      </w:r>
      <w:r w:rsidR="00DF3517">
        <w:rPr>
          <w:rFonts w:ascii="Book Antiqua" w:hAnsi="Book Antiqua"/>
          <w:noProof w:val="0"/>
          <w:lang w:val="en-US"/>
        </w:rPr>
        <w:lastRenderedPageBreak/>
        <w:t>0xFFFF</w:t>
      </w:r>
      <w:r w:rsidR="00E30880">
        <w:rPr>
          <w:rFonts w:ascii="Book Antiqua" w:hAnsi="Book Antiqua"/>
          <w:noProof w:val="0"/>
          <w:lang w:val="en-US"/>
        </w:rPr>
        <w:t>FFFF</w:t>
      </w:r>
      <w:r w:rsidR="00DF3517">
        <w:rPr>
          <w:rFonts w:ascii="Book Antiqua" w:hAnsi="Book Antiqua"/>
          <w:noProof w:val="0"/>
          <w:lang w:val="en-US"/>
        </w:rPr>
        <w:t xml:space="preserve"> indicates that the self-monitoring capability is not supported.  </w:t>
      </w:r>
      <w:r w:rsidR="00DF3517" w:rsidRPr="00C829CA">
        <w:rPr>
          <w:rFonts w:ascii="Book Antiqua" w:hAnsi="Book Antiqua"/>
          <w:noProof w:val="0"/>
          <w:lang w:val="en-US"/>
        </w:rPr>
        <w:t>(R)</w:t>
      </w:r>
      <w:r w:rsidR="00DF3517">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DF3517" w:rsidRPr="00C829CA">
        <w:rPr>
          <w:rFonts w:ascii="Book Antiqua" w:hAnsi="Book Antiqua"/>
          <w:noProof w:val="0"/>
          <w:lang w:val="en-US"/>
        </w:rPr>
        <w:t>byte</w:t>
      </w:r>
      <w:r w:rsidR="00DF3517">
        <w:rPr>
          <w:rFonts w:ascii="Book Antiqua" w:hAnsi="Book Antiqua"/>
          <w:noProof w:val="0"/>
          <w:lang w:val="en-US"/>
        </w:rPr>
        <w:t>s)</w:t>
      </w:r>
    </w:p>
    <w:p w14:paraId="4E303D9F" w14:textId="4FCF58EC" w:rsidR="0089281E" w:rsidRPr="00C829CA" w:rsidRDefault="00823B47" w:rsidP="0089281E">
      <w:pPr>
        <w:pStyle w:val="Attribute"/>
        <w:jc w:val="both"/>
        <w:rPr>
          <w:rFonts w:ascii="Book Antiqua" w:hAnsi="Book Antiqua"/>
          <w:b/>
          <w:noProof w:val="0"/>
          <w:lang w:val="en-US"/>
        </w:rPr>
      </w:pPr>
      <w:r>
        <w:rPr>
          <w:rFonts w:ascii="Book Antiqua" w:hAnsi="Book Antiqua"/>
          <w:b/>
          <w:noProof w:val="0"/>
          <w:lang w:val="en-US"/>
        </w:rPr>
        <w:t>Mean in-channel optical power 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B46BA4" w:rsidRPr="00B46BA4">
        <w:rPr>
          <w:rFonts w:ascii="Book Antiqua" w:hAnsi="Book Antiqua"/>
          <w:noProof w:val="0"/>
          <w:lang w:val="en-US"/>
        </w:rPr>
        <w:t>This attribute</w:t>
      </w:r>
      <w:r w:rsidR="00F6763E">
        <w:rPr>
          <w:rFonts w:ascii="Book Antiqua" w:hAnsi="Book Antiqua"/>
          <w:noProof w:val="0"/>
          <w:lang w:val="en-US"/>
        </w:rPr>
        <w:t xml:space="preserve"> refers to the mean launch</w:t>
      </w:r>
      <w:r w:rsidR="00B46BA4">
        <w:rPr>
          <w:rFonts w:ascii="Book Antiqua" w:hAnsi="Book Antiqua"/>
          <w:noProof w:val="0"/>
          <w:lang w:val="en-US"/>
        </w:rPr>
        <w:t xml:space="preserve"> optical power </w:t>
      </w:r>
      <w:r w:rsidR="00F6763E">
        <w:rPr>
          <w:rFonts w:ascii="Book Antiqua" w:hAnsi="Book Antiqua"/>
          <w:noProof w:val="0"/>
          <w:lang w:val="en-US"/>
        </w:rPr>
        <w:t xml:space="preserve">of burst-mode transmitter in the </w:t>
      </w:r>
      <w:r w:rsidR="00240B86">
        <w:rPr>
          <w:rFonts w:ascii="Book Antiqua" w:hAnsi="Book Antiqua"/>
          <w:noProof w:val="0"/>
          <w:lang w:val="en-US"/>
        </w:rPr>
        <w:t>operating</w:t>
      </w:r>
      <w:r w:rsidR="00F6763E">
        <w:rPr>
          <w:rFonts w:ascii="Book Antiqua" w:hAnsi="Book Antiqua"/>
          <w:noProof w:val="0"/>
          <w:lang w:val="en-US"/>
        </w:rPr>
        <w:t xml:space="preserve"> </w:t>
      </w:r>
      <w:r w:rsidR="00B46BA4">
        <w:rPr>
          <w:rFonts w:ascii="Book Antiqua" w:hAnsi="Book Antiqua"/>
          <w:noProof w:val="0"/>
          <w:lang w:val="en-US"/>
        </w:rPr>
        <w:t>upstream wavelength channel</w:t>
      </w:r>
      <w:r w:rsidR="00F6763E">
        <w:rPr>
          <w:rFonts w:ascii="Book Antiqua" w:hAnsi="Book Antiqua"/>
          <w:noProof w:val="0"/>
          <w:lang w:val="en-US"/>
        </w:rPr>
        <w:t xml:space="preserve">, expressed </w:t>
      </w:r>
      <w:r w:rsidR="004260D0">
        <w:rPr>
          <w:rFonts w:ascii="Book Antiqua" w:hAnsi="Book Antiqua"/>
          <w:noProof w:val="0"/>
          <w:lang w:val="en-US"/>
        </w:rPr>
        <w:t xml:space="preserve">as 2’s complement </w:t>
      </w:r>
      <w:r w:rsidR="00F6763E">
        <w:rPr>
          <w:rFonts w:ascii="Book Antiqua" w:hAnsi="Book Antiqua"/>
          <w:noProof w:val="0"/>
          <w:lang w:val="en-US"/>
        </w:rPr>
        <w:t xml:space="preserve">in units of 0.1dBm. The first two bytes of a </w:t>
      </w:r>
      <w:r w:rsidR="00E30880">
        <w:rPr>
          <w:rFonts w:ascii="Book Antiqua" w:hAnsi="Book Antiqua"/>
          <w:noProof w:val="0"/>
          <w:lang w:val="en-US"/>
        </w:rPr>
        <w:t>four</w:t>
      </w:r>
      <w:r w:rsidR="00F6763E">
        <w:rPr>
          <w:rFonts w:ascii="Book Antiqua" w:hAnsi="Book Antiqua"/>
          <w:noProof w:val="0"/>
          <w:lang w:val="en-US"/>
        </w:rPr>
        <w:t>-byte structure contain the minimum monitored value; the second two bytes, the maximum monitored value</w:t>
      </w:r>
      <w:r w:rsidR="00E30880">
        <w:rPr>
          <w:rFonts w:ascii="Book Antiqua" w:hAnsi="Book Antiqua"/>
          <w:noProof w:val="0"/>
          <w:lang w:val="en-US"/>
        </w:rPr>
        <w:t>.</w:t>
      </w:r>
      <w:r w:rsidR="00F6763E">
        <w:rPr>
          <w:rFonts w:ascii="Book Antiqua" w:hAnsi="Book Antiqua"/>
          <w:noProof w:val="0"/>
          <w:lang w:val="en-US"/>
        </w:rPr>
        <w:t xml:space="preserve"> </w:t>
      </w:r>
      <w:r w:rsidR="00240B86">
        <w:rPr>
          <w:rFonts w:ascii="Book Antiqua" w:hAnsi="Book Antiqua"/>
          <w:noProof w:val="0"/>
          <w:lang w:val="en-US"/>
        </w:rPr>
        <w:t xml:space="preserve">The </w:t>
      </w:r>
      <w:r w:rsidR="00E30880">
        <w:rPr>
          <w:rFonts w:ascii="Book Antiqua" w:hAnsi="Book Antiqua"/>
          <w:noProof w:val="0"/>
          <w:lang w:val="en-US"/>
        </w:rPr>
        <w:t>valu</w:t>
      </w:r>
      <w:r w:rsidR="00625463">
        <w:rPr>
          <w:rFonts w:ascii="Book Antiqua" w:hAnsi="Book Antiqua"/>
          <w:noProof w:val="0"/>
          <w:lang w:val="en-US"/>
        </w:rPr>
        <w:t>e</w:t>
      </w:r>
      <w:r w:rsidR="00240B86">
        <w:rPr>
          <w:rFonts w:ascii="Book Antiqua" w:hAnsi="Book Antiqua"/>
          <w:noProof w:val="0"/>
          <w:lang w:val="en-US"/>
        </w:rPr>
        <w:t xml:space="preserve"> of 0xFFFF</w:t>
      </w:r>
      <w:r w:rsidR="00977CB0">
        <w:rPr>
          <w:rFonts w:ascii="Book Antiqua" w:hAnsi="Book Antiqua"/>
          <w:noProof w:val="0"/>
          <w:lang w:val="en-US"/>
        </w:rPr>
        <w:t>FFFF</w:t>
      </w:r>
      <w:r w:rsidR="00240B86">
        <w:rPr>
          <w:rFonts w:ascii="Book Antiqua" w:hAnsi="Book Antiqua"/>
          <w:noProof w:val="0"/>
          <w:lang w:val="en-US"/>
        </w:rPr>
        <w:t xml:space="preserve"> indicates that the self-monitoring capability is not supported.</w:t>
      </w:r>
      <w:r w:rsidR="00F6763E">
        <w:rPr>
          <w:rFonts w:ascii="Book Antiqua" w:hAnsi="Book Antiqua"/>
          <w:noProof w:val="0"/>
          <w:lang w:val="en-US"/>
        </w:rPr>
        <w:t xml:space="preserve"> </w:t>
      </w:r>
      <w:r w:rsidR="00B46BA4">
        <w:rPr>
          <w:rFonts w:ascii="Book Antiqua" w:hAnsi="Book Antiqua"/>
          <w:noProof w:val="0"/>
          <w:lang w:val="en-US"/>
        </w:rPr>
        <w:t xml:space="preserve"> </w:t>
      </w:r>
      <w:r w:rsidR="0089281E" w:rsidRPr="00C829CA">
        <w:rPr>
          <w:rFonts w:ascii="Book Antiqua" w:hAnsi="Book Antiqua"/>
          <w:noProof w:val="0"/>
          <w:lang w:val="en-US"/>
        </w:rPr>
        <w:t>(R)</w:t>
      </w:r>
      <w:r w:rsidR="00F6763E">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89281E" w:rsidRPr="00C829CA">
        <w:rPr>
          <w:rFonts w:ascii="Book Antiqua" w:hAnsi="Book Antiqua"/>
          <w:noProof w:val="0"/>
          <w:lang w:val="en-US"/>
        </w:rPr>
        <w:t>byte</w:t>
      </w:r>
      <w:r w:rsidR="00F6763E">
        <w:rPr>
          <w:rFonts w:ascii="Book Antiqua" w:hAnsi="Book Antiqua"/>
          <w:noProof w:val="0"/>
          <w:lang w:val="en-US"/>
        </w:rPr>
        <w:t>s</w:t>
      </w:r>
      <w:r w:rsidR="0089281E" w:rsidRPr="00C829CA">
        <w:rPr>
          <w:rFonts w:ascii="Book Antiqua" w:hAnsi="Book Antiqua"/>
          <w:noProof w:val="0"/>
          <w:lang w:val="en-US"/>
        </w:rPr>
        <w:t>)</w:t>
      </w:r>
    </w:p>
    <w:p w14:paraId="701D4CD3" w14:textId="313B62B9" w:rsidR="00240B86" w:rsidRDefault="00823B47" w:rsidP="0089281E">
      <w:pPr>
        <w:pStyle w:val="Attribute"/>
        <w:jc w:val="both"/>
        <w:rPr>
          <w:rFonts w:ascii="Book Antiqua" w:hAnsi="Book Antiqua"/>
          <w:noProof w:val="0"/>
          <w:lang w:val="en-US"/>
        </w:rPr>
      </w:pPr>
      <w:r>
        <w:rPr>
          <w:rFonts w:ascii="Book Antiqua" w:hAnsi="Book Antiqua"/>
          <w:b/>
          <w:noProof w:val="0"/>
          <w:lang w:val="en-US"/>
        </w:rPr>
        <w:t xml:space="preserve">Mean out-of-channel optical power </w:t>
      </w:r>
      <w:r w:rsidR="00F6763E">
        <w:rPr>
          <w:rFonts w:ascii="Book Antiqua" w:hAnsi="Book Antiqua"/>
          <w:b/>
          <w:noProof w:val="0"/>
          <w:lang w:val="en-US"/>
        </w:rPr>
        <w:t xml:space="preserve">spectral density </w:t>
      </w:r>
      <w:r>
        <w:rPr>
          <w:rFonts w:ascii="Book Antiqua" w:hAnsi="Book Antiqua"/>
          <w:b/>
          <w:noProof w:val="0"/>
          <w:lang w:val="en-US"/>
        </w:rPr>
        <w:t>self-monitoring capability</w:t>
      </w:r>
      <w:r w:rsidR="0089281E" w:rsidRPr="00C829CA">
        <w:rPr>
          <w:rFonts w:ascii="Book Antiqua" w:hAnsi="Book Antiqua"/>
          <w:noProof w:val="0"/>
          <w:lang w:val="en-US"/>
        </w:rPr>
        <w:t>:</w:t>
      </w:r>
      <w:r w:rsidR="0089281E" w:rsidRPr="00C829CA">
        <w:rPr>
          <w:rFonts w:ascii="Book Antiqua" w:hAnsi="Book Antiqua"/>
          <w:b/>
          <w:noProof w:val="0"/>
          <w:lang w:val="en-US"/>
        </w:rPr>
        <w:t xml:space="preserve"> </w:t>
      </w:r>
      <w:r w:rsidR="00240B86" w:rsidRPr="00B46BA4">
        <w:rPr>
          <w:rFonts w:ascii="Book Antiqua" w:hAnsi="Book Antiqua"/>
          <w:noProof w:val="0"/>
          <w:lang w:val="en-US"/>
        </w:rPr>
        <w:t>This attribute</w:t>
      </w:r>
      <w:r w:rsidR="00240B86">
        <w:rPr>
          <w:rFonts w:ascii="Book Antiqua" w:hAnsi="Book Antiqua"/>
          <w:noProof w:val="0"/>
          <w:lang w:val="en-US"/>
        </w:rPr>
        <w:t xml:space="preserve"> refers to the </w:t>
      </w:r>
      <w:r w:rsidR="00240B86" w:rsidRPr="00240B86">
        <w:t>out-of-channel optical power spectral density</w:t>
      </w:r>
      <w:r w:rsidR="00240B86">
        <w:t xml:space="preserve"> (OOC-PSD)</w:t>
      </w:r>
      <w:r w:rsidR="00240B86">
        <w:rPr>
          <w:rFonts w:ascii="Book Antiqua" w:hAnsi="Book Antiqua"/>
          <w:noProof w:val="0"/>
          <w:lang w:val="en-US"/>
        </w:rPr>
        <w:t xml:space="preserve"> </w:t>
      </w:r>
      <w:r w:rsidR="006C0675">
        <w:rPr>
          <w:rFonts w:ascii="Book Antiqua" w:hAnsi="Book Antiqua"/>
          <w:noProof w:val="0"/>
          <w:lang w:val="en-US"/>
        </w:rPr>
        <w:t>with respect to</w:t>
      </w:r>
      <w:r w:rsidR="00240B86">
        <w:rPr>
          <w:rFonts w:ascii="Book Antiqua" w:hAnsi="Book Antiqua"/>
          <w:noProof w:val="0"/>
          <w:lang w:val="en-US"/>
        </w:rPr>
        <w:t xml:space="preserve"> the </w:t>
      </w:r>
      <w:r w:rsidR="006C0675">
        <w:rPr>
          <w:rFonts w:ascii="Book Antiqua" w:hAnsi="Book Antiqua"/>
          <w:noProof w:val="0"/>
          <w:lang w:val="en-US"/>
        </w:rPr>
        <w:t xml:space="preserve">current </w:t>
      </w:r>
      <w:r w:rsidR="00240B86">
        <w:rPr>
          <w:rFonts w:ascii="Book Antiqua" w:hAnsi="Book Antiqua"/>
          <w:noProof w:val="0"/>
          <w:lang w:val="en-US"/>
        </w:rPr>
        <w:t xml:space="preserve">operating upstream wavelength channel and </w:t>
      </w:r>
      <w:r w:rsidR="006C0675">
        <w:rPr>
          <w:rFonts w:ascii="Book Antiqua" w:hAnsi="Book Antiqua"/>
          <w:noProof w:val="0"/>
          <w:lang w:val="en-US"/>
        </w:rPr>
        <w:t xml:space="preserve">the </w:t>
      </w:r>
      <w:r w:rsidR="00240B86">
        <w:rPr>
          <w:rFonts w:ascii="Book Antiqua" w:hAnsi="Book Antiqua"/>
          <w:noProof w:val="0"/>
          <w:lang w:val="en-US"/>
        </w:rPr>
        <w:t xml:space="preserve">spectral </w:t>
      </w:r>
      <w:r w:rsidR="006C0675">
        <w:rPr>
          <w:rFonts w:ascii="Book Antiqua" w:hAnsi="Book Antiqua"/>
          <w:noProof w:val="0"/>
          <w:lang w:val="en-US"/>
        </w:rPr>
        <w:t xml:space="preserve">averaging </w:t>
      </w:r>
      <w:r w:rsidR="00240B86">
        <w:rPr>
          <w:rFonts w:ascii="Book Antiqua" w:hAnsi="Book Antiqua"/>
          <w:noProof w:val="0"/>
          <w:lang w:val="en-US"/>
        </w:rPr>
        <w:t>interval of 15 GHz, expressed</w:t>
      </w:r>
      <w:r w:rsidR="006C0675">
        <w:rPr>
          <w:rFonts w:ascii="Book Antiqua" w:hAnsi="Book Antiqua"/>
          <w:noProof w:val="0"/>
          <w:lang w:val="en-US"/>
        </w:rPr>
        <w:t xml:space="preserve"> as a</w:t>
      </w:r>
      <w:r w:rsidR="0053439A">
        <w:rPr>
          <w:rFonts w:ascii="Book Antiqua" w:hAnsi="Book Antiqua"/>
          <w:noProof w:val="0"/>
          <w:lang w:val="en-US"/>
        </w:rPr>
        <w:t xml:space="preserve"> positive </w:t>
      </w:r>
      <w:r w:rsidR="006C0675">
        <w:rPr>
          <w:rFonts w:ascii="Book Antiqua" w:hAnsi="Book Antiqua"/>
          <w:noProof w:val="0"/>
          <w:lang w:val="en-US"/>
        </w:rPr>
        <w:t xml:space="preserve">value in units of 0.1dBm. </w:t>
      </w:r>
      <w:r w:rsidR="00240B86">
        <w:rPr>
          <w:rFonts w:ascii="Book Antiqua" w:hAnsi="Book Antiqua"/>
          <w:noProof w:val="0"/>
          <w:lang w:val="en-US"/>
        </w:rPr>
        <w:t xml:space="preserve"> The first two bytes of a </w:t>
      </w:r>
      <w:r w:rsidR="00E30880">
        <w:rPr>
          <w:rFonts w:ascii="Book Antiqua" w:hAnsi="Book Antiqua"/>
          <w:noProof w:val="0"/>
          <w:lang w:val="en-US"/>
        </w:rPr>
        <w:t>four</w:t>
      </w:r>
      <w:r w:rsidR="00240B86">
        <w:rPr>
          <w:rFonts w:ascii="Book Antiqua" w:hAnsi="Book Antiqua"/>
          <w:noProof w:val="0"/>
          <w:lang w:val="en-US"/>
        </w:rPr>
        <w:t>-byte structure contain the minimum monitored value; the second two byt</w:t>
      </w:r>
      <w:r w:rsidR="00CE43AC">
        <w:rPr>
          <w:rFonts w:ascii="Book Antiqua" w:hAnsi="Book Antiqua"/>
          <w:noProof w:val="0"/>
          <w:lang w:val="en-US"/>
        </w:rPr>
        <w:t>es, the maximum monitored value.</w:t>
      </w:r>
      <w:r w:rsidR="00240B86">
        <w:rPr>
          <w:rFonts w:ascii="Book Antiqua" w:hAnsi="Book Antiqua"/>
          <w:noProof w:val="0"/>
          <w:lang w:val="en-US"/>
        </w:rPr>
        <w:t xml:space="preserve"> The </w:t>
      </w:r>
      <w:r w:rsidR="00E30880">
        <w:rPr>
          <w:rFonts w:ascii="Book Antiqua" w:hAnsi="Book Antiqua"/>
          <w:noProof w:val="0"/>
          <w:lang w:val="en-US"/>
        </w:rPr>
        <w:t>value</w:t>
      </w:r>
      <w:r w:rsidR="00240B86">
        <w:rPr>
          <w:rFonts w:ascii="Book Antiqua" w:hAnsi="Book Antiqua"/>
          <w:noProof w:val="0"/>
          <w:lang w:val="en-US"/>
        </w:rPr>
        <w:t xml:space="preserve"> of 0xFFFF</w:t>
      </w:r>
      <w:r w:rsidR="00E30880">
        <w:rPr>
          <w:rFonts w:ascii="Book Antiqua" w:hAnsi="Book Antiqua"/>
          <w:noProof w:val="0"/>
          <w:lang w:val="en-US"/>
        </w:rPr>
        <w:t>FFFF</w:t>
      </w:r>
      <w:r w:rsidR="00240B86">
        <w:rPr>
          <w:rFonts w:ascii="Book Antiqua" w:hAnsi="Book Antiqua"/>
          <w:noProof w:val="0"/>
          <w:lang w:val="en-US"/>
        </w:rPr>
        <w:t xml:space="preserve"> indicates that the self-monitoring capability is not supported.  </w:t>
      </w:r>
      <w:r w:rsidR="00240B86" w:rsidRPr="00C829CA">
        <w:rPr>
          <w:rFonts w:ascii="Book Antiqua" w:hAnsi="Book Antiqua"/>
          <w:noProof w:val="0"/>
          <w:lang w:val="en-US"/>
        </w:rPr>
        <w:t>(R)</w:t>
      </w:r>
      <w:r w:rsidR="00240B86">
        <w:rPr>
          <w:rFonts w:ascii="Book Antiqua" w:hAnsi="Book Antiqua"/>
          <w:noProof w:val="0"/>
          <w:lang w:val="en-US"/>
        </w:rPr>
        <w:t xml:space="preserve"> (mandatory) (</w:t>
      </w:r>
      <w:r w:rsidR="00E30880">
        <w:rPr>
          <w:rFonts w:ascii="Book Antiqua" w:hAnsi="Book Antiqua"/>
          <w:noProof w:val="0"/>
          <w:lang w:val="en-US"/>
        </w:rPr>
        <w:t>4</w:t>
      </w:r>
      <w:r w:rsidR="00E30880" w:rsidRPr="00C829CA">
        <w:rPr>
          <w:rFonts w:ascii="Book Antiqua" w:hAnsi="Book Antiqua"/>
          <w:noProof w:val="0"/>
          <w:lang w:val="en-US"/>
        </w:rPr>
        <w:t> </w:t>
      </w:r>
      <w:r w:rsidR="00240B86" w:rsidRPr="00C829CA">
        <w:rPr>
          <w:rFonts w:ascii="Book Antiqua" w:hAnsi="Book Antiqua"/>
          <w:noProof w:val="0"/>
          <w:lang w:val="en-US"/>
        </w:rPr>
        <w:t>byte</w:t>
      </w:r>
      <w:r w:rsidR="00240B86">
        <w:rPr>
          <w:rFonts w:ascii="Book Antiqua" w:hAnsi="Book Antiqua"/>
          <w:noProof w:val="0"/>
          <w:lang w:val="en-US"/>
        </w:rPr>
        <w:t>s</w:t>
      </w:r>
      <w:r w:rsidR="00240B86" w:rsidRPr="00C829CA">
        <w:rPr>
          <w:rFonts w:ascii="Book Antiqua" w:hAnsi="Book Antiqua"/>
          <w:noProof w:val="0"/>
          <w:lang w:val="en-US"/>
        </w:rPr>
        <w:t>)</w:t>
      </w:r>
    </w:p>
    <w:p w14:paraId="75976469" w14:textId="77644F8B" w:rsidR="006C0675" w:rsidRDefault="006C0675" w:rsidP="006C0675">
      <w:pPr>
        <w:pStyle w:val="Attribute"/>
        <w:jc w:val="both"/>
        <w:rPr>
          <w:rFonts w:ascii="Book Antiqua" w:hAnsi="Book Antiqua"/>
          <w:noProof w:val="0"/>
          <w:lang w:val="en-US"/>
        </w:rPr>
      </w:pPr>
      <w:r>
        <w:rPr>
          <w:rFonts w:ascii="Book Antiqua" w:hAnsi="Book Antiqua"/>
          <w:b/>
          <w:noProof w:val="0"/>
          <w:lang w:val="en-US"/>
        </w:rPr>
        <w:t>Mean optical power spectral density “when not enabled” self-monitoring capability</w:t>
      </w:r>
      <w:r w:rsidRPr="00C829CA">
        <w:rPr>
          <w:rFonts w:ascii="Book Antiqua" w:hAnsi="Book Antiqua"/>
          <w:noProof w:val="0"/>
          <w:lang w:val="en-US"/>
        </w:rPr>
        <w:t>:</w:t>
      </w:r>
      <w:r w:rsidRPr="00C829CA">
        <w:rPr>
          <w:rFonts w:ascii="Book Antiqua" w:hAnsi="Book Antiqua"/>
          <w:b/>
          <w:noProof w:val="0"/>
          <w:lang w:val="en-US"/>
        </w:rPr>
        <w:t xml:space="preserve"> </w:t>
      </w:r>
      <w:r w:rsidRPr="00B46BA4">
        <w:rPr>
          <w:rFonts w:ascii="Book Antiqua" w:hAnsi="Book Antiqua"/>
          <w:noProof w:val="0"/>
          <w:lang w:val="en-US"/>
        </w:rPr>
        <w:t>This attribute</w:t>
      </w:r>
      <w:r>
        <w:rPr>
          <w:rFonts w:ascii="Book Antiqua" w:hAnsi="Book Antiqua"/>
          <w:noProof w:val="0"/>
          <w:lang w:val="en-US"/>
        </w:rPr>
        <w:t xml:space="preserve"> refers to optical power spectral density when not enabled (WNE-PSD) with respect to the spectral averaging interval of 15 GHz, expressed as a</w:t>
      </w:r>
      <w:r w:rsidR="0053439A">
        <w:rPr>
          <w:rFonts w:ascii="Book Antiqua" w:hAnsi="Book Antiqua"/>
          <w:noProof w:val="0"/>
          <w:lang w:val="en-US"/>
        </w:rPr>
        <w:t xml:space="preserve"> positive</w:t>
      </w:r>
      <w:r>
        <w:rPr>
          <w:rFonts w:ascii="Book Antiqua" w:hAnsi="Book Antiqua"/>
          <w:noProof w:val="0"/>
          <w:lang w:val="en-US"/>
        </w:rPr>
        <w:t xml:space="preserve"> value in units of 0.1dBm.  The first two bytes of a </w:t>
      </w:r>
      <w:r w:rsidR="00E30880">
        <w:rPr>
          <w:rFonts w:ascii="Book Antiqua" w:hAnsi="Book Antiqua"/>
          <w:noProof w:val="0"/>
          <w:lang w:val="en-US"/>
        </w:rPr>
        <w:t>four</w:t>
      </w:r>
      <w:r>
        <w:rPr>
          <w:rFonts w:ascii="Book Antiqua" w:hAnsi="Book Antiqua"/>
          <w:noProof w:val="0"/>
          <w:lang w:val="en-US"/>
        </w:rPr>
        <w:t xml:space="preserve">-byte structure contain the minimum monitored value; the second two bytes, the maximum monitored value. The </w:t>
      </w:r>
      <w:r w:rsidR="00E30880">
        <w:rPr>
          <w:rFonts w:ascii="Book Antiqua" w:hAnsi="Book Antiqua"/>
          <w:noProof w:val="0"/>
          <w:lang w:val="en-US"/>
        </w:rPr>
        <w:t>value</w:t>
      </w:r>
      <w:r>
        <w:rPr>
          <w:rFonts w:ascii="Book Antiqua" w:hAnsi="Book Antiqua"/>
          <w:noProof w:val="0"/>
          <w:lang w:val="en-US"/>
        </w:rPr>
        <w:t xml:space="preserve"> of 0xFFFF</w:t>
      </w:r>
      <w:r w:rsidR="00E30880">
        <w:rPr>
          <w:rFonts w:ascii="Book Antiqua" w:hAnsi="Book Antiqua"/>
          <w:noProof w:val="0"/>
          <w:lang w:val="en-US"/>
        </w:rPr>
        <w:t>FFFF</w:t>
      </w:r>
      <w:r>
        <w:rPr>
          <w:rFonts w:ascii="Book Antiqua" w:hAnsi="Book Antiqua"/>
          <w:noProof w:val="0"/>
          <w:lang w:val="en-US"/>
        </w:rPr>
        <w:t xml:space="preserve"> indicates that the self-monitoring capability is not supported.  </w:t>
      </w:r>
      <w:r w:rsidRPr="00C829CA">
        <w:rPr>
          <w:rFonts w:ascii="Book Antiqua" w:hAnsi="Book Antiqua"/>
          <w:noProof w:val="0"/>
          <w:lang w:val="en-US"/>
        </w:rPr>
        <w:t>(R)</w:t>
      </w:r>
      <w:r>
        <w:rPr>
          <w:rFonts w:ascii="Book Antiqua" w:hAnsi="Book Antiqua"/>
          <w:noProof w:val="0"/>
          <w:lang w:val="en-US"/>
        </w:rPr>
        <w:t xml:space="preserve"> (mandatory) (</w:t>
      </w:r>
      <w:r w:rsidR="00907EA3">
        <w:rPr>
          <w:rFonts w:ascii="Book Antiqua" w:hAnsi="Book Antiqua"/>
          <w:noProof w:val="0"/>
          <w:lang w:val="en-US"/>
        </w:rPr>
        <w:t>4</w:t>
      </w:r>
      <w:r w:rsidR="00907EA3" w:rsidRPr="00C829CA">
        <w:rPr>
          <w:rFonts w:ascii="Book Antiqua" w:hAnsi="Book Antiqua"/>
          <w:noProof w:val="0"/>
          <w:lang w:val="en-US"/>
        </w:rPr>
        <w:t> </w:t>
      </w:r>
      <w:r w:rsidRPr="00C829CA">
        <w:rPr>
          <w:rFonts w:ascii="Book Antiqua" w:hAnsi="Book Antiqua"/>
          <w:noProof w:val="0"/>
          <w:lang w:val="en-US"/>
        </w:rPr>
        <w:t>byte</w:t>
      </w:r>
      <w:r>
        <w:rPr>
          <w:rFonts w:ascii="Book Antiqua" w:hAnsi="Book Antiqua"/>
          <w:noProof w:val="0"/>
          <w:lang w:val="en-US"/>
        </w:rPr>
        <w:t>s</w:t>
      </w:r>
      <w:r w:rsidRPr="00C829CA">
        <w:rPr>
          <w:rFonts w:ascii="Book Antiqua" w:hAnsi="Book Antiqua"/>
          <w:noProof w:val="0"/>
          <w:lang w:val="en-US"/>
        </w:rPr>
        <w:t>)</w:t>
      </w:r>
    </w:p>
    <w:p w14:paraId="46D55962" w14:textId="19F9B0F5" w:rsidR="009A4A20" w:rsidRDefault="009A4A20" w:rsidP="009A4A20">
      <w:pPr>
        <w:pStyle w:val="Attribute"/>
        <w:jc w:val="both"/>
        <w:rPr>
          <w:rFonts w:ascii="Book Antiqua" w:hAnsi="Book Antiqua"/>
          <w:noProof w:val="0"/>
          <w:lang w:val="en-US"/>
        </w:rPr>
      </w:pPr>
      <w:r>
        <w:rPr>
          <w:rFonts w:ascii="Book Antiqua" w:hAnsi="Book Antiqua"/>
          <w:b/>
          <w:noProof w:val="0"/>
          <w:lang w:val="en-US"/>
        </w:rPr>
        <w:t>Dying Gasp enabled</w:t>
      </w:r>
      <w:r>
        <w:rPr>
          <w:rFonts w:ascii="Book Antiqua" w:hAnsi="Book Antiqua"/>
          <w:noProof w:val="0"/>
          <w:lang w:val="en-US"/>
        </w:rPr>
        <w:t>:</w:t>
      </w:r>
      <w:r>
        <w:rPr>
          <w:rFonts w:ascii="Book Antiqua" w:hAnsi="Book Antiqua"/>
          <w:b/>
          <w:noProof w:val="0"/>
          <w:lang w:val="en-US"/>
        </w:rPr>
        <w:t xml:space="preserve"> </w:t>
      </w:r>
      <w:r>
        <w:rPr>
          <w:rFonts w:ascii="Book Antiqua" w:hAnsi="Book Antiqua"/>
          <w:noProof w:val="0"/>
          <w:lang w:val="en-US"/>
        </w:rPr>
        <w:t>This attribute provides an indication whether the ONU currently supports the Dying Gasp function. A stand-alone ONU supporting Dying Gasp by design statically sets this attribute to 0x01.  A stand-alone ONU unable to support Dying Gasp by design statically sets this attribute to 0x00. A pluggable ONU determines whether the host supports the Dying Gasp function and conveys an indication of the same to the OLT using this attribute. Thus, upon instantiation of the ME, an SFP+ ONU initially sets this attribute to 0x00; then changes the value to 0x01, once the voltage is detected on pin 7 of the host interface</w:t>
      </w:r>
      <w:r w:rsidR="00E16B23">
        <w:rPr>
          <w:rFonts w:ascii="Book Antiqua" w:hAnsi="Book Antiqua"/>
          <w:noProof w:val="0"/>
          <w:lang w:val="en-US"/>
        </w:rPr>
        <w:t xml:space="preserve">, </w:t>
      </w:r>
      <w:r w:rsidR="00E16B23" w:rsidRPr="00BC67CE">
        <w:rPr>
          <w:rFonts w:ascii="Book Antiqua" w:hAnsi="Book Antiqua"/>
          <w:noProof w:val="0"/>
          <w:lang w:val="en-US"/>
        </w:rPr>
        <w:t xml:space="preserve">and maintains statically at 0x01 </w:t>
      </w:r>
      <w:r w:rsidR="00E16B23" w:rsidRPr="00BC67CE">
        <w:rPr>
          <w:rFonts w:ascii="Book Antiqua" w:hAnsi="Book Antiqua"/>
          <w:noProof w:val="0"/>
          <w:lang w:val="en-US"/>
        </w:rPr>
        <w:lastRenderedPageBreak/>
        <w:t>thereafter</w:t>
      </w:r>
      <w:r w:rsidRPr="00BC67CE">
        <w:rPr>
          <w:rFonts w:ascii="Book Antiqua" w:hAnsi="Book Antiqua"/>
          <w:noProof w:val="0"/>
          <w:lang w:val="en-US"/>
        </w:rPr>
        <w:t>.</w:t>
      </w:r>
      <w:r w:rsidR="00A25586">
        <w:rPr>
          <w:rFonts w:ascii="Book Antiqua" w:hAnsi="Book Antiqua"/>
          <w:noProof w:val="0"/>
          <w:lang w:val="en-US"/>
        </w:rPr>
        <w:t xml:space="preserve"> Note that the implied behavior of the host in this case </w:t>
      </w:r>
      <w:r w:rsidR="00BC67CE">
        <w:rPr>
          <w:rFonts w:ascii="Book Antiqua" w:hAnsi="Book Antiqua"/>
          <w:noProof w:val="0"/>
          <w:lang w:val="en-US"/>
        </w:rPr>
        <w:t>is based upon</w:t>
      </w:r>
      <w:r w:rsidR="00A25586">
        <w:rPr>
          <w:rFonts w:ascii="Book Antiqua" w:hAnsi="Book Antiqua"/>
          <w:noProof w:val="0"/>
          <w:lang w:val="en-US"/>
        </w:rPr>
        <w:t xml:space="preserve"> functional overloading of pin 7, beyond </w:t>
      </w:r>
      <w:r w:rsidR="00BC67CE">
        <w:rPr>
          <w:rFonts w:ascii="Book Antiqua" w:hAnsi="Book Antiqua"/>
          <w:noProof w:val="0"/>
          <w:lang w:val="en-US"/>
        </w:rPr>
        <w:t xml:space="preserve">the capabilities specified in </w:t>
      </w:r>
      <w:r w:rsidR="00BC67CE">
        <w:rPr>
          <w:rFonts w:ascii="Book Antiqua" w:hAnsi="Book Antiqua"/>
          <w:szCs w:val="24"/>
        </w:rPr>
        <w:t>SFF</w:t>
      </w:r>
      <w:r w:rsidR="00BC67CE">
        <w:rPr>
          <w:rFonts w:ascii="Book Antiqua" w:hAnsi="Book Antiqua"/>
          <w:szCs w:val="24"/>
        </w:rPr>
        <w:noBreakHyphen/>
        <w:t>8472.</w:t>
      </w:r>
      <w:r>
        <w:rPr>
          <w:rFonts w:ascii="Book Antiqua" w:hAnsi="Book Antiqua"/>
          <w:noProof w:val="0"/>
          <w:lang w:val="en-US"/>
        </w:rPr>
        <w:t xml:space="preserve"> (R) (mandatory) (1 byte)</w:t>
      </w:r>
    </w:p>
    <w:p w14:paraId="2BB8E7B0" w14:textId="73D18DE0" w:rsidR="0089281E" w:rsidRPr="00C829CA" w:rsidRDefault="0089281E" w:rsidP="00DF3517">
      <w:pPr>
        <w:pStyle w:val="Attribute"/>
        <w:ind w:left="0" w:firstLine="0"/>
        <w:jc w:val="both"/>
        <w:rPr>
          <w:rFonts w:ascii="Book Antiqua" w:hAnsi="Book Antiqua"/>
          <w:b/>
          <w:noProof w:val="0"/>
          <w:lang w:val="en-US"/>
        </w:rPr>
      </w:pPr>
    </w:p>
    <w:p w14:paraId="6F9D0621"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76010CDB" w14:textId="77777777" w:rsidR="0089281E" w:rsidRPr="00C829CA" w:rsidRDefault="0089281E" w:rsidP="0089281E">
      <w:pPr>
        <w:rPr>
          <w:rFonts w:ascii="Book Antiqua" w:hAnsi="Book Antiqua"/>
        </w:rPr>
      </w:pPr>
    </w:p>
    <w:p w14:paraId="21572AEA" w14:textId="1653228C" w:rsidR="0089281E" w:rsidRPr="00C829CA" w:rsidRDefault="0089281E" w:rsidP="0089281E">
      <w:pPr>
        <w:tabs>
          <w:tab w:val="left" w:pos="720"/>
        </w:tabs>
        <w:rPr>
          <w:rFonts w:ascii="Book Antiqua" w:hAnsi="Book Antiqua"/>
          <w:sz w:val="24"/>
          <w:szCs w:val="24"/>
        </w:rPr>
      </w:pPr>
      <w:r w:rsidRPr="00C829CA">
        <w:rPr>
          <w:rFonts w:ascii="Book Antiqua" w:hAnsi="Book Antiqua"/>
          <w:color w:val="00B050"/>
          <w:sz w:val="24"/>
          <w:szCs w:val="24"/>
        </w:rPr>
        <w:tab/>
      </w:r>
      <w:r w:rsidR="00DF3517">
        <w:rPr>
          <w:rFonts w:ascii="Book Antiqua" w:hAnsi="Book Antiqua"/>
          <w:sz w:val="24"/>
          <w:szCs w:val="24"/>
        </w:rPr>
        <w:t>Get.</w:t>
      </w:r>
    </w:p>
    <w:p w14:paraId="14A1C46A" w14:textId="77777777" w:rsidR="00CC3418" w:rsidRPr="00C829CA" w:rsidRDefault="00CC3418" w:rsidP="000F2E77">
      <w:pPr>
        <w:tabs>
          <w:tab w:val="left" w:pos="720"/>
        </w:tabs>
        <w:rPr>
          <w:sz w:val="24"/>
          <w:szCs w:val="24"/>
        </w:rPr>
      </w:pPr>
    </w:p>
    <w:p w14:paraId="367B874A" w14:textId="5642391B" w:rsidR="00DF3517" w:rsidRPr="00C829CA" w:rsidRDefault="00DF3517" w:rsidP="00DF3517">
      <w:pPr>
        <w:pStyle w:val="Headingi"/>
        <w:jc w:val="both"/>
        <w:rPr>
          <w:rFonts w:ascii="Book Antiqua" w:hAnsi="Book Antiqua"/>
          <w:noProof w:val="0"/>
          <w:lang w:val="en-US"/>
        </w:rPr>
      </w:pPr>
      <w:r>
        <w:rPr>
          <w:rFonts w:ascii="Book Antiqua" w:hAnsi="Book Antiqua"/>
          <w:noProof w:val="0"/>
          <w:lang w:val="en-US"/>
        </w:rPr>
        <w:t>Notifications</w:t>
      </w:r>
    </w:p>
    <w:p w14:paraId="3C01E266" w14:textId="77777777" w:rsidR="00DF3517" w:rsidRPr="00C829CA" w:rsidRDefault="00DF3517" w:rsidP="00DF3517">
      <w:pPr>
        <w:rPr>
          <w:rFonts w:ascii="Book Antiqua" w:hAnsi="Book Antiqua"/>
        </w:rPr>
      </w:pPr>
    </w:p>
    <w:p w14:paraId="2F572598" w14:textId="1757C41C" w:rsidR="00DF3517" w:rsidRPr="00C829CA" w:rsidRDefault="00DF3517" w:rsidP="00DF3517">
      <w:pPr>
        <w:tabs>
          <w:tab w:val="left" w:pos="720"/>
        </w:tabs>
        <w:rPr>
          <w:rFonts w:ascii="Book Antiqua" w:hAnsi="Book Antiqua"/>
          <w:sz w:val="24"/>
          <w:szCs w:val="24"/>
        </w:rPr>
      </w:pPr>
      <w:r w:rsidRPr="00C829CA">
        <w:rPr>
          <w:rFonts w:ascii="Book Antiqua" w:hAnsi="Book Antiqua"/>
          <w:color w:val="00B050"/>
          <w:sz w:val="24"/>
          <w:szCs w:val="24"/>
        </w:rPr>
        <w:tab/>
      </w:r>
      <w:r>
        <w:rPr>
          <w:rFonts w:ascii="Book Antiqua" w:hAnsi="Book Antiqua"/>
          <w:sz w:val="24"/>
          <w:szCs w:val="24"/>
        </w:rPr>
        <w:t>None.</w:t>
      </w:r>
    </w:p>
    <w:p w14:paraId="7C850A6E" w14:textId="075D358B" w:rsidR="000F2E77" w:rsidRDefault="000F2E77" w:rsidP="00B977BC">
      <w:pPr>
        <w:tabs>
          <w:tab w:val="left" w:pos="720"/>
        </w:tabs>
        <w:rPr>
          <w:b/>
          <w:sz w:val="24"/>
          <w:szCs w:val="24"/>
        </w:rPr>
      </w:pPr>
    </w:p>
    <w:p w14:paraId="6DB23A27" w14:textId="77777777" w:rsidR="00DF3517" w:rsidRPr="00C829CA" w:rsidRDefault="00DF3517" w:rsidP="00DF3517">
      <w:pPr>
        <w:pStyle w:val="Body"/>
      </w:pPr>
    </w:p>
    <w:p w14:paraId="696DEA71" w14:textId="1CD76520" w:rsidR="00DF3517" w:rsidRPr="00C829CA" w:rsidRDefault="00DF3517" w:rsidP="00DF3517">
      <w:pPr>
        <w:pStyle w:val="Heading3"/>
      </w:pPr>
      <w:bookmarkStart w:id="91" w:name="_Toc33697769"/>
      <w:r w:rsidRPr="00C829CA">
        <w:t xml:space="preserve">Watchdog </w:t>
      </w:r>
      <w:r>
        <w:t>performance monitoring history data</w:t>
      </w:r>
      <w:bookmarkEnd w:id="91"/>
    </w:p>
    <w:p w14:paraId="56E46430" w14:textId="439B73B1" w:rsidR="0053439A" w:rsidRPr="00C829CA" w:rsidRDefault="00DF3517" w:rsidP="0053439A">
      <w:pPr>
        <w:widowControl w:val="0"/>
        <w:rPr>
          <w:rFonts w:ascii="Book Antiqua" w:hAnsi="Book Antiqua"/>
          <w:sz w:val="24"/>
          <w:szCs w:val="24"/>
        </w:rPr>
      </w:pPr>
      <w:r w:rsidRPr="00C829CA">
        <w:rPr>
          <w:rFonts w:ascii="Book Antiqua" w:hAnsi="Book Antiqua"/>
          <w:sz w:val="24"/>
          <w:szCs w:val="24"/>
        </w:rPr>
        <w:t xml:space="preserve">This managed entity </w:t>
      </w:r>
      <w:r>
        <w:rPr>
          <w:rFonts w:ascii="Book Antiqua" w:hAnsi="Book Antiqua"/>
          <w:sz w:val="24"/>
          <w:szCs w:val="24"/>
        </w:rPr>
        <w:t xml:space="preserve">reports the results of ONU’s self-monitoring of its transmission parameters. Each attribute is an appropriately filtered value based on the most recent observations. </w:t>
      </w:r>
      <w:r w:rsidR="0053439A" w:rsidRPr="00C829CA">
        <w:rPr>
          <w:rFonts w:ascii="Book Antiqua" w:hAnsi="Book Antiqua"/>
          <w:sz w:val="24"/>
          <w:szCs w:val="24"/>
        </w:rPr>
        <w:t xml:space="preserve">Instances of this managed entity are </w:t>
      </w:r>
      <w:r w:rsidR="0053439A">
        <w:rPr>
          <w:rFonts w:ascii="Book Antiqua" w:hAnsi="Book Antiqua"/>
          <w:sz w:val="24"/>
          <w:szCs w:val="24"/>
        </w:rPr>
        <w:t>instantiated</w:t>
      </w:r>
      <w:r w:rsidR="0053439A" w:rsidRPr="00C829CA">
        <w:rPr>
          <w:rFonts w:ascii="Book Antiqua" w:hAnsi="Book Antiqua"/>
          <w:sz w:val="24"/>
          <w:szCs w:val="24"/>
        </w:rPr>
        <w:t xml:space="preserve"> and deleted by the OLT.</w:t>
      </w:r>
    </w:p>
    <w:p w14:paraId="69511E5A" w14:textId="77777777" w:rsidR="00DF3517" w:rsidRPr="00C829CA" w:rsidRDefault="00DF3517" w:rsidP="00DF3517">
      <w:pPr>
        <w:pStyle w:val="Headingi"/>
        <w:jc w:val="both"/>
        <w:rPr>
          <w:rFonts w:ascii="Book Antiqua" w:hAnsi="Book Antiqua"/>
          <w:noProof w:val="0"/>
          <w:lang w:val="en-US"/>
        </w:rPr>
      </w:pPr>
      <w:r w:rsidRPr="00C829CA">
        <w:rPr>
          <w:rFonts w:ascii="Book Antiqua" w:hAnsi="Book Antiqua"/>
          <w:noProof w:val="0"/>
          <w:lang w:val="en-US"/>
        </w:rPr>
        <w:t>Relationships</w:t>
      </w:r>
    </w:p>
    <w:p w14:paraId="680657A8" w14:textId="5719BA11" w:rsidR="00DF3517" w:rsidRPr="00C829CA" w:rsidRDefault="00DF3517" w:rsidP="00DF3517">
      <w:pPr>
        <w:pStyle w:val="Attribute"/>
        <w:ind w:left="720" w:firstLine="0"/>
        <w:jc w:val="both"/>
        <w:rPr>
          <w:rFonts w:ascii="Book Antiqua" w:hAnsi="Book Antiqua"/>
          <w:noProof w:val="0"/>
          <w:lang w:val="en-US"/>
        </w:rPr>
      </w:pPr>
      <w:r w:rsidRPr="00C829CA">
        <w:rPr>
          <w:rFonts w:ascii="Book Antiqua" w:hAnsi="Book Antiqua"/>
          <w:noProof w:val="0"/>
          <w:lang w:val="en-US"/>
        </w:rPr>
        <w:t>An instance of this managed entity is implicitly associated with the ANI-G ME</w:t>
      </w:r>
      <w:r>
        <w:rPr>
          <w:rFonts w:ascii="Book Antiqua" w:hAnsi="Book Antiqua"/>
          <w:noProof w:val="0"/>
          <w:lang w:val="en-US"/>
        </w:rPr>
        <w:t xml:space="preserve"> and Watchdog config data ME</w:t>
      </w:r>
      <w:r w:rsidRPr="00C829CA">
        <w:rPr>
          <w:rFonts w:ascii="Book Antiqua" w:hAnsi="Book Antiqua"/>
          <w:noProof w:val="0"/>
          <w:lang w:val="en-US"/>
        </w:rPr>
        <w:t xml:space="preserve">. </w:t>
      </w:r>
    </w:p>
    <w:p w14:paraId="62A1A134" w14:textId="77777777" w:rsidR="00DF3517" w:rsidRPr="00C829CA" w:rsidRDefault="00DF3517" w:rsidP="00B977BC">
      <w:pPr>
        <w:tabs>
          <w:tab w:val="left" w:pos="720"/>
        </w:tabs>
        <w:rPr>
          <w:b/>
          <w:sz w:val="24"/>
          <w:szCs w:val="24"/>
        </w:rPr>
      </w:pPr>
    </w:p>
    <w:p w14:paraId="1470AF94" w14:textId="77777777" w:rsidR="0053439A" w:rsidRPr="00C829CA" w:rsidRDefault="0053439A" w:rsidP="0053439A">
      <w:pPr>
        <w:pStyle w:val="Headingi"/>
        <w:jc w:val="both"/>
        <w:rPr>
          <w:rFonts w:ascii="Book Antiqua" w:hAnsi="Book Antiqua"/>
          <w:noProof w:val="0"/>
          <w:lang w:val="en-US"/>
        </w:rPr>
      </w:pPr>
      <w:r w:rsidRPr="00C829CA">
        <w:rPr>
          <w:rFonts w:ascii="Book Antiqua" w:hAnsi="Book Antiqua"/>
          <w:noProof w:val="0"/>
          <w:lang w:val="en-US"/>
        </w:rPr>
        <w:t>Attributes</w:t>
      </w:r>
    </w:p>
    <w:p w14:paraId="420C6C99" w14:textId="77777777" w:rsidR="0053439A" w:rsidRPr="00C829C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1AF0D62" w14:textId="78E4E2F2" w:rsidR="0053439A" w:rsidRPr="00C829C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This attribute identifies the most recently finished 15-minute interval. </w:t>
      </w:r>
      <w:r>
        <w:rPr>
          <w:rFonts w:ascii="Book Antiqua" w:hAnsi="Book Antiqua"/>
          <w:noProof w:val="0"/>
          <w:lang w:val="en-US"/>
        </w:rPr>
        <w:t xml:space="preserve">With respect to the Watchdog PM history data ME, this attribute is not used. </w:t>
      </w:r>
      <w:r w:rsidRPr="00C829CA">
        <w:rPr>
          <w:rFonts w:ascii="Book Antiqua" w:hAnsi="Book Antiqua"/>
          <w:noProof w:val="0"/>
          <w:lang w:val="en-US"/>
        </w:rPr>
        <w:t>(R) (mandatory) (1 byte)</w:t>
      </w:r>
    </w:p>
    <w:p w14:paraId="63A166B4" w14:textId="77777777" w:rsidR="0053439A" w:rsidRDefault="0053439A" w:rsidP="0053439A">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0234FE0A" w14:textId="0D3D425C" w:rsidR="0053439A" w:rsidRDefault="0053439A" w:rsidP="0053439A">
      <w:pPr>
        <w:pStyle w:val="Attribute"/>
        <w:jc w:val="both"/>
        <w:rPr>
          <w:rFonts w:ascii="Book Antiqua" w:hAnsi="Book Antiqua"/>
          <w:noProof w:val="0"/>
          <w:lang w:val="en-US"/>
        </w:rPr>
      </w:pPr>
      <w:r>
        <w:rPr>
          <w:rFonts w:ascii="Book Antiqua" w:hAnsi="Book Antiqua"/>
          <w:b/>
          <w:noProof w:val="0"/>
          <w:lang w:val="en-US"/>
        </w:rPr>
        <w:t>Upstream transmission timing drift</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is attribute reports the self-monitored value based on the recen</w:t>
      </w:r>
      <w:r w:rsidR="00CE43AC">
        <w:rPr>
          <w:rFonts w:ascii="Book Antiqua" w:hAnsi="Book Antiqua"/>
          <w:noProof w:val="0"/>
          <w:lang w:val="en-US"/>
        </w:rPr>
        <w:t xml:space="preserve">t observations. It is </w:t>
      </w:r>
      <w:r w:rsidR="00CE43AC">
        <w:rPr>
          <w:rFonts w:ascii="Book Antiqua" w:hAnsi="Book Antiqua"/>
          <w:noProof w:val="0"/>
          <w:lang w:val="en-US"/>
        </w:rPr>
        <w:lastRenderedPageBreak/>
        <w:t>expressed</w:t>
      </w:r>
      <w:r>
        <w:rPr>
          <w:rFonts w:ascii="Book Antiqua" w:hAnsi="Book Antiqua"/>
          <w:noProof w:val="0"/>
          <w:lang w:val="en-US"/>
        </w:rPr>
        <w:t xml:space="preserve"> as an absolute value measured in the bit periods </w:t>
      </w:r>
      <w:r w:rsidRPr="006C0675">
        <w:rPr>
          <w:rFonts w:ascii="Book Antiqua" w:hAnsi="Book Antiqua"/>
          <w:lang w:eastAsia="en-GB"/>
        </w:rPr>
        <w:t>with respect to the nominal upstream line rate of 2.48832 Gbit/s, regardless of the actual upstream line rate of the ONU.</w:t>
      </w:r>
      <w:r>
        <w:rPr>
          <w:rFonts w:ascii="Book Antiqua" w:hAnsi="Book Antiqua"/>
          <w:lang w:eastAsia="en-GB"/>
        </w:rPr>
        <w:t xml:space="preserve">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r>
        <w:rPr>
          <w:rFonts w:ascii="Book Antiqua" w:hAnsi="Book Antiqua"/>
          <w:noProof w:val="0"/>
          <w:lang w:val="en-US"/>
        </w:rPr>
        <w:t xml:space="preserve"> </w:t>
      </w:r>
    </w:p>
    <w:p w14:paraId="460288EB" w14:textId="654CDCAF" w:rsidR="0053439A" w:rsidRPr="00C829CA" w:rsidRDefault="0053439A" w:rsidP="0053439A">
      <w:pPr>
        <w:pStyle w:val="Attribute"/>
        <w:jc w:val="both"/>
        <w:rPr>
          <w:rFonts w:ascii="Book Antiqua" w:hAnsi="Book Antiqua"/>
          <w:b/>
          <w:noProof w:val="0"/>
          <w:lang w:val="en-US"/>
        </w:rPr>
      </w:pPr>
      <w:r>
        <w:rPr>
          <w:rFonts w:ascii="Book Antiqua" w:hAnsi="Book Antiqua"/>
          <w:b/>
          <w:noProof w:val="0"/>
          <w:lang w:val="en-US"/>
        </w:rPr>
        <w:t>Upstream transmission wavelength drift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as an absolute value measured in units of 1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p>
    <w:p w14:paraId="6A4B7D8E" w14:textId="5292C43B" w:rsidR="0053439A" w:rsidRPr="00C829CA" w:rsidRDefault="0053439A" w:rsidP="0053439A">
      <w:pPr>
        <w:pStyle w:val="Attribute"/>
        <w:jc w:val="both"/>
        <w:rPr>
          <w:rFonts w:ascii="Book Antiqua" w:hAnsi="Book Antiqua"/>
          <w:b/>
          <w:noProof w:val="0"/>
          <w:lang w:val="en-US"/>
        </w:rPr>
      </w:pPr>
      <w:r>
        <w:rPr>
          <w:rFonts w:ascii="Book Antiqua" w:hAnsi="Book Antiqua"/>
          <w:b/>
          <w:noProof w:val="0"/>
          <w:lang w:val="en-US"/>
        </w:rPr>
        <w:t>Mean in-channel optical power</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in units of 0.1dBm.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6D1CADCA" w14:textId="729BA1F2" w:rsidR="0053439A" w:rsidRDefault="0053439A" w:rsidP="0053439A">
      <w:pPr>
        <w:pStyle w:val="Attribute"/>
        <w:jc w:val="both"/>
        <w:rPr>
          <w:rFonts w:ascii="Book Antiqua" w:hAnsi="Book Antiqua"/>
          <w:noProof w:val="0"/>
          <w:lang w:val="en-US"/>
        </w:rPr>
      </w:pPr>
      <w:r>
        <w:rPr>
          <w:rFonts w:ascii="Book Antiqua" w:hAnsi="Book Antiqua"/>
          <w:b/>
          <w:noProof w:val="0"/>
          <w:lang w:val="en-US"/>
        </w:rPr>
        <w:t>Mean out-of-channel optical power spectral density</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7FE3459C" w14:textId="6306F1D7" w:rsidR="0053439A" w:rsidRDefault="0053439A" w:rsidP="0053439A">
      <w:pPr>
        <w:pStyle w:val="Attribute"/>
        <w:jc w:val="both"/>
        <w:rPr>
          <w:rFonts w:ascii="Book Antiqua" w:hAnsi="Book Antiqua"/>
          <w:noProof w:val="0"/>
          <w:lang w:val="en-US"/>
        </w:rPr>
      </w:pPr>
      <w:r>
        <w:rPr>
          <w:rFonts w:ascii="Book Antiqua" w:hAnsi="Book Antiqua"/>
          <w:b/>
          <w:noProof w:val="0"/>
          <w:lang w:val="en-US"/>
        </w:rPr>
        <w:t>Mean optical power spectral density “when not enabled”</w:t>
      </w:r>
      <w:r w:rsidR="0059453F">
        <w:rPr>
          <w:rFonts w:ascii="Book Antiqua" w:hAnsi="Book Antiqua"/>
          <w:b/>
          <w:noProof w:val="0"/>
          <w:lang w:val="en-US"/>
        </w:rPr>
        <w:t xml:space="preserve"> short time scale</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w:t>
      </w:r>
      <w:r w:rsidR="0059453F">
        <w:rPr>
          <w:rFonts w:ascii="Book Antiqua" w:hAnsi="Book Antiqua"/>
          <w:noProof w:val="0"/>
          <w:lang w:val="en-US"/>
        </w:rPr>
        <w:t xml:space="preserve">short-time peak </w:t>
      </w:r>
      <w:r>
        <w:rPr>
          <w:rFonts w:ascii="Book Antiqua" w:hAnsi="Book Antiqua"/>
          <w:noProof w:val="0"/>
          <w:lang w:val="en-US"/>
        </w:rPr>
        <w:t xml:space="preserve">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5EF167FC" w14:textId="1FA1FA96" w:rsidR="0059453F" w:rsidRDefault="0059453F" w:rsidP="0059453F">
      <w:pPr>
        <w:pStyle w:val="Attribute"/>
        <w:jc w:val="both"/>
        <w:rPr>
          <w:rFonts w:ascii="Book Antiqua" w:hAnsi="Book Antiqua"/>
          <w:noProof w:val="0"/>
          <w:lang w:val="en-US"/>
        </w:rPr>
      </w:pPr>
      <w:r>
        <w:rPr>
          <w:rFonts w:ascii="Book Antiqua" w:hAnsi="Book Antiqua"/>
          <w:b/>
          <w:noProof w:val="0"/>
          <w:lang w:val="en-US"/>
        </w:rPr>
        <w:t>Mean optical power spectral density “when not enabled” long time scale</w:t>
      </w:r>
      <w:r w:rsidRPr="00C829CA">
        <w:rPr>
          <w:rFonts w:ascii="Book Antiqua" w:hAnsi="Book Antiqua"/>
          <w:noProof w:val="0"/>
          <w:lang w:val="en-US"/>
        </w:rPr>
        <w:t>:</w:t>
      </w:r>
      <w:r w:rsidRPr="00C829CA">
        <w:rPr>
          <w:rFonts w:ascii="Book Antiqua" w:hAnsi="Book Antiqua"/>
          <w:b/>
          <w:noProof w:val="0"/>
          <w:lang w:val="en-US"/>
        </w:rPr>
        <w:t xml:space="preserve"> </w:t>
      </w:r>
      <w:r w:rsidRPr="006C0675">
        <w:rPr>
          <w:rFonts w:ascii="Book Antiqua" w:hAnsi="Book Antiqua"/>
          <w:noProof w:val="0"/>
          <w:lang w:val="en-US"/>
        </w:rPr>
        <w:t>Th</w:t>
      </w:r>
      <w:r>
        <w:rPr>
          <w:rFonts w:ascii="Book Antiqua" w:hAnsi="Book Antiqua"/>
          <w:noProof w:val="0"/>
          <w:lang w:val="en-US"/>
        </w:rPr>
        <w:t xml:space="preserve">is attribute reports the self-monitored long-time average value based on the recent observations and expressed as a positive value in units of 0.1dBm with respect to the spectral averaging interval of 15 GHz. </w:t>
      </w:r>
      <w:r w:rsidRPr="00C829CA">
        <w:rPr>
          <w:rFonts w:ascii="Book Antiqua" w:hAnsi="Book Antiqua"/>
          <w:noProof w:val="0"/>
          <w:lang w:val="en-US"/>
        </w:rPr>
        <w:t>(R)</w:t>
      </w:r>
      <w:r>
        <w:rPr>
          <w:rFonts w:ascii="Book Antiqua" w:hAnsi="Book Antiqua"/>
          <w:noProof w:val="0"/>
          <w:lang w:val="en-US"/>
        </w:rPr>
        <w:t xml:space="preserve"> (mandatory) (2</w:t>
      </w:r>
      <w:r w:rsidRPr="00C829CA">
        <w:rPr>
          <w:rFonts w:ascii="Book Antiqua" w:hAnsi="Book Antiqua"/>
          <w:noProof w:val="0"/>
          <w:lang w:val="en-US"/>
        </w:rPr>
        <w:t> byte</w:t>
      </w:r>
      <w:r>
        <w:rPr>
          <w:rFonts w:ascii="Book Antiqua" w:hAnsi="Book Antiqua"/>
          <w:noProof w:val="0"/>
          <w:lang w:val="en-US"/>
        </w:rPr>
        <w:t>s</w:t>
      </w:r>
      <w:r w:rsidRPr="00C829CA">
        <w:rPr>
          <w:rFonts w:ascii="Book Antiqua" w:hAnsi="Book Antiqua"/>
          <w:noProof w:val="0"/>
          <w:lang w:val="en-US"/>
        </w:rPr>
        <w:t>)</w:t>
      </w:r>
    </w:p>
    <w:p w14:paraId="3FC7BF53" w14:textId="77777777" w:rsidR="0053439A" w:rsidRPr="00C829CA" w:rsidRDefault="0053439A" w:rsidP="0053439A">
      <w:pPr>
        <w:pStyle w:val="Attribute"/>
        <w:jc w:val="both"/>
        <w:rPr>
          <w:rFonts w:ascii="Book Antiqua" w:hAnsi="Book Antiqua"/>
          <w:noProof w:val="0"/>
          <w:lang w:val="en-US"/>
        </w:rPr>
      </w:pPr>
    </w:p>
    <w:p w14:paraId="60B31BDB" w14:textId="77777777" w:rsidR="0059453F" w:rsidRPr="00C829CA" w:rsidRDefault="0059453F" w:rsidP="0059453F">
      <w:pPr>
        <w:pStyle w:val="Headingi"/>
        <w:jc w:val="both"/>
        <w:rPr>
          <w:rFonts w:ascii="Book Antiqua" w:hAnsi="Book Antiqua"/>
          <w:noProof w:val="0"/>
          <w:lang w:val="en-US"/>
        </w:rPr>
      </w:pPr>
      <w:r w:rsidRPr="00C829CA">
        <w:rPr>
          <w:rFonts w:ascii="Book Antiqua" w:hAnsi="Book Antiqua"/>
          <w:noProof w:val="0"/>
          <w:lang w:val="en-US"/>
        </w:rPr>
        <w:t>Actions</w:t>
      </w:r>
    </w:p>
    <w:p w14:paraId="52409A3E" w14:textId="7DF8F1E8" w:rsidR="0059453F" w:rsidRPr="00C829CA" w:rsidRDefault="0059453F" w:rsidP="0059453F">
      <w:pPr>
        <w:pStyle w:val="Attribute"/>
        <w:jc w:val="both"/>
        <w:rPr>
          <w:rFonts w:ascii="Book Antiqua" w:hAnsi="Book Antiqua"/>
          <w:noProof w:val="0"/>
          <w:lang w:val="en-US"/>
        </w:rPr>
      </w:pPr>
      <w:r>
        <w:rPr>
          <w:rFonts w:ascii="Book Antiqua" w:hAnsi="Book Antiqua"/>
          <w:noProof w:val="0"/>
          <w:lang w:val="en-US"/>
        </w:rPr>
        <w:t>Create, delete, get</w:t>
      </w:r>
      <w:r w:rsidR="00977CB0">
        <w:rPr>
          <w:rFonts w:ascii="Book Antiqua" w:hAnsi="Book Antiqua"/>
          <w:noProof w:val="0"/>
          <w:lang w:val="en-US"/>
        </w:rPr>
        <w:t>, set.</w:t>
      </w:r>
    </w:p>
    <w:p w14:paraId="136A15C4" w14:textId="2E39E245" w:rsidR="0059453F" w:rsidRPr="00C829CA" w:rsidRDefault="0059453F" w:rsidP="0059453F">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67D1C07D" w14:textId="77777777" w:rsidR="0059453F" w:rsidRPr="00C829CA" w:rsidRDefault="0059453F" w:rsidP="0059453F">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59453F" w:rsidRPr="00C829CA" w14:paraId="48FCD1CB" w14:textId="77777777" w:rsidTr="00690248">
        <w:trPr>
          <w:cantSplit/>
        </w:trPr>
        <w:tc>
          <w:tcPr>
            <w:tcW w:w="8100" w:type="dxa"/>
            <w:gridSpan w:val="3"/>
            <w:tcBorders>
              <w:top w:val="nil"/>
              <w:left w:val="nil"/>
              <w:right w:val="nil"/>
            </w:tcBorders>
            <w:vAlign w:val="center"/>
          </w:tcPr>
          <w:p w14:paraId="74D275C4" w14:textId="77777777" w:rsidR="0059453F" w:rsidRPr="00C829CA" w:rsidRDefault="0059453F" w:rsidP="00690248">
            <w:pPr>
              <w:pStyle w:val="Tablehead"/>
              <w:jc w:val="left"/>
              <w:rPr>
                <w:rFonts w:ascii="Book Antiqua" w:hAnsi="Book Antiqua"/>
                <w:lang w:val="en-US"/>
              </w:rPr>
            </w:pPr>
            <w:r w:rsidRPr="00C829CA">
              <w:rPr>
                <w:rFonts w:ascii="Book Antiqua" w:hAnsi="Book Antiqua"/>
                <w:lang w:val="en-US"/>
              </w:rPr>
              <w:t>Threshold crossing alert</w:t>
            </w:r>
          </w:p>
        </w:tc>
      </w:tr>
      <w:tr w:rsidR="0059453F" w:rsidRPr="00C829CA" w14:paraId="698D4EA6" w14:textId="77777777" w:rsidTr="00690248">
        <w:trPr>
          <w:cantSplit/>
        </w:trPr>
        <w:tc>
          <w:tcPr>
            <w:tcW w:w="1080" w:type="dxa"/>
            <w:vAlign w:val="center"/>
          </w:tcPr>
          <w:p w14:paraId="260940AC" w14:textId="77777777" w:rsidR="0059453F" w:rsidRPr="00C829CA" w:rsidRDefault="0059453F" w:rsidP="00690248">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4C02DDDA" w14:textId="77777777" w:rsidR="0059453F" w:rsidRPr="00C829CA" w:rsidRDefault="0059453F" w:rsidP="00690248">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2505C618" w14:textId="77777777" w:rsidR="0059453F" w:rsidRPr="00C829CA" w:rsidRDefault="0059453F" w:rsidP="00690248">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59453F" w:rsidRPr="00C829CA" w14:paraId="3FD65B12" w14:textId="77777777" w:rsidTr="00690248">
        <w:trPr>
          <w:cantSplit/>
        </w:trPr>
        <w:tc>
          <w:tcPr>
            <w:tcW w:w="1080" w:type="dxa"/>
          </w:tcPr>
          <w:p w14:paraId="6D0F1E87"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8131448" w14:textId="6BD3B821"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 xml:space="preserve">Timing draft warning </w:t>
            </w:r>
          </w:p>
        </w:tc>
        <w:tc>
          <w:tcPr>
            <w:tcW w:w="1980" w:type="dxa"/>
            <w:shd w:val="clear" w:color="auto" w:fill="FFFFFF" w:themeFill="background1"/>
          </w:tcPr>
          <w:p w14:paraId="0EFDF616" w14:textId="77777777" w:rsidR="0059453F" w:rsidRPr="00C829CA" w:rsidRDefault="0059453F" w:rsidP="00690248">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59453F" w:rsidRPr="00C829CA" w14:paraId="54D6F9DC" w14:textId="77777777" w:rsidTr="00690248">
        <w:trPr>
          <w:cantSplit/>
        </w:trPr>
        <w:tc>
          <w:tcPr>
            <w:tcW w:w="1080" w:type="dxa"/>
          </w:tcPr>
          <w:p w14:paraId="1D709A68"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03E04B98" w14:textId="573192A8"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Timing drift shut-off</w:t>
            </w:r>
          </w:p>
        </w:tc>
        <w:tc>
          <w:tcPr>
            <w:tcW w:w="1980" w:type="dxa"/>
            <w:shd w:val="clear" w:color="auto" w:fill="FFFFFF" w:themeFill="background1"/>
          </w:tcPr>
          <w:p w14:paraId="4EC0C874"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59453F" w:rsidRPr="00C829CA" w14:paraId="6DD4135C" w14:textId="77777777" w:rsidTr="00690248">
        <w:trPr>
          <w:cantSplit/>
        </w:trPr>
        <w:tc>
          <w:tcPr>
            <w:tcW w:w="1080" w:type="dxa"/>
          </w:tcPr>
          <w:p w14:paraId="563C4017"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6073A405" w14:textId="1CAE891F"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Wavelength drift warning</w:t>
            </w:r>
          </w:p>
        </w:tc>
        <w:tc>
          <w:tcPr>
            <w:tcW w:w="1980" w:type="dxa"/>
            <w:shd w:val="clear" w:color="auto" w:fill="FFFFFF" w:themeFill="background1"/>
          </w:tcPr>
          <w:p w14:paraId="4F6842B6"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59453F" w:rsidRPr="00C829CA" w14:paraId="6754BDE5" w14:textId="77777777" w:rsidTr="00690248">
        <w:trPr>
          <w:cantSplit/>
        </w:trPr>
        <w:tc>
          <w:tcPr>
            <w:tcW w:w="1080" w:type="dxa"/>
          </w:tcPr>
          <w:p w14:paraId="7BF7A90E"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lastRenderedPageBreak/>
              <w:t>3</w:t>
            </w:r>
          </w:p>
        </w:tc>
        <w:tc>
          <w:tcPr>
            <w:tcW w:w="5040" w:type="dxa"/>
            <w:shd w:val="clear" w:color="auto" w:fill="FFFFFF" w:themeFill="background1"/>
          </w:tcPr>
          <w:p w14:paraId="671D6902" w14:textId="1D46EFB8"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Wavelength drift shut-off</w:t>
            </w:r>
            <w:r w:rsidRPr="00C829CA">
              <w:rPr>
                <w:rFonts w:ascii="Book Antiqua" w:hAnsi="Book Antiqua"/>
                <w:noProof w:val="0"/>
                <w:lang w:val="en-US"/>
              </w:rPr>
              <w:t xml:space="preserve"> </w:t>
            </w:r>
          </w:p>
        </w:tc>
        <w:tc>
          <w:tcPr>
            <w:tcW w:w="1980" w:type="dxa"/>
            <w:shd w:val="clear" w:color="auto" w:fill="FFFFFF" w:themeFill="background1"/>
          </w:tcPr>
          <w:p w14:paraId="6E52535B"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59453F" w:rsidRPr="00C829CA" w14:paraId="0CBC34EC" w14:textId="77777777" w:rsidTr="00690248">
        <w:trPr>
          <w:cantSplit/>
        </w:trPr>
        <w:tc>
          <w:tcPr>
            <w:tcW w:w="1080" w:type="dxa"/>
          </w:tcPr>
          <w:p w14:paraId="3905F380"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345B5243" w14:textId="677FB680" w:rsidR="0059453F" w:rsidRPr="00C829CA" w:rsidRDefault="000A0A07" w:rsidP="0059453F">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2E6FA93C" w14:textId="37B4ADAF" w:rsidR="0059453F" w:rsidRPr="00C829CA" w:rsidRDefault="0059453F" w:rsidP="00690248">
            <w:pPr>
              <w:pStyle w:val="Tabletext0"/>
              <w:jc w:val="center"/>
              <w:rPr>
                <w:rFonts w:ascii="Book Antiqua" w:hAnsi="Book Antiqua"/>
                <w:noProof w:val="0"/>
                <w:lang w:val="en-US"/>
              </w:rPr>
            </w:pPr>
          </w:p>
        </w:tc>
      </w:tr>
      <w:tr w:rsidR="0059453F" w:rsidRPr="00C829CA" w14:paraId="4590BDC4" w14:textId="77777777" w:rsidTr="00690248">
        <w:trPr>
          <w:cantSplit/>
        </w:trPr>
        <w:tc>
          <w:tcPr>
            <w:tcW w:w="1080" w:type="dxa"/>
          </w:tcPr>
          <w:p w14:paraId="2B46F835"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5CACE51D" w14:textId="5F47404B"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Transmit optical power</w:t>
            </w:r>
            <w:r w:rsidRPr="00C829CA">
              <w:rPr>
                <w:rFonts w:ascii="Book Antiqua" w:hAnsi="Book Antiqua"/>
                <w:noProof w:val="0"/>
                <w:lang w:val="en-US"/>
              </w:rPr>
              <w:t xml:space="preserve"> </w:t>
            </w:r>
            <w:r>
              <w:rPr>
                <w:rFonts w:ascii="Book Antiqua" w:hAnsi="Book Antiqua"/>
                <w:noProof w:val="0"/>
                <w:lang w:val="en-US"/>
              </w:rPr>
              <w:t>too high warning</w:t>
            </w:r>
          </w:p>
        </w:tc>
        <w:tc>
          <w:tcPr>
            <w:tcW w:w="1980" w:type="dxa"/>
            <w:shd w:val="clear" w:color="auto" w:fill="FFFFFF" w:themeFill="background1"/>
          </w:tcPr>
          <w:p w14:paraId="6FDE7DE5"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59453F" w:rsidRPr="00C829CA" w14:paraId="47E0F9C2" w14:textId="77777777" w:rsidTr="00690248">
        <w:trPr>
          <w:cantSplit/>
        </w:trPr>
        <w:tc>
          <w:tcPr>
            <w:tcW w:w="1080" w:type="dxa"/>
          </w:tcPr>
          <w:p w14:paraId="5CCCE08B"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3ACF1441" w14:textId="2977E273" w:rsidR="0059453F" w:rsidRPr="00C829CA" w:rsidRDefault="0059453F" w:rsidP="00F131DC">
            <w:pPr>
              <w:pStyle w:val="Tabletext0"/>
              <w:rPr>
                <w:rFonts w:ascii="Book Antiqua" w:hAnsi="Book Antiqua"/>
                <w:noProof w:val="0"/>
                <w:lang w:val="en-US"/>
              </w:rPr>
            </w:pPr>
            <w:r>
              <w:rPr>
                <w:rFonts w:ascii="Book Antiqua" w:hAnsi="Book Antiqua"/>
                <w:noProof w:val="0"/>
                <w:lang w:val="en-US"/>
              </w:rPr>
              <w:t>Transmit optical power</w:t>
            </w:r>
            <w:r w:rsidRPr="00C829CA">
              <w:rPr>
                <w:rFonts w:ascii="Book Antiqua" w:hAnsi="Book Antiqua"/>
                <w:noProof w:val="0"/>
                <w:lang w:val="en-US"/>
              </w:rPr>
              <w:t xml:space="preserve"> </w:t>
            </w:r>
            <w:r>
              <w:rPr>
                <w:rFonts w:ascii="Book Antiqua" w:hAnsi="Book Antiqua"/>
                <w:noProof w:val="0"/>
                <w:lang w:val="en-US"/>
              </w:rPr>
              <w:t xml:space="preserve">too </w:t>
            </w:r>
            <w:r w:rsidR="00F131DC">
              <w:rPr>
                <w:rFonts w:ascii="Book Antiqua" w:hAnsi="Book Antiqua"/>
                <w:noProof w:val="0"/>
                <w:lang w:val="en-US"/>
              </w:rPr>
              <w:t xml:space="preserve">high </w:t>
            </w:r>
            <w:r>
              <w:rPr>
                <w:rFonts w:ascii="Book Antiqua" w:hAnsi="Book Antiqua"/>
                <w:noProof w:val="0"/>
                <w:lang w:val="en-US"/>
              </w:rPr>
              <w:t xml:space="preserve">shut-off </w:t>
            </w:r>
          </w:p>
        </w:tc>
        <w:tc>
          <w:tcPr>
            <w:tcW w:w="1980" w:type="dxa"/>
            <w:shd w:val="clear" w:color="auto" w:fill="FFFFFF" w:themeFill="background1"/>
          </w:tcPr>
          <w:p w14:paraId="3548E0B3" w14:textId="77777777" w:rsidR="0059453F" w:rsidRPr="00C829CA" w:rsidRDefault="0059453F" w:rsidP="00690248">
            <w:pPr>
              <w:pStyle w:val="Tabletext0"/>
              <w:jc w:val="center"/>
              <w:rPr>
                <w:rFonts w:ascii="Book Antiqua" w:hAnsi="Book Antiqua"/>
                <w:noProof w:val="0"/>
                <w:lang w:val="en-US"/>
              </w:rPr>
            </w:pPr>
            <w:r w:rsidRPr="00C829CA">
              <w:rPr>
                <w:rFonts w:ascii="Book Antiqua" w:hAnsi="Book Antiqua"/>
                <w:noProof w:val="0"/>
                <w:szCs w:val="24"/>
                <w:lang w:val="en-US"/>
              </w:rPr>
              <w:t>7</w:t>
            </w:r>
          </w:p>
        </w:tc>
      </w:tr>
      <w:tr w:rsidR="0059453F" w:rsidRPr="00C829CA" w14:paraId="4C5F527E" w14:textId="77777777" w:rsidTr="00690248">
        <w:trPr>
          <w:cantSplit/>
        </w:trPr>
        <w:tc>
          <w:tcPr>
            <w:tcW w:w="1080" w:type="dxa"/>
          </w:tcPr>
          <w:p w14:paraId="3B7CCE73" w14:textId="32D1F4E9"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7</w:t>
            </w:r>
          </w:p>
        </w:tc>
        <w:tc>
          <w:tcPr>
            <w:tcW w:w="5040" w:type="dxa"/>
            <w:shd w:val="clear" w:color="auto" w:fill="FFFFFF" w:themeFill="background1"/>
          </w:tcPr>
          <w:p w14:paraId="3E08F0B6" w14:textId="52C116FF"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OOC-PSD too high warning</w:t>
            </w:r>
          </w:p>
        </w:tc>
        <w:tc>
          <w:tcPr>
            <w:tcW w:w="1980" w:type="dxa"/>
            <w:shd w:val="clear" w:color="auto" w:fill="FFFFFF" w:themeFill="background1"/>
          </w:tcPr>
          <w:p w14:paraId="78075546" w14:textId="034114BF"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8</w:t>
            </w:r>
          </w:p>
        </w:tc>
      </w:tr>
      <w:tr w:rsidR="0059453F" w:rsidRPr="00C829CA" w14:paraId="1959E789" w14:textId="77777777" w:rsidTr="00690248">
        <w:trPr>
          <w:cantSplit/>
        </w:trPr>
        <w:tc>
          <w:tcPr>
            <w:tcW w:w="1080" w:type="dxa"/>
          </w:tcPr>
          <w:p w14:paraId="54816272" w14:textId="3BAD5275"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8</w:t>
            </w:r>
          </w:p>
        </w:tc>
        <w:tc>
          <w:tcPr>
            <w:tcW w:w="5040" w:type="dxa"/>
            <w:shd w:val="clear" w:color="auto" w:fill="FFFFFF" w:themeFill="background1"/>
          </w:tcPr>
          <w:p w14:paraId="02AA82AA" w14:textId="1F845588"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OOC-PSD too high shut-off</w:t>
            </w:r>
          </w:p>
        </w:tc>
        <w:tc>
          <w:tcPr>
            <w:tcW w:w="1980" w:type="dxa"/>
            <w:shd w:val="clear" w:color="auto" w:fill="FFFFFF" w:themeFill="background1"/>
          </w:tcPr>
          <w:p w14:paraId="62635FAA" w14:textId="72C58660"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9</w:t>
            </w:r>
          </w:p>
        </w:tc>
      </w:tr>
      <w:tr w:rsidR="0059453F" w:rsidRPr="00C829CA" w14:paraId="71E5A301" w14:textId="77777777" w:rsidTr="00690248">
        <w:trPr>
          <w:cantSplit/>
        </w:trPr>
        <w:tc>
          <w:tcPr>
            <w:tcW w:w="1080" w:type="dxa"/>
          </w:tcPr>
          <w:p w14:paraId="7DCA8B5F" w14:textId="6319DC0D"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9</w:t>
            </w:r>
          </w:p>
        </w:tc>
        <w:tc>
          <w:tcPr>
            <w:tcW w:w="5040" w:type="dxa"/>
            <w:shd w:val="clear" w:color="auto" w:fill="FFFFFF" w:themeFill="background1"/>
          </w:tcPr>
          <w:p w14:paraId="5E51B74B" w14:textId="24171566"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Short time scale WNE-PSD too high warning</w:t>
            </w:r>
          </w:p>
        </w:tc>
        <w:tc>
          <w:tcPr>
            <w:tcW w:w="1980" w:type="dxa"/>
            <w:shd w:val="clear" w:color="auto" w:fill="FFFFFF" w:themeFill="background1"/>
          </w:tcPr>
          <w:p w14:paraId="7FF194C7" w14:textId="2E8FD177" w:rsidR="0059453F" w:rsidRPr="00C829CA"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10</w:t>
            </w:r>
          </w:p>
        </w:tc>
      </w:tr>
      <w:tr w:rsidR="0059453F" w:rsidRPr="00C829CA" w14:paraId="1BC69AD9" w14:textId="77777777" w:rsidTr="00690248">
        <w:trPr>
          <w:cantSplit/>
        </w:trPr>
        <w:tc>
          <w:tcPr>
            <w:tcW w:w="1080" w:type="dxa"/>
          </w:tcPr>
          <w:p w14:paraId="1CDA734D" w14:textId="721BC4B3"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10</w:t>
            </w:r>
          </w:p>
        </w:tc>
        <w:tc>
          <w:tcPr>
            <w:tcW w:w="5040" w:type="dxa"/>
            <w:shd w:val="clear" w:color="auto" w:fill="FFFFFF" w:themeFill="background1"/>
          </w:tcPr>
          <w:p w14:paraId="03861310" w14:textId="7F3DB946"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Short time scale WNE-PSD too high shut-off</w:t>
            </w:r>
          </w:p>
        </w:tc>
        <w:tc>
          <w:tcPr>
            <w:tcW w:w="1980" w:type="dxa"/>
            <w:shd w:val="clear" w:color="auto" w:fill="FFFFFF" w:themeFill="background1"/>
          </w:tcPr>
          <w:p w14:paraId="4996083B" w14:textId="2BBDEEDD" w:rsidR="0059453F" w:rsidRPr="00C829CA" w:rsidRDefault="0059453F" w:rsidP="00690248">
            <w:pPr>
              <w:pStyle w:val="Tabletext0"/>
              <w:jc w:val="center"/>
              <w:rPr>
                <w:rFonts w:ascii="Book Antiqua" w:hAnsi="Book Antiqua"/>
                <w:noProof w:val="0"/>
                <w:lang w:val="en-US"/>
              </w:rPr>
            </w:pPr>
            <w:r>
              <w:rPr>
                <w:rFonts w:ascii="Book Antiqua" w:hAnsi="Book Antiqua"/>
                <w:noProof w:val="0"/>
                <w:szCs w:val="24"/>
                <w:lang w:val="en-US"/>
              </w:rPr>
              <w:t>11</w:t>
            </w:r>
          </w:p>
        </w:tc>
      </w:tr>
      <w:tr w:rsidR="0059453F" w:rsidRPr="00C829CA" w14:paraId="3F38FE11" w14:textId="77777777" w:rsidTr="00690248">
        <w:trPr>
          <w:cantSplit/>
        </w:trPr>
        <w:tc>
          <w:tcPr>
            <w:tcW w:w="1080" w:type="dxa"/>
          </w:tcPr>
          <w:p w14:paraId="05C0B8FF" w14:textId="2E55E909"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11</w:t>
            </w:r>
          </w:p>
        </w:tc>
        <w:tc>
          <w:tcPr>
            <w:tcW w:w="5040" w:type="dxa"/>
            <w:shd w:val="clear" w:color="auto" w:fill="FFFFFF" w:themeFill="background1"/>
          </w:tcPr>
          <w:p w14:paraId="4D85C123" w14:textId="5935D83F" w:rsidR="0059453F" w:rsidRPr="00C829CA" w:rsidRDefault="0059453F" w:rsidP="0059453F">
            <w:pPr>
              <w:pStyle w:val="Tabletext0"/>
              <w:rPr>
                <w:rFonts w:ascii="Book Antiqua" w:hAnsi="Book Antiqua"/>
                <w:noProof w:val="0"/>
                <w:lang w:val="en-US"/>
              </w:rPr>
            </w:pPr>
            <w:r>
              <w:rPr>
                <w:rFonts w:ascii="Book Antiqua" w:hAnsi="Book Antiqua"/>
                <w:noProof w:val="0"/>
                <w:lang w:val="en-US"/>
              </w:rPr>
              <w:t>Long time average WNE-PSD too high warning</w:t>
            </w:r>
          </w:p>
        </w:tc>
        <w:tc>
          <w:tcPr>
            <w:tcW w:w="1980" w:type="dxa"/>
            <w:shd w:val="clear" w:color="auto" w:fill="FFFFFF" w:themeFill="background1"/>
          </w:tcPr>
          <w:p w14:paraId="1F4F45E4" w14:textId="2DE31743" w:rsidR="0059453F"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12</w:t>
            </w:r>
          </w:p>
        </w:tc>
      </w:tr>
      <w:tr w:rsidR="0059453F" w:rsidRPr="00C829CA" w14:paraId="7517ACBF" w14:textId="77777777" w:rsidTr="00690248">
        <w:trPr>
          <w:cantSplit/>
        </w:trPr>
        <w:tc>
          <w:tcPr>
            <w:tcW w:w="1080" w:type="dxa"/>
          </w:tcPr>
          <w:p w14:paraId="209DCB26" w14:textId="30D9C83A" w:rsidR="0059453F" w:rsidRPr="00C829CA" w:rsidRDefault="0059453F" w:rsidP="00690248">
            <w:pPr>
              <w:pStyle w:val="Tabletext0"/>
              <w:jc w:val="center"/>
              <w:rPr>
                <w:rFonts w:ascii="Book Antiqua" w:hAnsi="Book Antiqua"/>
                <w:noProof w:val="0"/>
                <w:lang w:val="en-US"/>
              </w:rPr>
            </w:pPr>
            <w:r>
              <w:rPr>
                <w:rFonts w:ascii="Book Antiqua" w:hAnsi="Book Antiqua"/>
                <w:noProof w:val="0"/>
                <w:lang w:val="en-US"/>
              </w:rPr>
              <w:t>12</w:t>
            </w:r>
          </w:p>
        </w:tc>
        <w:tc>
          <w:tcPr>
            <w:tcW w:w="5040" w:type="dxa"/>
            <w:shd w:val="clear" w:color="auto" w:fill="FFFFFF" w:themeFill="background1"/>
          </w:tcPr>
          <w:p w14:paraId="608724BA" w14:textId="5C37C8A9" w:rsidR="0059453F" w:rsidRPr="00C829CA" w:rsidRDefault="0059453F" w:rsidP="00690248">
            <w:pPr>
              <w:pStyle w:val="Tabletext0"/>
              <w:rPr>
                <w:rFonts w:ascii="Book Antiqua" w:hAnsi="Book Antiqua"/>
                <w:noProof w:val="0"/>
                <w:lang w:val="en-US"/>
              </w:rPr>
            </w:pPr>
            <w:r>
              <w:rPr>
                <w:rFonts w:ascii="Book Antiqua" w:hAnsi="Book Antiqua"/>
                <w:noProof w:val="0"/>
                <w:lang w:val="en-US"/>
              </w:rPr>
              <w:t>Long time average WNE-PSD too high shut-off</w:t>
            </w:r>
          </w:p>
        </w:tc>
        <w:tc>
          <w:tcPr>
            <w:tcW w:w="1980" w:type="dxa"/>
            <w:shd w:val="clear" w:color="auto" w:fill="FFFFFF" w:themeFill="background1"/>
          </w:tcPr>
          <w:p w14:paraId="3B98EF0D" w14:textId="7C003609" w:rsidR="0059453F" w:rsidRDefault="0059453F" w:rsidP="00690248">
            <w:pPr>
              <w:pStyle w:val="Tabletext0"/>
              <w:jc w:val="center"/>
              <w:rPr>
                <w:rFonts w:ascii="Book Antiqua" w:hAnsi="Book Antiqua"/>
                <w:noProof w:val="0"/>
                <w:szCs w:val="24"/>
                <w:lang w:val="en-US"/>
              </w:rPr>
            </w:pPr>
            <w:r>
              <w:rPr>
                <w:rFonts w:ascii="Book Antiqua" w:hAnsi="Book Antiqua"/>
                <w:noProof w:val="0"/>
                <w:szCs w:val="24"/>
                <w:lang w:val="en-US"/>
              </w:rPr>
              <w:t>13</w:t>
            </w:r>
          </w:p>
        </w:tc>
      </w:tr>
      <w:tr w:rsidR="0059453F" w:rsidRPr="00C829CA" w14:paraId="08EC428B" w14:textId="77777777" w:rsidTr="00690248">
        <w:trPr>
          <w:cantSplit/>
        </w:trPr>
        <w:tc>
          <w:tcPr>
            <w:tcW w:w="8100" w:type="dxa"/>
            <w:gridSpan w:val="3"/>
          </w:tcPr>
          <w:p w14:paraId="2D2F4163" w14:textId="77777777" w:rsidR="0059453F" w:rsidRPr="00C829CA" w:rsidRDefault="0059453F" w:rsidP="00690248">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146AAFF4" w14:textId="77777777" w:rsidR="0045600F" w:rsidRPr="00C829CA" w:rsidRDefault="0045600F" w:rsidP="0045600F">
      <w:pPr>
        <w:pStyle w:val="Body"/>
      </w:pPr>
    </w:p>
    <w:p w14:paraId="7C532A05" w14:textId="77777777" w:rsidR="00E25C1B" w:rsidRPr="00C829CA" w:rsidRDefault="00E25C1B" w:rsidP="00E25C1B">
      <w:pPr>
        <w:pStyle w:val="Heading3"/>
      </w:pPr>
      <w:bookmarkStart w:id="92" w:name="_Toc33697770"/>
      <w:r>
        <w:t>Flexible Configuration Status Portal</w:t>
      </w:r>
      <w:bookmarkEnd w:id="92"/>
      <w:r>
        <w:t xml:space="preserve"> </w:t>
      </w:r>
    </w:p>
    <w:p w14:paraId="20F8453A" w14:textId="77777777" w:rsidR="00C7755A" w:rsidRPr="006318E8" w:rsidRDefault="00C7755A" w:rsidP="00C7755A">
      <w:pPr>
        <w:rPr>
          <w:rFonts w:ascii="Book Antiqua" w:hAnsi="Book Antiqua"/>
          <w:sz w:val="24"/>
          <w:szCs w:val="24"/>
        </w:rPr>
      </w:pPr>
      <w:r w:rsidRPr="006318E8">
        <w:rPr>
          <w:rFonts w:ascii="Book Antiqua" w:hAnsi="Book Antiqua"/>
          <w:sz w:val="24"/>
          <w:szCs w:val="24"/>
        </w:rPr>
        <w:t>This managed entity provides a means to configure and report status for a wide range of services and applications running on the ONU. The ME is constructed to support IP-based (streaming message) and OMCI-based (block-oriented) management protocols. Only one method would be used for a given service type.</w:t>
      </w:r>
    </w:p>
    <w:p w14:paraId="6F847B2A" w14:textId="7C0B1328" w:rsidR="00C7755A" w:rsidRPr="006318E8" w:rsidRDefault="00C7755A" w:rsidP="00C7755A">
      <w:pPr>
        <w:rPr>
          <w:rFonts w:ascii="Book Antiqua" w:hAnsi="Book Antiqua"/>
          <w:sz w:val="24"/>
          <w:szCs w:val="24"/>
        </w:rPr>
      </w:pPr>
      <w:r w:rsidRPr="006318E8">
        <w:rPr>
          <w:rFonts w:ascii="Book Antiqua" w:hAnsi="Book Antiqua"/>
          <w:sz w:val="24"/>
          <w:szCs w:val="24"/>
        </w:rPr>
        <w:t xml:space="preserve">This ME does not have any services specific attributes, deferring these to the details of the configuration table or to IP datagrams. An instance of this managed entity is created by an ONU for each entity that can be supported by this ME. The OLT can create additional instances as needed. </w:t>
      </w:r>
    </w:p>
    <w:p w14:paraId="4875E3D5" w14:textId="77777777" w:rsidR="00C7755A" w:rsidRPr="006318E8" w:rsidRDefault="00C7755A" w:rsidP="00C7755A">
      <w:pPr>
        <w:rPr>
          <w:rFonts w:ascii="Book Antiqua" w:hAnsi="Book Antiqua"/>
          <w:sz w:val="24"/>
          <w:szCs w:val="24"/>
        </w:rPr>
      </w:pPr>
      <w:r w:rsidRPr="006318E8">
        <w:rPr>
          <w:rFonts w:ascii="Book Antiqua" w:hAnsi="Book Antiqua"/>
          <w:sz w:val="24"/>
          <w:szCs w:val="24"/>
        </w:rPr>
        <w:t>The configuration portal’s structure is not visible to G.988. However the configuration portal is modeled as a table, each row being 25 bytes.  The first byte of the row is the row index and is not part of the configuration information.</w:t>
      </w:r>
    </w:p>
    <w:p w14:paraId="6DB239AB" w14:textId="77777777" w:rsidR="00C7755A" w:rsidRPr="006318E8" w:rsidRDefault="00C7755A" w:rsidP="00C7755A">
      <w:pPr>
        <w:rPr>
          <w:rFonts w:ascii="Book Antiqua" w:hAnsi="Book Antiqua"/>
          <w:sz w:val="24"/>
          <w:szCs w:val="24"/>
        </w:rPr>
      </w:pPr>
    </w:p>
    <w:p w14:paraId="695B4669"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Relationships</w:t>
      </w:r>
    </w:p>
    <w:p w14:paraId="6DA91C8F" w14:textId="4FEAE8BB" w:rsidR="00C7755A" w:rsidRPr="006318E8" w:rsidRDefault="00C7755A" w:rsidP="00C7755A">
      <w:pPr>
        <w:pStyle w:val="Attribute"/>
        <w:ind w:left="720" w:firstLine="0"/>
        <w:jc w:val="both"/>
        <w:rPr>
          <w:rFonts w:ascii="Book Antiqua" w:hAnsi="Book Antiqua"/>
          <w:noProof w:val="0"/>
          <w:lang w:val="en-US"/>
        </w:rPr>
      </w:pPr>
      <w:r w:rsidRPr="006318E8">
        <w:rPr>
          <w:rFonts w:ascii="Book Antiqua" w:hAnsi="Book Antiqua"/>
          <w:noProof w:val="0"/>
          <w:lang w:val="en-US"/>
        </w:rPr>
        <w:t xml:space="preserve">An instance of this managed entity is </w:t>
      </w:r>
      <w:r w:rsidR="002866EF" w:rsidRPr="006318E8">
        <w:rPr>
          <w:rFonts w:ascii="Book Antiqua" w:hAnsi="Book Antiqua"/>
          <w:noProof w:val="0"/>
          <w:lang w:val="en-US"/>
        </w:rPr>
        <w:t>ex</w:t>
      </w:r>
      <w:r w:rsidRPr="006318E8">
        <w:rPr>
          <w:rFonts w:ascii="Book Antiqua" w:hAnsi="Book Antiqua"/>
          <w:noProof w:val="0"/>
          <w:lang w:val="en-US"/>
        </w:rPr>
        <w:t>plicitly associated with the instance of the ME represented by the attribute</w:t>
      </w:r>
      <w:r w:rsidR="002866EF" w:rsidRPr="006318E8">
        <w:rPr>
          <w:rFonts w:ascii="Book Antiqua" w:hAnsi="Book Antiqua"/>
          <w:noProof w:val="0"/>
          <w:lang w:val="en-US"/>
        </w:rPr>
        <w:t>s</w:t>
      </w:r>
      <w:r w:rsidRPr="006318E8">
        <w:rPr>
          <w:rFonts w:ascii="Book Antiqua" w:hAnsi="Book Antiqua"/>
          <w:noProof w:val="0"/>
          <w:lang w:val="en-US"/>
        </w:rPr>
        <w:t xml:space="preserve"> “</w:t>
      </w:r>
      <w:r w:rsidR="002866EF" w:rsidRPr="006318E8">
        <w:rPr>
          <w:rFonts w:ascii="Book Antiqua" w:hAnsi="Book Antiqua"/>
          <w:noProof w:val="0"/>
          <w:lang w:val="en-US"/>
        </w:rPr>
        <w:t xml:space="preserve">Associated </w:t>
      </w:r>
      <w:r w:rsidRPr="006318E8">
        <w:rPr>
          <w:rFonts w:ascii="Book Antiqua" w:hAnsi="Book Antiqua"/>
          <w:noProof w:val="0"/>
          <w:lang w:val="en-US"/>
        </w:rPr>
        <w:t>ME class”</w:t>
      </w:r>
      <w:r w:rsidR="002866EF" w:rsidRPr="006318E8">
        <w:rPr>
          <w:rFonts w:ascii="Book Antiqua" w:hAnsi="Book Antiqua"/>
          <w:noProof w:val="0"/>
          <w:lang w:val="en-US"/>
        </w:rPr>
        <w:t xml:space="preserve"> and “Associated ME </w:t>
      </w:r>
      <w:r w:rsidR="005F5223" w:rsidRPr="006318E8">
        <w:rPr>
          <w:rFonts w:ascii="Book Antiqua" w:hAnsi="Book Antiqua"/>
          <w:noProof w:val="0"/>
          <w:lang w:val="en-US"/>
        </w:rPr>
        <w:t xml:space="preserve">class </w:t>
      </w:r>
      <w:r w:rsidR="002866EF" w:rsidRPr="006318E8">
        <w:rPr>
          <w:rFonts w:ascii="Book Antiqua" w:hAnsi="Book Antiqua"/>
          <w:noProof w:val="0"/>
          <w:lang w:val="en-US"/>
        </w:rPr>
        <w:t>instance”.</w:t>
      </w:r>
    </w:p>
    <w:p w14:paraId="0BB981CE" w14:textId="77777777" w:rsidR="00C7755A" w:rsidRPr="006318E8" w:rsidRDefault="00C7755A" w:rsidP="00C7755A">
      <w:pPr>
        <w:tabs>
          <w:tab w:val="left" w:pos="720"/>
        </w:tabs>
        <w:rPr>
          <w:b/>
          <w:sz w:val="24"/>
          <w:szCs w:val="24"/>
        </w:rPr>
      </w:pPr>
    </w:p>
    <w:p w14:paraId="4D01A047" w14:textId="77777777" w:rsidR="000318F4" w:rsidRPr="006318E8" w:rsidRDefault="000318F4" w:rsidP="000318F4">
      <w:pPr>
        <w:pStyle w:val="Headingi"/>
        <w:jc w:val="both"/>
        <w:rPr>
          <w:rFonts w:ascii="Book Antiqua" w:hAnsi="Book Antiqua"/>
          <w:noProof w:val="0"/>
          <w:lang w:val="en-US"/>
        </w:rPr>
      </w:pPr>
      <w:r w:rsidRPr="006318E8">
        <w:rPr>
          <w:rFonts w:ascii="Book Antiqua" w:hAnsi="Book Antiqua"/>
          <w:noProof w:val="0"/>
          <w:lang w:val="en-US"/>
        </w:rPr>
        <w:t>Attributes</w:t>
      </w:r>
    </w:p>
    <w:p w14:paraId="526EA832" w14:textId="2CEB64EC"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Managed entity ID: </w:t>
      </w:r>
      <w:r w:rsidRPr="006318E8">
        <w:rPr>
          <w:rFonts w:ascii="Book Antiqua" w:hAnsi="Book Antiqua"/>
          <w:noProof w:val="0"/>
          <w:lang w:val="en-US"/>
        </w:rPr>
        <w:t xml:space="preserve">This attribute uniquely identifies each instance of this managed entity. (R, </w:t>
      </w:r>
      <w:r w:rsidR="00646884" w:rsidRPr="00547C94">
        <w:rPr>
          <w:rFonts w:ascii="Book Antiqua" w:hAnsi="Book Antiqua"/>
          <w:noProof w:val="0"/>
          <w:lang w:val="en-US"/>
        </w:rPr>
        <w:t>W</w:t>
      </w:r>
      <w:r w:rsidR="00547C94">
        <w:rPr>
          <w:rFonts w:ascii="Book Antiqua" w:hAnsi="Book Antiqua"/>
          <w:noProof w:val="0"/>
          <w:lang w:val="en-US"/>
        </w:rPr>
        <w:t xml:space="preserve">, </w:t>
      </w:r>
      <w:r w:rsidR="007552C4">
        <w:rPr>
          <w:rFonts w:ascii="Book Antiqua" w:hAnsi="Book Antiqua"/>
          <w:noProof w:val="0"/>
          <w:lang w:val="en-US"/>
        </w:rPr>
        <w:t>Set-by-create</w:t>
      </w:r>
      <w:r w:rsidRPr="006318E8">
        <w:rPr>
          <w:rFonts w:ascii="Book Antiqua" w:hAnsi="Book Antiqua"/>
          <w:noProof w:val="0"/>
          <w:lang w:val="en-US"/>
        </w:rPr>
        <w:t>) (mandatory) (2 bytes)</w:t>
      </w:r>
    </w:p>
    <w:p w14:paraId="7A376F49" w14:textId="527C049D"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lastRenderedPageBreak/>
        <w:t>Service Instance</w:t>
      </w:r>
      <w:r w:rsidRPr="006318E8">
        <w:rPr>
          <w:rFonts w:ascii="Book Antiqua" w:hAnsi="Book Antiqua"/>
          <w:noProof w:val="0"/>
          <w:lang w:val="en-US"/>
        </w:rPr>
        <w:t xml:space="preserve">: This attribute identifies the </w:t>
      </w:r>
      <w:r w:rsidR="00EB29F9">
        <w:rPr>
          <w:rFonts w:ascii="Book Antiqua" w:hAnsi="Book Antiqua"/>
          <w:noProof w:val="0"/>
          <w:lang w:val="en-US"/>
        </w:rPr>
        <w:t xml:space="preserve">specific </w:t>
      </w:r>
      <w:r w:rsidRPr="006318E8">
        <w:rPr>
          <w:rFonts w:ascii="Book Antiqua" w:hAnsi="Book Antiqua"/>
          <w:noProof w:val="0"/>
          <w:lang w:val="en-US"/>
        </w:rPr>
        <w:t xml:space="preserve">service type supported by </w:t>
      </w:r>
      <w:r w:rsidR="00EB29F9">
        <w:rPr>
          <w:rFonts w:ascii="Book Antiqua" w:hAnsi="Book Antiqua"/>
          <w:noProof w:val="0"/>
          <w:lang w:val="en-US"/>
        </w:rPr>
        <w:t xml:space="preserve">the given instance </w:t>
      </w:r>
      <w:r w:rsidRPr="006318E8">
        <w:rPr>
          <w:rFonts w:ascii="Book Antiqua" w:hAnsi="Book Antiqua"/>
          <w:noProof w:val="0"/>
          <w:lang w:val="en-US"/>
        </w:rPr>
        <w:t>this ME</w:t>
      </w:r>
      <w:r w:rsidRPr="008A35E0">
        <w:rPr>
          <w:rFonts w:ascii="Book Antiqua" w:hAnsi="Book Antiqua"/>
          <w:noProof w:val="0"/>
          <w:szCs w:val="24"/>
          <w:lang w:val="en-US"/>
        </w:rPr>
        <w:t>.</w:t>
      </w:r>
      <w:r w:rsidR="006E7DDE" w:rsidRPr="008A35E0">
        <w:rPr>
          <w:rFonts w:ascii="Book Antiqua" w:hAnsi="Book Antiqua"/>
          <w:noProof w:val="0"/>
          <w:szCs w:val="24"/>
          <w:lang w:val="en-US"/>
        </w:rPr>
        <w:t xml:space="preserve"> </w:t>
      </w:r>
      <w:r w:rsidR="008A35E0">
        <w:rPr>
          <w:rFonts w:ascii="Book Antiqua" w:hAnsi="Book Antiqua"/>
          <w:szCs w:val="24"/>
          <w:lang w:eastAsia="x-none"/>
        </w:rPr>
        <w:t>The Service I</w:t>
      </w:r>
      <w:r w:rsidR="006E7DDE" w:rsidRPr="008A35E0">
        <w:rPr>
          <w:rFonts w:ascii="Book Antiqua" w:hAnsi="Book Antiqua"/>
          <w:szCs w:val="24"/>
          <w:lang w:eastAsia="x-none"/>
        </w:rPr>
        <w:t>nstance consists of three parts.</w:t>
      </w:r>
      <w:r w:rsidR="006E7DDE">
        <w:rPr>
          <w:lang w:eastAsia="x-none"/>
        </w:rPr>
        <w:t xml:space="preserve"> </w:t>
      </w:r>
      <w:r w:rsidR="006E7DDE">
        <w:t xml:space="preserve"> </w:t>
      </w:r>
    </w:p>
    <w:p w14:paraId="3BB53DA7" w14:textId="7AC9E8F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b/>
      </w:r>
      <w:r w:rsidRPr="006318E8">
        <w:rPr>
          <w:rFonts w:ascii="Book Antiqua" w:hAnsi="Book Antiqua"/>
          <w:noProof w:val="0"/>
          <w:lang w:val="en-US"/>
        </w:rPr>
        <w:t>The first two bytes contain the Service Type ID</w:t>
      </w:r>
      <w:r w:rsidR="00400EEE" w:rsidRPr="006318E8">
        <w:rPr>
          <w:rFonts w:ascii="Book Antiqua" w:hAnsi="Book Antiqua"/>
          <w:noProof w:val="0"/>
          <w:lang w:val="en-US"/>
        </w:rPr>
        <w:t>,</w:t>
      </w:r>
      <w:r w:rsidRPr="006318E8">
        <w:rPr>
          <w:rFonts w:ascii="Book Antiqua" w:hAnsi="Book Antiqua"/>
          <w:noProof w:val="0"/>
          <w:lang w:val="en-US"/>
        </w:rPr>
        <w:t xml:space="preserve"> </w:t>
      </w:r>
      <w:r w:rsidR="00400EEE" w:rsidRPr="006318E8">
        <w:rPr>
          <w:rFonts w:ascii="Book Antiqua" w:hAnsi="Book Antiqua"/>
          <w:noProof w:val="0"/>
          <w:lang w:val="en-US"/>
        </w:rPr>
        <w:t xml:space="preserve">as </w:t>
      </w:r>
      <w:r w:rsidRPr="006318E8">
        <w:rPr>
          <w:rFonts w:ascii="Book Antiqua" w:hAnsi="Book Antiqua"/>
          <w:noProof w:val="0"/>
          <w:lang w:val="en-US"/>
        </w:rPr>
        <w:t>documented</w:t>
      </w:r>
      <w:r w:rsidR="004648AB" w:rsidRPr="006318E8">
        <w:rPr>
          <w:rFonts w:ascii="Book Antiqua" w:hAnsi="Book Antiqua"/>
          <w:noProof w:val="0"/>
          <w:lang w:val="en-US"/>
        </w:rPr>
        <w:t xml:space="preserve"> below.</w:t>
      </w:r>
      <w:r w:rsidRPr="006318E8">
        <w:rPr>
          <w:rFonts w:ascii="Book Antiqua" w:hAnsi="Book Antiqua"/>
          <w:noProof w:val="0"/>
          <w:lang w:val="en-US"/>
        </w:rPr>
        <w:t xml:space="preserve"> </w:t>
      </w:r>
    </w:p>
    <w:p w14:paraId="330B0C81" w14:textId="434F271E"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 xml:space="preserve">The third byte identifies the </w:t>
      </w:r>
      <w:r w:rsidR="00EB29F9">
        <w:rPr>
          <w:rFonts w:ascii="Book Antiqua" w:hAnsi="Book Antiqua"/>
          <w:noProof w:val="0"/>
          <w:lang w:val="en-US"/>
        </w:rPr>
        <w:t xml:space="preserve">transport protocol on top of the </w:t>
      </w:r>
      <w:r w:rsidR="00E03583" w:rsidRPr="006318E8">
        <w:rPr>
          <w:rFonts w:ascii="Book Antiqua" w:hAnsi="Book Antiqua"/>
          <w:noProof w:val="0"/>
          <w:lang w:val="en-US"/>
        </w:rPr>
        <w:t>IP</w:t>
      </w:r>
      <w:r w:rsidRPr="006318E8">
        <w:rPr>
          <w:rFonts w:ascii="Book Antiqua" w:hAnsi="Book Antiqua"/>
          <w:noProof w:val="0"/>
          <w:lang w:val="en-US"/>
        </w:rPr>
        <w:t xml:space="preserve"> protocol to be used to carry the service. 0 = UDP; 1 = TCP; 2 = SCTP; 0xFF means not used (for message based configuration)</w:t>
      </w:r>
    </w:p>
    <w:p w14:paraId="49EB8CBA" w14:textId="77777777"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 xml:space="preserve">The fourth byte identifies the instance of the Service Type ID on the associated ME-class and ME instances. Typically only one instances of a service will be instantiated on a given entity. </w:t>
      </w:r>
    </w:p>
    <w:p w14:paraId="6C828991" w14:textId="7FD25DC8"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The mapping of Service Type ID to service follow</w:t>
      </w:r>
      <w:r w:rsidR="004648AB" w:rsidRPr="006318E8">
        <w:rPr>
          <w:rFonts w:ascii="Book Antiqua" w:hAnsi="Book Antiqua"/>
          <w:noProof w:val="0"/>
          <w:lang w:val="en-US"/>
        </w:rPr>
        <w:t>s</w:t>
      </w:r>
      <w:r w:rsidRPr="006318E8">
        <w:rPr>
          <w:rFonts w:ascii="Book Antiqua" w:hAnsi="Book Antiqua"/>
          <w:noProof w:val="0"/>
          <w:lang w:val="en-US"/>
        </w:rPr>
        <w:t xml:space="preserve"> IANA “Service Name and Transport Protocol Number Registry”. Services which are not in the registry </w:t>
      </w:r>
      <w:r w:rsidR="004648AB" w:rsidRPr="006318E8">
        <w:rPr>
          <w:rFonts w:ascii="Book Antiqua" w:hAnsi="Book Antiqua"/>
          <w:noProof w:val="0"/>
          <w:lang w:val="en-US"/>
        </w:rPr>
        <w:t>are</w:t>
      </w:r>
      <w:r w:rsidRPr="006318E8">
        <w:rPr>
          <w:rFonts w:ascii="Book Antiqua" w:hAnsi="Book Antiqua"/>
          <w:noProof w:val="0"/>
          <w:lang w:val="en-US"/>
        </w:rPr>
        <w:t xml:space="preserve"> </w:t>
      </w:r>
      <w:r w:rsidR="00E03583" w:rsidRPr="006318E8">
        <w:rPr>
          <w:rFonts w:ascii="Book Antiqua" w:hAnsi="Book Antiqua"/>
          <w:noProof w:val="0"/>
          <w:lang w:val="en-US"/>
        </w:rPr>
        <w:t xml:space="preserve">assigned </w:t>
      </w:r>
      <w:r w:rsidRPr="006318E8">
        <w:rPr>
          <w:rFonts w:ascii="Book Antiqua" w:hAnsi="Book Antiqua"/>
          <w:noProof w:val="0"/>
          <w:lang w:val="en-US"/>
        </w:rPr>
        <w:t xml:space="preserve">specific </w:t>
      </w:r>
      <w:r w:rsidR="00E03583" w:rsidRPr="006318E8">
        <w:rPr>
          <w:rFonts w:ascii="Book Antiqua" w:hAnsi="Book Antiqua"/>
          <w:noProof w:val="0"/>
          <w:lang w:val="en-US"/>
        </w:rPr>
        <w:t>code points</w:t>
      </w:r>
      <w:r w:rsidRPr="006318E8">
        <w:rPr>
          <w:rFonts w:ascii="Book Antiqua" w:hAnsi="Book Antiqua"/>
          <w:noProof w:val="0"/>
          <w:lang w:val="en-US"/>
        </w:rPr>
        <w:t>.</w:t>
      </w:r>
      <w:r w:rsidR="004648AB" w:rsidRPr="006318E8">
        <w:rPr>
          <w:rFonts w:ascii="Book Antiqua" w:hAnsi="Book Antiqua"/>
          <w:noProof w:val="0"/>
          <w:lang w:val="en-US"/>
        </w:rPr>
        <w:t xml:space="preserve"> This specification supports the following Service Type IDs.</w:t>
      </w:r>
    </w:p>
    <w:p w14:paraId="66E4833F" w14:textId="4464BE30"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w:t>
      </w:r>
    </w:p>
    <w:p w14:paraId="678C0697" w14:textId="77777777" w:rsidR="000318F4" w:rsidRPr="006318E8" w:rsidRDefault="000318F4" w:rsidP="000318F4">
      <w:pPr>
        <w:pStyle w:val="Attribute"/>
        <w:ind w:firstLine="0"/>
        <w:jc w:val="both"/>
        <w:rPr>
          <w:rFonts w:ascii="Book Antiqua" w:hAnsi="Book Antiqua"/>
          <w:noProof w:val="0"/>
          <w:lang w:val="en-US"/>
        </w:rPr>
      </w:pPr>
    </w:p>
    <w:tbl>
      <w:tblPr>
        <w:tblStyle w:val="TableGrid"/>
        <w:tblW w:w="6907" w:type="dxa"/>
        <w:tblInd w:w="1728" w:type="dxa"/>
        <w:tblLook w:val="04A0" w:firstRow="1" w:lastRow="0" w:firstColumn="1" w:lastColumn="0" w:noHBand="0" w:noVBand="1"/>
      </w:tblPr>
      <w:tblGrid>
        <w:gridCol w:w="2433"/>
        <w:gridCol w:w="2764"/>
        <w:gridCol w:w="1710"/>
      </w:tblGrid>
      <w:tr w:rsidR="008A35E0" w:rsidRPr="006318E8" w14:paraId="42079477" w14:textId="77777777" w:rsidTr="008A35E0">
        <w:tc>
          <w:tcPr>
            <w:tcW w:w="2433" w:type="dxa"/>
          </w:tcPr>
          <w:p w14:paraId="01E5AE9E"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Service</w:t>
            </w:r>
          </w:p>
        </w:tc>
        <w:tc>
          <w:tcPr>
            <w:tcW w:w="2764" w:type="dxa"/>
          </w:tcPr>
          <w:p w14:paraId="2D1383B9" w14:textId="77777777" w:rsidR="008A35E0" w:rsidRDefault="008A35E0" w:rsidP="008A35E0">
            <w:pPr>
              <w:pStyle w:val="Attribute"/>
              <w:spacing w:before="0"/>
              <w:ind w:left="0" w:firstLine="0"/>
              <w:jc w:val="both"/>
              <w:rPr>
                <w:rFonts w:ascii="Book Antiqua" w:hAnsi="Book Antiqua"/>
                <w:noProof w:val="0"/>
                <w:lang w:val="en-US"/>
              </w:rPr>
            </w:pPr>
            <w:r w:rsidRPr="006318E8">
              <w:rPr>
                <w:rFonts w:ascii="Book Antiqua" w:hAnsi="Book Antiqua"/>
                <w:noProof w:val="0"/>
                <w:lang w:val="en-US"/>
              </w:rPr>
              <w:t xml:space="preserve">Service </w:t>
            </w:r>
            <w:r>
              <w:rPr>
                <w:rFonts w:ascii="Book Antiqua" w:hAnsi="Book Antiqua"/>
                <w:noProof w:val="0"/>
                <w:lang w:val="en-US"/>
              </w:rPr>
              <w:t xml:space="preserve">Type </w:t>
            </w:r>
            <w:r w:rsidRPr="006318E8">
              <w:rPr>
                <w:rFonts w:ascii="Book Antiqua" w:hAnsi="Book Antiqua"/>
                <w:noProof w:val="0"/>
                <w:lang w:val="en-US"/>
              </w:rPr>
              <w:t>ID</w:t>
            </w:r>
          </w:p>
          <w:p w14:paraId="63689C1E" w14:textId="7A692E7F" w:rsidR="008A35E0" w:rsidRPr="006318E8" w:rsidRDefault="008A35E0" w:rsidP="008A35E0">
            <w:pPr>
              <w:pStyle w:val="Attribute"/>
              <w:spacing w:before="0"/>
              <w:ind w:left="0" w:firstLine="0"/>
              <w:jc w:val="both"/>
              <w:rPr>
                <w:rFonts w:ascii="Book Antiqua" w:hAnsi="Book Antiqua"/>
                <w:noProof w:val="0"/>
                <w:lang w:val="en-US"/>
              </w:rPr>
            </w:pPr>
            <w:r>
              <w:rPr>
                <w:rFonts w:ascii="Book Antiqua" w:hAnsi="Book Antiqua"/>
                <w:noProof w:val="0"/>
                <w:lang w:val="en-US"/>
              </w:rPr>
              <w:t>(IANA port number)</w:t>
            </w:r>
          </w:p>
        </w:tc>
        <w:tc>
          <w:tcPr>
            <w:tcW w:w="1710" w:type="dxa"/>
          </w:tcPr>
          <w:p w14:paraId="3F3A17FF"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Protocol</w:t>
            </w:r>
          </w:p>
        </w:tc>
      </w:tr>
      <w:tr w:rsidR="008A35E0" w:rsidRPr="006318E8" w14:paraId="0947EC92" w14:textId="77777777" w:rsidTr="008A35E0">
        <w:tc>
          <w:tcPr>
            <w:tcW w:w="2433" w:type="dxa"/>
          </w:tcPr>
          <w:p w14:paraId="37D77BD6" w14:textId="7D4B0823"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NETCONF</w:t>
            </w:r>
            <w:r w:rsidRPr="006318E8">
              <w:rPr>
                <w:rFonts w:ascii="Book Antiqua" w:hAnsi="Book Antiqua"/>
              </w:rPr>
              <w:t xml:space="preserve"> over SSH</w:t>
            </w:r>
          </w:p>
        </w:tc>
        <w:tc>
          <w:tcPr>
            <w:tcW w:w="2764" w:type="dxa"/>
          </w:tcPr>
          <w:p w14:paraId="60B69C14"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830</w:t>
            </w:r>
          </w:p>
        </w:tc>
        <w:tc>
          <w:tcPr>
            <w:tcW w:w="1710" w:type="dxa"/>
          </w:tcPr>
          <w:p w14:paraId="588E9537" w14:textId="67E10D14"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rPr>
              <w:t>TCP</w:t>
            </w:r>
          </w:p>
        </w:tc>
      </w:tr>
      <w:tr w:rsidR="008A35E0" w:rsidRPr="006318E8" w14:paraId="035EA818" w14:textId="77777777" w:rsidTr="008A35E0">
        <w:tc>
          <w:tcPr>
            <w:tcW w:w="2433" w:type="dxa"/>
          </w:tcPr>
          <w:p w14:paraId="274B48B9"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IPFIX</w:t>
            </w:r>
          </w:p>
        </w:tc>
        <w:tc>
          <w:tcPr>
            <w:tcW w:w="2764" w:type="dxa"/>
          </w:tcPr>
          <w:p w14:paraId="0E31B714"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4739</w:t>
            </w:r>
          </w:p>
        </w:tc>
        <w:tc>
          <w:tcPr>
            <w:tcW w:w="1710" w:type="dxa"/>
          </w:tcPr>
          <w:p w14:paraId="244933E3" w14:textId="77777777" w:rsidR="008A35E0" w:rsidRPr="006318E8" w:rsidRDefault="008A35E0" w:rsidP="00D274C5">
            <w:pPr>
              <w:pStyle w:val="Attribute"/>
              <w:ind w:left="0" w:firstLine="0"/>
              <w:jc w:val="both"/>
              <w:rPr>
                <w:rFonts w:ascii="Book Antiqua" w:hAnsi="Book Antiqua"/>
                <w:noProof w:val="0"/>
                <w:lang w:val="en-US"/>
              </w:rPr>
            </w:pPr>
            <w:r w:rsidRPr="006318E8">
              <w:rPr>
                <w:rFonts w:ascii="Book Antiqua" w:hAnsi="Book Antiqua"/>
                <w:noProof w:val="0"/>
                <w:lang w:val="en-US"/>
              </w:rPr>
              <w:t>UDP</w:t>
            </w:r>
          </w:p>
        </w:tc>
      </w:tr>
      <w:tr w:rsidR="00C270C1" w:rsidRPr="006318E8" w14:paraId="716FBACD" w14:textId="77777777" w:rsidTr="008A35E0">
        <w:trPr>
          <w:ins w:id="93" w:author="Author"/>
        </w:trPr>
        <w:tc>
          <w:tcPr>
            <w:tcW w:w="2433" w:type="dxa"/>
          </w:tcPr>
          <w:p w14:paraId="371DBB30" w14:textId="3EBCE735" w:rsidR="00C270C1" w:rsidRPr="006318E8" w:rsidRDefault="00C270C1" w:rsidP="00C270C1">
            <w:pPr>
              <w:pStyle w:val="Attribute"/>
              <w:ind w:left="0" w:firstLine="0"/>
              <w:jc w:val="both"/>
              <w:rPr>
                <w:ins w:id="94" w:author="Author"/>
                <w:rFonts w:ascii="Book Antiqua" w:hAnsi="Book Antiqua"/>
                <w:noProof w:val="0"/>
                <w:lang w:val="en-US"/>
              </w:rPr>
            </w:pPr>
            <w:ins w:id="95" w:author="Author">
              <w:r>
                <w:rPr>
                  <w:rFonts w:ascii="Book Antiqua" w:hAnsi="Book Antiqua"/>
                  <w:noProof w:val="0"/>
                  <w:lang w:val="en-US"/>
                </w:rPr>
                <w:t>MCIT</w:t>
              </w:r>
            </w:ins>
          </w:p>
        </w:tc>
        <w:tc>
          <w:tcPr>
            <w:tcW w:w="2764" w:type="dxa"/>
          </w:tcPr>
          <w:p w14:paraId="0AA2F3FC" w14:textId="4183E7E3" w:rsidR="00C270C1" w:rsidRPr="006318E8" w:rsidRDefault="00C270C1" w:rsidP="00C270C1">
            <w:pPr>
              <w:pStyle w:val="Attribute"/>
              <w:ind w:left="0" w:firstLine="0"/>
              <w:jc w:val="both"/>
              <w:rPr>
                <w:ins w:id="96" w:author="Author"/>
                <w:rFonts w:ascii="Book Antiqua" w:hAnsi="Book Antiqua"/>
                <w:noProof w:val="0"/>
                <w:lang w:val="en-US"/>
              </w:rPr>
            </w:pPr>
            <w:ins w:id="97" w:author="Author">
              <w:r>
                <w:rPr>
                  <w:rFonts w:ascii="Book Antiqua" w:hAnsi="Book Antiqua"/>
                  <w:noProof w:val="0"/>
                  <w:lang w:val="en-US"/>
                </w:rPr>
                <w:t>1028</w:t>
              </w:r>
            </w:ins>
          </w:p>
        </w:tc>
        <w:tc>
          <w:tcPr>
            <w:tcW w:w="1710" w:type="dxa"/>
          </w:tcPr>
          <w:p w14:paraId="2876D254" w14:textId="7C63D0A5" w:rsidR="00C270C1" w:rsidRPr="006318E8" w:rsidRDefault="00C270C1" w:rsidP="00C270C1">
            <w:pPr>
              <w:pStyle w:val="Attribute"/>
              <w:ind w:left="0" w:firstLine="0"/>
              <w:jc w:val="both"/>
              <w:rPr>
                <w:ins w:id="98" w:author="Author"/>
                <w:rFonts w:ascii="Book Antiqua" w:hAnsi="Book Antiqua"/>
                <w:noProof w:val="0"/>
                <w:lang w:val="en-US"/>
              </w:rPr>
            </w:pPr>
            <w:ins w:id="99" w:author="Author">
              <w:r>
                <w:rPr>
                  <w:rFonts w:ascii="Book Antiqua" w:hAnsi="Book Antiqua"/>
                  <w:noProof w:val="0"/>
                  <w:lang w:val="en-US"/>
                </w:rPr>
                <w:t>0xFF</w:t>
              </w:r>
            </w:ins>
          </w:p>
        </w:tc>
      </w:tr>
      <w:tr w:rsidR="00C270C1" w:rsidRPr="006318E8" w14:paraId="4113F3B0" w14:textId="77777777" w:rsidTr="008A35E0">
        <w:tc>
          <w:tcPr>
            <w:tcW w:w="2433" w:type="dxa"/>
          </w:tcPr>
          <w:p w14:paraId="616340F0" w14:textId="77777777" w:rsidR="00C270C1" w:rsidRPr="006318E8" w:rsidRDefault="00C270C1" w:rsidP="00C270C1">
            <w:pPr>
              <w:pStyle w:val="Attribute"/>
              <w:ind w:left="0" w:firstLine="0"/>
              <w:jc w:val="both"/>
              <w:rPr>
                <w:rFonts w:ascii="Book Antiqua" w:hAnsi="Book Antiqua"/>
                <w:noProof w:val="0"/>
                <w:lang w:val="en-US"/>
              </w:rPr>
            </w:pPr>
            <w:r w:rsidRPr="006318E8">
              <w:rPr>
                <w:rFonts w:ascii="Book Antiqua" w:hAnsi="Book Antiqua"/>
                <w:noProof w:val="0"/>
                <w:lang w:val="en-US"/>
              </w:rPr>
              <w:t>XFP/SFP MSA Data</w:t>
            </w:r>
          </w:p>
        </w:tc>
        <w:tc>
          <w:tcPr>
            <w:tcW w:w="2764" w:type="dxa"/>
          </w:tcPr>
          <w:p w14:paraId="37BF1513" w14:textId="77777777" w:rsidR="00C270C1" w:rsidRPr="006318E8" w:rsidRDefault="00C270C1" w:rsidP="00C270C1">
            <w:pPr>
              <w:pStyle w:val="Attribute"/>
              <w:ind w:left="0" w:firstLine="0"/>
              <w:jc w:val="both"/>
              <w:rPr>
                <w:rFonts w:ascii="Book Antiqua" w:hAnsi="Book Antiqua"/>
                <w:noProof w:val="0"/>
                <w:lang w:val="en-US"/>
              </w:rPr>
            </w:pPr>
            <w:r w:rsidRPr="006318E8">
              <w:rPr>
                <w:rFonts w:ascii="Book Antiqua" w:hAnsi="Book Antiqua"/>
                <w:noProof w:val="0"/>
                <w:lang w:val="en-US"/>
              </w:rPr>
              <w:t>0</w:t>
            </w:r>
          </w:p>
        </w:tc>
        <w:tc>
          <w:tcPr>
            <w:tcW w:w="1710" w:type="dxa"/>
          </w:tcPr>
          <w:p w14:paraId="3898443B" w14:textId="77777777" w:rsidR="00C270C1" w:rsidRPr="006318E8" w:rsidRDefault="00C270C1" w:rsidP="00C270C1">
            <w:pPr>
              <w:pStyle w:val="Attribute"/>
              <w:ind w:left="0" w:firstLine="0"/>
              <w:jc w:val="both"/>
              <w:rPr>
                <w:rFonts w:ascii="Book Antiqua" w:hAnsi="Book Antiqua"/>
                <w:noProof w:val="0"/>
                <w:lang w:val="en-US"/>
              </w:rPr>
            </w:pPr>
            <w:r w:rsidRPr="006318E8">
              <w:rPr>
                <w:rFonts w:ascii="Book Antiqua" w:hAnsi="Book Antiqua"/>
                <w:noProof w:val="0"/>
                <w:lang w:val="en-US"/>
              </w:rPr>
              <w:t>0xFF</w:t>
            </w:r>
          </w:p>
        </w:tc>
      </w:tr>
    </w:tbl>
    <w:p w14:paraId="35787457" w14:textId="77777777" w:rsidR="000318F4" w:rsidRPr="006318E8" w:rsidRDefault="000318F4" w:rsidP="000318F4">
      <w:pPr>
        <w:pStyle w:val="Attribute"/>
        <w:ind w:firstLine="0"/>
        <w:jc w:val="both"/>
        <w:rPr>
          <w:rFonts w:ascii="Book Antiqua" w:hAnsi="Book Antiqua"/>
          <w:noProof w:val="0"/>
          <w:lang w:val="en-US"/>
        </w:rPr>
      </w:pPr>
    </w:p>
    <w:p w14:paraId="6913F96E" w14:textId="77777777" w:rsidR="000318F4" w:rsidRPr="006318E8" w:rsidRDefault="000318F4" w:rsidP="000318F4">
      <w:pPr>
        <w:pStyle w:val="Attribute"/>
        <w:ind w:firstLine="0"/>
        <w:jc w:val="both"/>
        <w:rPr>
          <w:rFonts w:ascii="Book Antiqua" w:hAnsi="Book Antiqua"/>
          <w:noProof w:val="0"/>
          <w:lang w:val="en-US"/>
        </w:rPr>
      </w:pPr>
      <w:r w:rsidRPr="006318E8">
        <w:rPr>
          <w:rFonts w:ascii="Book Antiqua" w:hAnsi="Book Antiqua"/>
          <w:noProof w:val="0"/>
          <w:lang w:val="en-US"/>
        </w:rPr>
        <w:t>(R, W) (mandatory) (4 bytes)</w:t>
      </w:r>
    </w:p>
    <w:p w14:paraId="3E54EA45" w14:textId="26206F6F"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Configuration Method</w:t>
      </w:r>
      <w:r w:rsidRPr="006318E8">
        <w:rPr>
          <w:rFonts w:ascii="Book Antiqua" w:hAnsi="Book Antiqua"/>
          <w:noProof w:val="0"/>
          <w:lang w:val="en-US"/>
        </w:rPr>
        <w:t>: This attribute indicates the configuration/status management method used for this service instance. The two management methods are IP or message based. The management method</w:t>
      </w:r>
      <w:r w:rsidR="00AE2D1A" w:rsidRPr="006318E8">
        <w:rPr>
          <w:rFonts w:ascii="Book Antiqua" w:hAnsi="Book Antiqua"/>
          <w:noProof w:val="0"/>
          <w:lang w:val="en-US"/>
        </w:rPr>
        <w:t>s</w:t>
      </w:r>
      <w:r w:rsidRPr="006318E8">
        <w:rPr>
          <w:rFonts w:ascii="Book Antiqua" w:hAnsi="Book Antiqua"/>
          <w:noProof w:val="0"/>
          <w:lang w:val="en-US"/>
        </w:rPr>
        <w:t xml:space="preserve"> for the configuration and the status can be independently set, although typically both would be set to the same value. Bit value of 0 means the configuration and status is carried over an IP path; value of 1 means the configuration and status is carried over the configuration and status portals. </w:t>
      </w:r>
    </w:p>
    <w:p w14:paraId="5AAC35D4" w14:textId="77777777" w:rsidR="000318F4" w:rsidRPr="006318E8" w:rsidRDefault="000318F4" w:rsidP="000318F4">
      <w:pPr>
        <w:pStyle w:val="Attribute"/>
        <w:jc w:val="both"/>
        <w:rPr>
          <w:rFonts w:ascii="Book Antiqua" w:hAnsi="Book Antiqua"/>
          <w:b/>
          <w:noProof w:val="0"/>
          <w:u w:val="single"/>
          <w:lang w:val="en-US"/>
        </w:rPr>
      </w:pPr>
      <w:r w:rsidRPr="006318E8">
        <w:rPr>
          <w:rFonts w:ascii="Book Antiqua" w:hAnsi="Book Antiqua"/>
          <w:b/>
          <w:noProof w:val="0"/>
          <w:lang w:val="en-US"/>
        </w:rPr>
        <w:lastRenderedPageBreak/>
        <w:tab/>
      </w:r>
      <w:r w:rsidRPr="006318E8">
        <w:rPr>
          <w:rFonts w:ascii="Book Antiqua" w:hAnsi="Book Antiqua"/>
          <w:b/>
          <w:noProof w:val="0"/>
          <w:u w:val="single"/>
          <w:lang w:val="en-US"/>
        </w:rPr>
        <w:t>Bit</w:t>
      </w:r>
      <w:r w:rsidRPr="006318E8">
        <w:rPr>
          <w:rFonts w:ascii="Book Antiqua" w:hAnsi="Book Antiqua"/>
          <w:b/>
          <w:noProof w:val="0"/>
          <w:u w:val="single"/>
          <w:lang w:val="en-US"/>
        </w:rPr>
        <w:tab/>
      </w:r>
      <w:r w:rsidRPr="006318E8">
        <w:rPr>
          <w:rFonts w:ascii="Book Antiqua" w:hAnsi="Book Antiqua"/>
          <w:b/>
          <w:noProof w:val="0"/>
          <w:u w:val="single"/>
          <w:lang w:val="en-US"/>
        </w:rPr>
        <w:tab/>
      </w:r>
      <w:r w:rsidRPr="006318E8">
        <w:rPr>
          <w:rFonts w:ascii="Book Antiqua" w:hAnsi="Book Antiqua"/>
          <w:b/>
          <w:noProof w:val="0"/>
          <w:u w:val="single"/>
          <w:lang w:val="en-US"/>
        </w:rPr>
        <w:tab/>
        <w:t>Meaning</w:t>
      </w:r>
    </w:p>
    <w:p w14:paraId="1B99DAE9" w14:textId="1BA84F08"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r>
      <w:r w:rsidRPr="006318E8">
        <w:rPr>
          <w:rFonts w:ascii="Book Antiqua" w:hAnsi="Book Antiqua"/>
          <w:iCs/>
          <w:noProof w:val="0"/>
          <w:lang w:val="en-US"/>
        </w:rPr>
        <w:t>1</w:t>
      </w:r>
      <w:r w:rsidRPr="006318E8">
        <w:rPr>
          <w:rFonts w:ascii="Book Antiqua" w:hAnsi="Book Antiqua"/>
          <w:noProof w:val="0"/>
          <w:lang w:val="en-US"/>
        </w:rPr>
        <w:t>.</w:t>
      </w:r>
      <w:r w:rsidR="0018750D" w:rsidRPr="006318E8">
        <w:rPr>
          <w:rFonts w:ascii="Book Antiqua" w:hAnsi="Book Antiqua"/>
        </w:rPr>
        <w:t xml:space="preserve"> (LSB)</w:t>
      </w:r>
      <w:r w:rsidRPr="006318E8">
        <w:rPr>
          <w:rFonts w:ascii="Book Antiqua" w:hAnsi="Book Antiqua"/>
          <w:noProof w:val="0"/>
          <w:lang w:val="en-US"/>
        </w:rPr>
        <w:tab/>
      </w:r>
      <w:r w:rsidRPr="006318E8">
        <w:rPr>
          <w:rFonts w:ascii="Book Antiqua" w:hAnsi="Book Antiqua"/>
          <w:noProof w:val="0"/>
          <w:lang w:val="en-US"/>
        </w:rPr>
        <w:tab/>
      </w:r>
      <w:r w:rsidRPr="006318E8">
        <w:rPr>
          <w:rFonts w:ascii="Book Antiqua" w:hAnsi="Book Antiqua"/>
          <w:noProof w:val="0"/>
          <w:lang w:val="en-US"/>
        </w:rPr>
        <w:tab/>
        <w:t>Configuration management method</w:t>
      </w:r>
    </w:p>
    <w:p w14:paraId="786FEEC3" w14:textId="3FBFA9B5"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t>2.</w:t>
      </w:r>
      <w:r w:rsidRPr="006318E8">
        <w:rPr>
          <w:rFonts w:ascii="Book Antiqua" w:hAnsi="Book Antiqua"/>
          <w:noProof w:val="0"/>
          <w:lang w:val="en-US"/>
        </w:rPr>
        <w:tab/>
      </w:r>
      <w:r w:rsidRPr="006318E8">
        <w:rPr>
          <w:rFonts w:ascii="Book Antiqua" w:hAnsi="Book Antiqua"/>
          <w:noProof w:val="0"/>
          <w:lang w:val="en-US"/>
        </w:rPr>
        <w:tab/>
      </w:r>
      <w:r w:rsidRPr="006318E8">
        <w:rPr>
          <w:rFonts w:ascii="Book Antiqua" w:hAnsi="Book Antiqua"/>
          <w:noProof w:val="0"/>
          <w:lang w:val="en-US"/>
        </w:rPr>
        <w:tab/>
        <w:t>Status management method</w:t>
      </w:r>
    </w:p>
    <w:p w14:paraId="7927B209"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b/>
      </w:r>
      <w:r w:rsidRPr="006318E8">
        <w:rPr>
          <w:rFonts w:ascii="Book Antiqua" w:hAnsi="Book Antiqua"/>
          <w:noProof w:val="0"/>
          <w:lang w:val="en-US"/>
        </w:rPr>
        <w:t xml:space="preserve"> (R, W) (mandatory) (2 bytes)</w:t>
      </w:r>
    </w:p>
    <w:p w14:paraId="02E60593" w14:textId="77777777" w:rsidR="000318F4" w:rsidRPr="006318E8" w:rsidRDefault="000318F4" w:rsidP="000318F4">
      <w:pPr>
        <w:pStyle w:val="Attribute"/>
        <w:jc w:val="both"/>
        <w:rPr>
          <w:rFonts w:ascii="Book Antiqua" w:hAnsi="Book Antiqua"/>
          <w:noProof w:val="0"/>
          <w:lang w:val="en-US"/>
        </w:rPr>
      </w:pPr>
    </w:p>
    <w:p w14:paraId="4D708715" w14:textId="2EFAC46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Network Address</w:t>
      </w:r>
      <w:r w:rsidRPr="006318E8">
        <w:rPr>
          <w:rFonts w:ascii="Book Antiqua" w:hAnsi="Book Antiqua"/>
          <w:noProof w:val="0"/>
          <w:lang w:val="en-US"/>
        </w:rPr>
        <w:t xml:space="preserve">: This is a pointer to a network address ME. Used if </w:t>
      </w:r>
      <w:r w:rsidR="00DF729B">
        <w:rPr>
          <w:rFonts w:ascii="Book Antiqua" w:hAnsi="Book Antiqua"/>
          <w:noProof w:val="0"/>
          <w:lang w:val="en-US"/>
        </w:rPr>
        <w:t xml:space="preserve">Bit 1 and/or Bit 2 of </w:t>
      </w:r>
      <w:r w:rsidRPr="006318E8">
        <w:rPr>
          <w:rFonts w:ascii="Book Antiqua" w:hAnsi="Book Antiqua"/>
          <w:noProof w:val="0"/>
          <w:lang w:val="en-US"/>
        </w:rPr>
        <w:t xml:space="preserve">Configuration Method </w:t>
      </w:r>
      <w:r w:rsidR="00DF729B">
        <w:rPr>
          <w:rFonts w:ascii="Book Antiqua" w:hAnsi="Book Antiqua"/>
          <w:noProof w:val="0"/>
          <w:lang w:val="en-US"/>
        </w:rPr>
        <w:t>is set to</w:t>
      </w:r>
      <w:r w:rsidR="00DF729B" w:rsidRPr="006318E8">
        <w:rPr>
          <w:rFonts w:ascii="Book Antiqua" w:hAnsi="Book Antiqua"/>
          <w:noProof w:val="0"/>
          <w:lang w:val="en-US"/>
        </w:rPr>
        <w:t xml:space="preserve"> </w:t>
      </w:r>
      <w:r w:rsidRPr="006318E8">
        <w:rPr>
          <w:rFonts w:ascii="Book Antiqua" w:hAnsi="Book Antiqua"/>
          <w:noProof w:val="0"/>
          <w:lang w:val="en-US"/>
        </w:rPr>
        <w:t xml:space="preserve">0. </w:t>
      </w:r>
      <w:r w:rsidR="00AE2D1A" w:rsidRPr="006318E8">
        <w:rPr>
          <w:rFonts w:ascii="Book Antiqua" w:hAnsi="Book Antiqua"/>
          <w:noProof w:val="0"/>
          <w:lang w:val="en-US"/>
        </w:rPr>
        <w:t xml:space="preserve">Null </w:t>
      </w:r>
      <w:r w:rsidRPr="006318E8">
        <w:rPr>
          <w:rFonts w:ascii="Book Antiqua" w:hAnsi="Book Antiqua"/>
          <w:noProof w:val="0"/>
          <w:lang w:val="en-US"/>
        </w:rPr>
        <w:t>means network address is not used. (R, W) (mandatory) (2 bytes)</w:t>
      </w:r>
    </w:p>
    <w:p w14:paraId="70FB10B0" w14:textId="654CEB98"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Administrative State</w:t>
      </w:r>
      <w:r w:rsidRPr="006318E8">
        <w:rPr>
          <w:rFonts w:ascii="Book Antiqua" w:hAnsi="Book Antiqua"/>
          <w:noProof w:val="0"/>
          <w:lang w:val="en-US"/>
        </w:rPr>
        <w:t xml:space="preserve">: This </w:t>
      </w:r>
      <w:r w:rsidR="00F43C26" w:rsidRPr="006318E8">
        <w:rPr>
          <w:rFonts w:ascii="Book Antiqua" w:hAnsi="Book Antiqua"/>
          <w:noProof w:val="0"/>
          <w:lang w:val="en-US"/>
        </w:rPr>
        <w:t xml:space="preserve">attribute </w:t>
      </w:r>
      <w:r w:rsidR="00EB29F9">
        <w:rPr>
          <w:rFonts w:ascii="Book Antiqua" w:hAnsi="Book Antiqua"/>
          <w:noProof w:val="0"/>
          <w:lang w:val="en-US"/>
        </w:rPr>
        <w:t xml:space="preserve">allows to administratively </w:t>
      </w:r>
      <w:r w:rsidRPr="006318E8">
        <w:rPr>
          <w:rFonts w:ascii="Book Antiqua" w:hAnsi="Book Antiqua"/>
          <w:noProof w:val="0"/>
          <w:lang w:val="en-US"/>
        </w:rPr>
        <w:t>control the service</w:t>
      </w:r>
      <w:r w:rsidR="00EB29F9">
        <w:rPr>
          <w:rFonts w:ascii="Book Antiqua" w:hAnsi="Book Antiqua"/>
          <w:noProof w:val="0"/>
          <w:lang w:val="en-US"/>
        </w:rPr>
        <w:t xml:space="preserve"> over OMCI</w:t>
      </w:r>
      <w:r w:rsidRPr="006318E8">
        <w:rPr>
          <w:rFonts w:ascii="Book Antiqua" w:hAnsi="Book Antiqua"/>
          <w:noProof w:val="0"/>
          <w:lang w:val="en-US"/>
        </w:rPr>
        <w:t xml:space="preserve">. </w:t>
      </w:r>
      <w:r w:rsidR="00F43C26" w:rsidRPr="006318E8">
        <w:rPr>
          <w:rFonts w:ascii="Book Antiqua" w:hAnsi="Book Antiqua"/>
          <w:noProof w:val="0"/>
          <w:lang w:val="en-US"/>
        </w:rPr>
        <w:t xml:space="preserve">The </w:t>
      </w:r>
      <w:r w:rsidR="00E03583" w:rsidRPr="006318E8">
        <w:rPr>
          <w:rFonts w:ascii="Book Antiqua" w:hAnsi="Book Antiqua"/>
          <w:noProof w:val="0"/>
          <w:lang w:val="en-US"/>
        </w:rPr>
        <w:t xml:space="preserve">value </w:t>
      </w:r>
      <w:r w:rsidR="00F43C26" w:rsidRPr="006318E8">
        <w:rPr>
          <w:rFonts w:ascii="Book Antiqua" w:hAnsi="Book Antiqua"/>
          <w:noProof w:val="0"/>
          <w:lang w:val="en-US"/>
        </w:rPr>
        <w:t xml:space="preserve">of </w:t>
      </w:r>
      <w:r w:rsidR="00E03583" w:rsidRPr="006318E8">
        <w:rPr>
          <w:rFonts w:ascii="Book Antiqua" w:hAnsi="Book Antiqua"/>
          <w:noProof w:val="0"/>
          <w:lang w:val="en-US"/>
        </w:rPr>
        <w:t>0x0</w:t>
      </w:r>
      <w:r w:rsidRPr="006318E8">
        <w:rPr>
          <w:rFonts w:ascii="Book Antiqua" w:hAnsi="Book Antiqua"/>
          <w:noProof w:val="0"/>
          <w:lang w:val="en-US"/>
        </w:rPr>
        <w:t xml:space="preserve">0 </w:t>
      </w:r>
      <w:r w:rsidR="00F43C26" w:rsidRPr="006318E8">
        <w:rPr>
          <w:rFonts w:ascii="Book Antiqua" w:hAnsi="Book Antiqua"/>
          <w:noProof w:val="0"/>
          <w:lang w:val="en-US"/>
        </w:rPr>
        <w:t xml:space="preserve">indicates the </w:t>
      </w:r>
      <w:r w:rsidRPr="006318E8">
        <w:rPr>
          <w:rFonts w:ascii="Book Antiqua" w:hAnsi="Book Antiqua"/>
          <w:noProof w:val="0"/>
          <w:lang w:val="en-US"/>
        </w:rPr>
        <w:t xml:space="preserve">service is </w:t>
      </w:r>
      <w:r w:rsidR="00BF1919" w:rsidRPr="006318E8">
        <w:rPr>
          <w:rFonts w:ascii="Book Antiqua" w:hAnsi="Book Antiqua"/>
          <w:noProof w:val="0"/>
          <w:lang w:val="en-US"/>
        </w:rPr>
        <w:t xml:space="preserve">unlocked, that is, allowed </w:t>
      </w:r>
      <w:r w:rsidRPr="006318E8">
        <w:rPr>
          <w:rFonts w:ascii="Book Antiqua" w:hAnsi="Book Antiqua"/>
          <w:noProof w:val="0"/>
          <w:lang w:val="en-US"/>
        </w:rPr>
        <w:t xml:space="preserve">to operate normally. </w:t>
      </w:r>
      <w:r w:rsidR="00E03583" w:rsidRPr="006318E8">
        <w:rPr>
          <w:rFonts w:ascii="Book Antiqua" w:hAnsi="Book Antiqua"/>
          <w:noProof w:val="0"/>
          <w:lang w:val="en-US"/>
        </w:rPr>
        <w:t>The value of 0x0</w:t>
      </w:r>
      <w:r w:rsidRPr="006318E8">
        <w:rPr>
          <w:rFonts w:ascii="Book Antiqua" w:hAnsi="Book Antiqua"/>
          <w:noProof w:val="0"/>
          <w:lang w:val="en-US"/>
        </w:rPr>
        <w:t xml:space="preserve">1 indicates </w:t>
      </w:r>
      <w:r w:rsidR="00F43C26" w:rsidRPr="006318E8">
        <w:rPr>
          <w:rFonts w:ascii="Book Antiqua" w:hAnsi="Book Antiqua"/>
          <w:noProof w:val="0"/>
          <w:lang w:val="en-US"/>
        </w:rPr>
        <w:t xml:space="preserve">the </w:t>
      </w:r>
      <w:r w:rsidRPr="006318E8">
        <w:rPr>
          <w:rFonts w:ascii="Book Antiqua" w:hAnsi="Book Antiqua"/>
          <w:noProof w:val="0"/>
          <w:lang w:val="en-US"/>
        </w:rPr>
        <w:t xml:space="preserve">service </w:t>
      </w:r>
      <w:r w:rsidR="00BF1919" w:rsidRPr="006318E8">
        <w:rPr>
          <w:rFonts w:ascii="Book Antiqua" w:hAnsi="Book Antiqua"/>
          <w:noProof w:val="0"/>
          <w:lang w:val="en-US"/>
        </w:rPr>
        <w:t xml:space="preserve">is locked, that is, </w:t>
      </w:r>
      <w:r w:rsidRPr="006318E8">
        <w:rPr>
          <w:rFonts w:ascii="Book Antiqua" w:hAnsi="Book Antiqua"/>
          <w:noProof w:val="0"/>
          <w:lang w:val="en-US"/>
        </w:rPr>
        <w:t>should stop.</w:t>
      </w:r>
      <w:r w:rsidR="00F43C26" w:rsidRPr="006318E8">
        <w:rPr>
          <w:rFonts w:ascii="Book Antiqua" w:hAnsi="Book Antiqua"/>
          <w:szCs w:val="24"/>
        </w:rPr>
        <w:t xml:space="preserve"> </w:t>
      </w:r>
      <w:r w:rsidR="00442297" w:rsidRPr="006318E8">
        <w:rPr>
          <w:rFonts w:ascii="Book Antiqua" w:hAnsi="Book Antiqua"/>
          <w:szCs w:val="24"/>
        </w:rPr>
        <w:t>As a rule, t</w:t>
      </w:r>
      <w:r w:rsidR="00F43C26" w:rsidRPr="006318E8">
        <w:rPr>
          <w:rFonts w:ascii="Book Antiqua" w:hAnsi="Book Antiqua"/>
          <w:szCs w:val="24"/>
        </w:rPr>
        <w:t xml:space="preserve">he default value upon instantiation is 0x01. </w:t>
      </w:r>
      <w:r w:rsidR="00E03583" w:rsidRPr="006318E8">
        <w:rPr>
          <w:rFonts w:ascii="Book Antiqua" w:hAnsi="Book Antiqua"/>
          <w:noProof w:val="0"/>
          <w:lang w:val="en-US"/>
        </w:rPr>
        <w:t xml:space="preserve">(R, W) </w:t>
      </w:r>
      <w:r w:rsidRPr="006318E8">
        <w:rPr>
          <w:rFonts w:ascii="Book Antiqua" w:hAnsi="Book Antiqua"/>
          <w:noProof w:val="0"/>
          <w:lang w:val="en-US"/>
        </w:rPr>
        <w:t xml:space="preserve"> (mandatory) (1 byte)</w:t>
      </w:r>
    </w:p>
    <w:p w14:paraId="6ABC1B88" w14:textId="28984412"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Operational State</w:t>
      </w:r>
      <w:r w:rsidRPr="006318E8">
        <w:rPr>
          <w:rFonts w:ascii="Book Antiqua" w:hAnsi="Book Antiqua"/>
          <w:noProof w:val="0"/>
          <w:lang w:val="en-US"/>
        </w:rPr>
        <w:t xml:space="preserve">: This value represents the operational state of the service. </w:t>
      </w:r>
      <w:r w:rsidR="00BD7349">
        <w:rPr>
          <w:rFonts w:ascii="Book Antiqua" w:hAnsi="Book Antiqua"/>
          <w:noProof w:val="0"/>
          <w:lang w:val="en-US"/>
        </w:rPr>
        <w:t xml:space="preserve">The value of </w:t>
      </w:r>
      <w:r w:rsidRPr="006318E8">
        <w:rPr>
          <w:rFonts w:ascii="Book Antiqua" w:hAnsi="Book Antiqua"/>
          <w:noProof w:val="0"/>
          <w:lang w:val="en-US"/>
        </w:rPr>
        <w:t xml:space="preserve">0 indicates normal operation; 1 indicates stopped; other values </w:t>
      </w:r>
      <w:r w:rsidR="00E03583" w:rsidRPr="006318E8">
        <w:rPr>
          <w:rFonts w:ascii="Book Antiqua" w:hAnsi="Book Antiqua"/>
          <w:noProof w:val="0"/>
          <w:lang w:val="en-US"/>
        </w:rPr>
        <w:t>are Service Type dependent. (R</w:t>
      </w:r>
      <w:r w:rsidRPr="006318E8">
        <w:rPr>
          <w:rFonts w:ascii="Book Antiqua" w:hAnsi="Book Antiqua"/>
          <w:noProof w:val="0"/>
          <w:lang w:val="en-US"/>
        </w:rPr>
        <w:t>) (mandatory) (1 bytes)</w:t>
      </w:r>
    </w:p>
    <w:p w14:paraId="4D792A50" w14:textId="673D0FA2"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Cause for last abnormal halt: </w:t>
      </w:r>
      <w:r w:rsidRPr="00EB29F9">
        <w:rPr>
          <w:rFonts w:ascii="Book Antiqua" w:hAnsi="Book Antiqua"/>
          <w:noProof w:val="0"/>
          <w:lang w:val="en-US"/>
        </w:rPr>
        <w:t xml:space="preserve">This attribute represents a service type specific code for the last abnormal halt of the service. </w:t>
      </w:r>
      <w:r w:rsidR="00EB29F9">
        <w:rPr>
          <w:rFonts w:ascii="Book Antiqua" w:hAnsi="Book Antiqua"/>
          <w:noProof w:val="0"/>
          <w:lang w:val="en-US"/>
        </w:rPr>
        <w:t>It comple</w:t>
      </w:r>
      <w:r w:rsidR="00EB29F9" w:rsidRPr="00EB29F9">
        <w:rPr>
          <w:rFonts w:ascii="Book Antiqua" w:hAnsi="Book Antiqua"/>
          <w:noProof w:val="0"/>
          <w:lang w:val="en-US"/>
        </w:rPr>
        <w:t xml:space="preserve">ments </w:t>
      </w:r>
      <w:r w:rsidR="00EB29F9">
        <w:rPr>
          <w:rFonts w:ascii="Book Antiqua" w:hAnsi="Book Antiqua"/>
          <w:noProof w:val="0"/>
          <w:lang w:val="en-US"/>
        </w:rPr>
        <w:t xml:space="preserve">the </w:t>
      </w:r>
      <w:r w:rsidR="00EB29F9" w:rsidRPr="00EB29F9">
        <w:rPr>
          <w:rFonts w:ascii="Book Antiqua" w:hAnsi="Book Antiqua"/>
          <w:lang w:eastAsia="x-none"/>
        </w:rPr>
        <w:t xml:space="preserve">operational state </w:t>
      </w:r>
      <w:r w:rsidR="00EB29F9">
        <w:rPr>
          <w:rFonts w:ascii="Book Antiqua" w:hAnsi="Book Antiqua"/>
          <w:lang w:eastAsia="x-none"/>
        </w:rPr>
        <w:t xml:space="preserve">attribute </w:t>
      </w:r>
      <w:r w:rsidR="00EB29F9" w:rsidRPr="00EB29F9">
        <w:rPr>
          <w:rFonts w:ascii="Book Antiqua" w:hAnsi="Book Antiqua"/>
          <w:lang w:eastAsia="x-none"/>
        </w:rPr>
        <w:t xml:space="preserve">to reflect the cause for the most recent abnormal halt of the service. </w:t>
      </w:r>
      <w:r w:rsidR="008E3F48" w:rsidRPr="00EB29F9">
        <w:rPr>
          <w:rFonts w:ascii="Book Antiqua" w:hAnsi="Book Antiqua"/>
        </w:rPr>
        <w:t xml:space="preserve">Writing this attribute clears the setting. </w:t>
      </w:r>
      <w:r w:rsidRPr="00EB29F9">
        <w:rPr>
          <w:rFonts w:ascii="Book Antiqua" w:hAnsi="Book Antiqua"/>
          <w:noProof w:val="0"/>
          <w:lang w:val="en-US"/>
        </w:rPr>
        <w:t>The default value is 0</w:t>
      </w:r>
      <w:r w:rsidRPr="006318E8">
        <w:rPr>
          <w:rFonts w:ascii="Book Antiqua" w:hAnsi="Book Antiqua"/>
          <w:noProof w:val="0"/>
          <w:lang w:val="en-US"/>
        </w:rPr>
        <w:t>x</w:t>
      </w:r>
      <w:r w:rsidR="008E3F48" w:rsidRPr="006318E8">
        <w:rPr>
          <w:rFonts w:ascii="Book Antiqua" w:hAnsi="Book Antiqua"/>
        </w:rPr>
        <w:t>FF</w:t>
      </w:r>
      <w:r w:rsidRPr="006318E8">
        <w:rPr>
          <w:rFonts w:ascii="Book Antiqua" w:hAnsi="Book Antiqua"/>
          <w:noProof w:val="0"/>
          <w:lang w:val="en-US"/>
        </w:rPr>
        <w:t>FF (halt has not occurred yet) (R, W) (mandatory) (2 bytes)</w:t>
      </w:r>
    </w:p>
    <w:p w14:paraId="3C592D35" w14:textId="6D9C750D"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Configuration Portal Update Available:</w:t>
      </w:r>
      <w:r w:rsidRPr="006318E8">
        <w:rPr>
          <w:rFonts w:ascii="Book Antiqua" w:hAnsi="Book Antiqua"/>
          <w:noProof w:val="0"/>
          <w:lang w:val="en-US"/>
        </w:rPr>
        <w:t xml:space="preserve"> This attribute indicates to the service that new data is available in the Configuration Portal. The default value is 0. The OLT sets the attribute to 1 to indicate new data in the Configuration Portal. This value should be set to non-zero only after the Configuration Portal Result attribute is zero. The OLT sets the attribute to 0 after it reads the Configuration Portal Result attribute </w:t>
      </w:r>
      <w:r w:rsidR="00E03583" w:rsidRPr="006318E8">
        <w:rPr>
          <w:rFonts w:ascii="Book Antiqua" w:hAnsi="Book Antiqua"/>
          <w:noProof w:val="0"/>
          <w:lang w:val="en-US"/>
        </w:rPr>
        <w:t>having a non-zero value. (R, W)</w:t>
      </w:r>
      <w:r w:rsidRPr="006318E8">
        <w:rPr>
          <w:rFonts w:ascii="Book Antiqua" w:hAnsi="Book Antiqua"/>
          <w:noProof w:val="0"/>
          <w:lang w:val="en-US"/>
        </w:rPr>
        <w:t xml:space="preserve"> (mandatory) (2 bytes)</w:t>
      </w:r>
    </w:p>
    <w:p w14:paraId="4428248B" w14:textId="52F71A0F"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Configuration Portal Table: </w:t>
      </w:r>
      <w:r w:rsidRPr="006318E8">
        <w:rPr>
          <w:rFonts w:ascii="Book Antiqua" w:hAnsi="Book Antiqua"/>
          <w:noProof w:val="0"/>
          <w:lang w:val="en-US"/>
        </w:rPr>
        <w:t xml:space="preserve">This attribute contains configuration information directed from the OLT towards the service. This attribute is used if </w:t>
      </w:r>
      <w:r w:rsidR="00CE6411">
        <w:rPr>
          <w:rFonts w:ascii="Book Antiqua" w:hAnsi="Book Antiqua"/>
          <w:noProof w:val="0"/>
          <w:lang w:val="en-US"/>
        </w:rPr>
        <w:t xml:space="preserve">Bit 1 of </w:t>
      </w:r>
      <w:r w:rsidRPr="006318E8">
        <w:rPr>
          <w:rFonts w:ascii="Book Antiqua" w:hAnsi="Book Antiqua"/>
          <w:noProof w:val="0"/>
          <w:lang w:val="en-US"/>
        </w:rPr>
        <w:t xml:space="preserve">Configuration Method </w:t>
      </w:r>
      <w:r w:rsidR="00CE6411">
        <w:rPr>
          <w:rFonts w:ascii="Book Antiqua" w:hAnsi="Book Antiqua"/>
          <w:noProof w:val="0"/>
          <w:lang w:val="en-US"/>
        </w:rPr>
        <w:t xml:space="preserve">is set to </w:t>
      </w:r>
      <w:r w:rsidRPr="006318E8">
        <w:rPr>
          <w:rFonts w:ascii="Book Antiqua" w:hAnsi="Book Antiqua"/>
          <w:noProof w:val="0"/>
          <w:lang w:val="en-US"/>
        </w:rPr>
        <w:t>1. Each row of the table is defined as follows</w:t>
      </w:r>
    </w:p>
    <w:p w14:paraId="530EBD9D" w14:textId="2A724F56"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b/>
      </w:r>
      <w:r w:rsidR="00E03583" w:rsidRPr="006318E8">
        <w:rPr>
          <w:rFonts w:ascii="Book Antiqua" w:hAnsi="Book Antiqua"/>
          <w:noProof w:val="0"/>
          <w:lang w:val="en-US"/>
        </w:rPr>
        <w:t>Index into the table (1 byte</w:t>
      </w:r>
      <w:r w:rsidRPr="006318E8">
        <w:rPr>
          <w:rFonts w:ascii="Book Antiqua" w:hAnsi="Book Antiqua"/>
          <w:noProof w:val="0"/>
          <w:lang w:val="en-US"/>
        </w:rPr>
        <w:t>)</w:t>
      </w:r>
    </w:p>
    <w:p w14:paraId="778D170F"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lastRenderedPageBreak/>
        <w:tab/>
        <w:t>Configuration Information (24 bytes)</w:t>
      </w:r>
    </w:p>
    <w:p w14:paraId="7ABA9148" w14:textId="77777777" w:rsidR="000318F4" w:rsidRPr="006318E8" w:rsidRDefault="000318F4" w:rsidP="000318F4">
      <w:pPr>
        <w:pStyle w:val="Attribute"/>
        <w:jc w:val="both"/>
        <w:rPr>
          <w:rFonts w:ascii="Book Antiqua" w:hAnsi="Book Antiqua"/>
          <w:noProof w:val="0"/>
          <w:lang w:val="en-US"/>
        </w:rPr>
      </w:pPr>
      <w:r w:rsidRPr="006318E8">
        <w:rPr>
          <w:rFonts w:ascii="Book Antiqua" w:hAnsi="Book Antiqua"/>
          <w:noProof w:val="0"/>
          <w:lang w:val="en-US"/>
        </w:rPr>
        <w:tab/>
        <w:t>The format of the message is service-type dependent. (R, W) (mandatory) (25N bytes)</w:t>
      </w:r>
    </w:p>
    <w:p w14:paraId="62647AA7" w14:textId="1E348109"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Configuration Portal Result: </w:t>
      </w:r>
      <w:r w:rsidRPr="006318E8">
        <w:rPr>
          <w:rFonts w:ascii="Book Antiqua" w:hAnsi="Book Antiqua"/>
          <w:noProof w:val="0"/>
          <w:lang w:val="en-US"/>
        </w:rPr>
        <w:t xml:space="preserve">This attribute reports the status of the service reading the configuration information via the Configuration Portal. </w:t>
      </w:r>
      <w:r w:rsidR="00FC200D">
        <w:rPr>
          <w:rFonts w:ascii="Book Antiqua" w:hAnsi="Book Antiqua"/>
          <w:noProof w:val="0"/>
          <w:lang w:val="en-US"/>
        </w:rPr>
        <w:t xml:space="preserve">The code points are: </w:t>
      </w:r>
      <w:r w:rsidRPr="006318E8">
        <w:rPr>
          <w:rFonts w:ascii="Book Antiqua" w:hAnsi="Book Antiqua"/>
          <w:noProof w:val="0"/>
          <w:lang w:val="en-US"/>
        </w:rPr>
        <w:t>0 indicates not read, 1 indicates read</w:t>
      </w:r>
      <w:r w:rsidR="00FC200D">
        <w:rPr>
          <w:rFonts w:ascii="Book Antiqua" w:hAnsi="Book Antiqua"/>
          <w:noProof w:val="0"/>
          <w:lang w:val="en-US"/>
        </w:rPr>
        <w:t>,</w:t>
      </w:r>
      <w:r w:rsidRPr="006318E8">
        <w:rPr>
          <w:rFonts w:ascii="Book Antiqua" w:hAnsi="Book Antiqua"/>
          <w:noProof w:val="0"/>
          <w:lang w:val="en-US"/>
        </w:rPr>
        <w:t xml:space="preserve"> and 2 indicates an internal error on read. The ONT sets the value to 1 or 2 after the Configuration Portal Update Available is set to non-zero and after it has read the data in the Configuration Portal.  The ONT sets the value to 0 after it reads the Configuration Portal Update </w:t>
      </w:r>
      <w:r w:rsidR="00E03583" w:rsidRPr="006318E8">
        <w:rPr>
          <w:rFonts w:ascii="Book Antiqua" w:hAnsi="Book Antiqua"/>
          <w:noProof w:val="0"/>
          <w:lang w:val="en-US"/>
        </w:rPr>
        <w:t>Available attribute is zero. (R, W) (mandatory)</w:t>
      </w:r>
      <w:r w:rsidRPr="006318E8">
        <w:rPr>
          <w:rFonts w:ascii="Book Antiqua" w:hAnsi="Book Antiqua"/>
          <w:noProof w:val="0"/>
          <w:lang w:val="en-US"/>
        </w:rPr>
        <w:t xml:space="preserve"> (1 byte).</w:t>
      </w:r>
    </w:p>
    <w:p w14:paraId="43C2507A" w14:textId="2860FBDC"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Status Message Available</w:t>
      </w:r>
      <w:r w:rsidRPr="006318E8">
        <w:rPr>
          <w:rFonts w:ascii="Book Antiqua" w:hAnsi="Book Antiqua"/>
          <w:noProof w:val="0"/>
          <w:lang w:val="en-US"/>
        </w:rPr>
        <w:t xml:space="preserve"> This attribute indicates to the OLT that new data is available in the Status Message. The default value is 0. The ONT sets the attribute to N to indicate that the first N bytes of the Status Message contain new data and should occur only when the Status Message Result attribute is zero. The ONT sets the attribute to 0 after it reads the Status Message Result attribute having a non-zero value. (R, W), (mandatory) (2 bytes)</w:t>
      </w:r>
    </w:p>
    <w:p w14:paraId="329E63A8" w14:textId="6CAF843E" w:rsidR="0028484E"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Status Message: </w:t>
      </w:r>
    </w:p>
    <w:p w14:paraId="6B91C3E8" w14:textId="77777777" w:rsidR="0028484E" w:rsidRPr="0028484E" w:rsidRDefault="0028484E" w:rsidP="0028484E">
      <w:pPr>
        <w:pStyle w:val="Attribute"/>
        <w:jc w:val="both"/>
        <w:rPr>
          <w:rFonts w:ascii="Book Antiqua" w:hAnsi="Book Antiqua"/>
        </w:rPr>
      </w:pPr>
      <w:r>
        <w:rPr>
          <w:rFonts w:ascii="Book Antiqua" w:hAnsi="Book Antiqua"/>
          <w:b/>
          <w:noProof w:val="0"/>
          <w:lang w:val="en-US"/>
        </w:rPr>
        <w:tab/>
      </w:r>
      <w:r w:rsidRPr="0028484E">
        <w:rPr>
          <w:rFonts w:ascii="Book Antiqua" w:hAnsi="Book Antiqua"/>
        </w:rPr>
        <w:t>This attribute contains status information about the service. The format of the message is service-type dependent</w:t>
      </w:r>
      <w:r w:rsidRPr="00CE6411">
        <w:rPr>
          <w:rFonts w:ascii="Book Antiqua" w:hAnsi="Book Antiqua"/>
        </w:rPr>
        <w:t>. The format of the message is a TLV based set of content that is service-type dependent.  The expected format of the content is zero or more TLVs of the form:</w:t>
      </w:r>
      <w:r w:rsidRPr="0028484E">
        <w:rPr>
          <w:rFonts w:ascii="Book Antiqua" w:hAnsi="Book Antiqua"/>
        </w:rPr>
        <w:t xml:space="preserve"> </w:t>
      </w:r>
    </w:p>
    <w:p w14:paraId="52159BA2" w14:textId="77777777" w:rsidR="0028484E" w:rsidRPr="00CE6411" w:rsidRDefault="0028484E" w:rsidP="0028484E">
      <w:pPr>
        <w:ind w:left="720" w:firstLine="720"/>
        <w:rPr>
          <w:rFonts w:ascii="Book Antiqua" w:hAnsi="Book Antiqua"/>
          <w:sz w:val="22"/>
          <w:szCs w:val="22"/>
        </w:rPr>
      </w:pPr>
    </w:p>
    <w:p w14:paraId="2200758A" w14:textId="77777777" w:rsidR="0028484E" w:rsidRPr="00CE6411" w:rsidRDefault="0028484E" w:rsidP="00635AB1">
      <w:pPr>
        <w:pStyle w:val="ListParagraph"/>
        <w:numPr>
          <w:ilvl w:val="3"/>
          <w:numId w:val="25"/>
        </w:numPr>
        <w:spacing w:after="160" w:line="259" w:lineRule="auto"/>
        <w:rPr>
          <w:rFonts w:ascii="Book Antiqua" w:hAnsi="Book Antiqua"/>
          <w:sz w:val="22"/>
          <w:szCs w:val="22"/>
        </w:rPr>
      </w:pPr>
      <w:r w:rsidRPr="00CE6411">
        <w:rPr>
          <w:rFonts w:ascii="Book Antiqua" w:hAnsi="Book Antiqua"/>
          <w:sz w:val="22"/>
          <w:szCs w:val="22"/>
        </w:rPr>
        <w:t>byte offset 0..1 : tag  class identifier</w:t>
      </w:r>
    </w:p>
    <w:p w14:paraId="06A9E0E4" w14:textId="77777777" w:rsidR="0028484E" w:rsidRPr="00CE6411" w:rsidRDefault="0028484E" w:rsidP="00635AB1">
      <w:pPr>
        <w:pStyle w:val="ListParagraph"/>
        <w:numPr>
          <w:ilvl w:val="3"/>
          <w:numId w:val="25"/>
        </w:numPr>
        <w:spacing w:after="160" w:line="259" w:lineRule="auto"/>
        <w:rPr>
          <w:rFonts w:ascii="Book Antiqua" w:hAnsi="Book Antiqua"/>
          <w:sz w:val="22"/>
          <w:szCs w:val="22"/>
        </w:rPr>
      </w:pPr>
      <w:r w:rsidRPr="00CE6411">
        <w:rPr>
          <w:rFonts w:ascii="Book Antiqua" w:hAnsi="Book Antiqua"/>
          <w:sz w:val="22"/>
          <w:szCs w:val="22"/>
        </w:rPr>
        <w:t>byte offset 2..3 : tag item identifier</w:t>
      </w:r>
    </w:p>
    <w:p w14:paraId="3E252F52" w14:textId="77777777" w:rsidR="0028484E" w:rsidRPr="00CE6411" w:rsidRDefault="0028484E" w:rsidP="00635AB1">
      <w:pPr>
        <w:pStyle w:val="ListParagraph"/>
        <w:numPr>
          <w:ilvl w:val="3"/>
          <w:numId w:val="25"/>
        </w:numPr>
        <w:spacing w:after="160" w:line="259" w:lineRule="auto"/>
        <w:rPr>
          <w:rFonts w:ascii="Book Antiqua" w:hAnsi="Book Antiqua"/>
          <w:sz w:val="22"/>
          <w:szCs w:val="22"/>
        </w:rPr>
      </w:pPr>
      <w:r w:rsidRPr="00CE6411">
        <w:rPr>
          <w:rFonts w:ascii="Book Antiqua" w:hAnsi="Book Antiqua"/>
          <w:sz w:val="22"/>
          <w:szCs w:val="22"/>
        </w:rPr>
        <w:t>byte offset 4..5 : content length</w:t>
      </w:r>
    </w:p>
    <w:p w14:paraId="339521E0" w14:textId="77777777" w:rsidR="0028484E" w:rsidRPr="00CE6411" w:rsidRDefault="0028484E" w:rsidP="00635AB1">
      <w:pPr>
        <w:pStyle w:val="ListParagraph"/>
        <w:numPr>
          <w:ilvl w:val="3"/>
          <w:numId w:val="25"/>
        </w:numPr>
        <w:spacing w:after="0"/>
        <w:contextualSpacing w:val="0"/>
        <w:rPr>
          <w:rFonts w:ascii="Book Antiqua" w:hAnsi="Book Antiqua"/>
          <w:sz w:val="22"/>
          <w:szCs w:val="22"/>
        </w:rPr>
      </w:pPr>
      <w:r w:rsidRPr="00CE6411">
        <w:rPr>
          <w:rFonts w:ascii="Book Antiqua" w:hAnsi="Book Antiqua"/>
          <w:sz w:val="22"/>
          <w:szCs w:val="22"/>
        </w:rPr>
        <w:t>byte offset 6..N : information content</w:t>
      </w:r>
    </w:p>
    <w:p w14:paraId="7B4153FB" w14:textId="77777777" w:rsidR="0028484E" w:rsidRPr="0028484E" w:rsidRDefault="0028484E" w:rsidP="0028484E">
      <w:pPr>
        <w:ind w:left="720"/>
      </w:pPr>
    </w:p>
    <w:p w14:paraId="143FBA93" w14:textId="3B092ADB" w:rsidR="0028484E" w:rsidRPr="00CE6411" w:rsidRDefault="0028484E" w:rsidP="0028484E">
      <w:pPr>
        <w:ind w:left="2160"/>
        <w:rPr>
          <w:rFonts w:ascii="Book Antiqua" w:hAnsi="Book Antiqua"/>
          <w:sz w:val="24"/>
          <w:szCs w:val="24"/>
        </w:rPr>
      </w:pPr>
      <w:r w:rsidRPr="00CE6411">
        <w:rPr>
          <w:rFonts w:ascii="Book Antiqua" w:hAnsi="Book Antiqua"/>
          <w:sz w:val="24"/>
          <w:szCs w:val="24"/>
        </w:rPr>
        <w:t xml:space="preserve">The OLT shall be able to ignore unknown tag class/item content and skip over it to the next potentially interpretable TLV.  The following </w:t>
      </w:r>
      <w:r w:rsidR="00CE6411">
        <w:rPr>
          <w:rFonts w:ascii="Book Antiqua" w:hAnsi="Book Antiqua"/>
          <w:sz w:val="24"/>
          <w:szCs w:val="24"/>
        </w:rPr>
        <w:t>tag classes</w:t>
      </w:r>
      <w:r w:rsidRPr="00CE6411">
        <w:rPr>
          <w:rFonts w:ascii="Book Antiqua" w:hAnsi="Book Antiqua"/>
          <w:sz w:val="24"/>
          <w:szCs w:val="24"/>
        </w:rPr>
        <w:t xml:space="preserve"> are defined:</w:t>
      </w:r>
    </w:p>
    <w:p w14:paraId="56B7A5ED" w14:textId="77777777" w:rsidR="0028484E" w:rsidRDefault="0028484E" w:rsidP="00635AB1">
      <w:pPr>
        <w:pStyle w:val="ListParagraph"/>
        <w:numPr>
          <w:ilvl w:val="1"/>
          <w:numId w:val="24"/>
        </w:numPr>
        <w:spacing w:after="0"/>
        <w:ind w:left="2880"/>
        <w:contextualSpacing w:val="0"/>
        <w:rPr>
          <w:sz w:val="22"/>
          <w:szCs w:val="22"/>
        </w:rPr>
      </w:pPr>
      <w:r w:rsidRPr="00CE6411">
        <w:rPr>
          <w:sz w:val="22"/>
          <w:szCs w:val="22"/>
        </w:rPr>
        <w:t>Tag class 0x0000 – Common Definition Class.  Utilized for items of general and interoperable use.</w:t>
      </w:r>
    </w:p>
    <w:p w14:paraId="0DCDB286" w14:textId="709F7D4D" w:rsidR="00547C94" w:rsidRPr="00CE6411" w:rsidRDefault="00547C94" w:rsidP="00635AB1">
      <w:pPr>
        <w:pStyle w:val="ListParagraph"/>
        <w:numPr>
          <w:ilvl w:val="1"/>
          <w:numId w:val="24"/>
        </w:numPr>
        <w:spacing w:after="0"/>
        <w:ind w:left="2880"/>
        <w:contextualSpacing w:val="0"/>
        <w:rPr>
          <w:sz w:val="22"/>
          <w:szCs w:val="22"/>
        </w:rPr>
      </w:pPr>
      <w:r>
        <w:rPr>
          <w:sz w:val="22"/>
          <w:szCs w:val="22"/>
        </w:rPr>
        <w:t>Other tag class code points are reserved.</w:t>
      </w:r>
    </w:p>
    <w:p w14:paraId="68A55981" w14:textId="196D505D" w:rsidR="0028484E" w:rsidRDefault="00CE6411" w:rsidP="000318F4">
      <w:pPr>
        <w:pStyle w:val="Attribute"/>
        <w:jc w:val="both"/>
        <w:rPr>
          <w:rFonts w:ascii="Book Antiqua" w:hAnsi="Book Antiqua"/>
          <w:noProof w:val="0"/>
          <w:lang w:val="en-US"/>
        </w:rPr>
      </w:pPr>
      <w:r>
        <w:rPr>
          <w:rFonts w:ascii="Book Antiqua" w:hAnsi="Book Antiqua"/>
          <w:b/>
          <w:noProof w:val="0"/>
          <w:lang w:val="en-US"/>
        </w:rPr>
        <w:tab/>
      </w:r>
      <w:r w:rsidRPr="00263280">
        <w:rPr>
          <w:rFonts w:ascii="Book Antiqua" w:hAnsi="Book Antiqua"/>
          <w:noProof w:val="0"/>
          <w:lang w:val="en-US"/>
        </w:rPr>
        <w:t>T</w:t>
      </w:r>
      <w:r w:rsidR="00263280">
        <w:rPr>
          <w:rFonts w:ascii="Book Antiqua" w:hAnsi="Book Antiqua"/>
          <w:noProof w:val="0"/>
          <w:lang w:val="en-US"/>
        </w:rPr>
        <w:t>he t</w:t>
      </w:r>
      <w:r w:rsidRPr="00263280">
        <w:rPr>
          <w:rFonts w:ascii="Book Antiqua" w:hAnsi="Book Antiqua"/>
          <w:noProof w:val="0"/>
          <w:lang w:val="en-US"/>
        </w:rPr>
        <w:t>ag item i</w:t>
      </w:r>
      <w:r w:rsidR="00263280">
        <w:rPr>
          <w:rFonts w:ascii="Book Antiqua" w:hAnsi="Book Antiqua"/>
          <w:noProof w:val="0"/>
          <w:lang w:val="en-US"/>
        </w:rPr>
        <w:t>dentifiers, which are service-specific, are summarized in the following table.</w:t>
      </w:r>
    </w:p>
    <w:p w14:paraId="7415422C" w14:textId="77777777" w:rsidR="002777DD" w:rsidRPr="00263280" w:rsidRDefault="002777DD" w:rsidP="000318F4">
      <w:pPr>
        <w:pStyle w:val="Attribute"/>
        <w:jc w:val="both"/>
        <w:rPr>
          <w:rFonts w:ascii="Book Antiqua" w:hAnsi="Book Antiqua"/>
          <w:noProof w:val="0"/>
          <w:lang w:val="en-US"/>
        </w:rPr>
      </w:pPr>
    </w:p>
    <w:tbl>
      <w:tblPr>
        <w:tblStyle w:val="TableGrid"/>
        <w:tblW w:w="0" w:type="auto"/>
        <w:tblInd w:w="2155" w:type="dxa"/>
        <w:tblLook w:val="04A0" w:firstRow="1" w:lastRow="0" w:firstColumn="1" w:lastColumn="0" w:noHBand="0" w:noVBand="1"/>
      </w:tblPr>
      <w:tblGrid>
        <w:gridCol w:w="1135"/>
        <w:gridCol w:w="5340"/>
      </w:tblGrid>
      <w:tr w:rsidR="00263280" w:rsidRPr="008D2E8D" w14:paraId="3C6A6B25" w14:textId="77777777" w:rsidTr="00C270C1">
        <w:tc>
          <w:tcPr>
            <w:tcW w:w="1135" w:type="dxa"/>
          </w:tcPr>
          <w:p w14:paraId="5A956FB8" w14:textId="77777777" w:rsidR="00263280" w:rsidRPr="008D2E8D" w:rsidRDefault="00263280" w:rsidP="002777DD">
            <w:pPr>
              <w:spacing w:after="0"/>
              <w:rPr>
                <w:rFonts w:asciiTheme="minorHAnsi" w:hAnsiTheme="minorHAnsi" w:cstheme="minorHAnsi"/>
                <w:b/>
                <w:sz w:val="24"/>
                <w:szCs w:val="24"/>
              </w:rPr>
            </w:pPr>
            <w:r w:rsidRPr="008D2E8D">
              <w:rPr>
                <w:rFonts w:asciiTheme="minorHAnsi" w:hAnsiTheme="minorHAnsi" w:cstheme="minorHAnsi"/>
                <w:b/>
                <w:sz w:val="24"/>
                <w:szCs w:val="24"/>
              </w:rPr>
              <w:t>Tag item identifier</w:t>
            </w:r>
          </w:p>
        </w:tc>
        <w:tc>
          <w:tcPr>
            <w:tcW w:w="5340" w:type="dxa"/>
          </w:tcPr>
          <w:p w14:paraId="31EBC17B" w14:textId="77777777" w:rsidR="00263280" w:rsidRPr="008D2E8D" w:rsidRDefault="00263280" w:rsidP="002777DD">
            <w:pPr>
              <w:spacing w:after="0"/>
              <w:jc w:val="center"/>
              <w:rPr>
                <w:rFonts w:asciiTheme="minorHAnsi" w:hAnsiTheme="minorHAnsi" w:cstheme="minorHAnsi"/>
                <w:b/>
                <w:sz w:val="24"/>
                <w:szCs w:val="24"/>
              </w:rPr>
            </w:pPr>
            <w:r w:rsidRPr="008D2E8D">
              <w:rPr>
                <w:rFonts w:asciiTheme="minorHAnsi" w:hAnsiTheme="minorHAnsi" w:cstheme="minorHAnsi"/>
                <w:b/>
                <w:sz w:val="24"/>
                <w:szCs w:val="24"/>
              </w:rPr>
              <w:t>Semantics</w:t>
            </w:r>
          </w:p>
        </w:tc>
      </w:tr>
      <w:tr w:rsidR="00263280" w14:paraId="105F666E" w14:textId="77777777" w:rsidTr="00C270C1">
        <w:tc>
          <w:tcPr>
            <w:tcW w:w="1135" w:type="dxa"/>
          </w:tcPr>
          <w:p w14:paraId="599D2DA7" w14:textId="77777777" w:rsidR="00263280" w:rsidRDefault="00263280" w:rsidP="002777DD">
            <w:r>
              <w:t>0x0001</w:t>
            </w:r>
          </w:p>
        </w:tc>
        <w:tc>
          <w:tcPr>
            <w:tcW w:w="5340" w:type="dxa"/>
          </w:tcPr>
          <w:p w14:paraId="7DED36E2" w14:textId="77777777" w:rsidR="00263280" w:rsidRDefault="00263280" w:rsidP="002777DD">
            <w:r>
              <w:t>SFF INF-8077i MSA serial ID data -- Serial address A0H upper memory table 01H, bytes 128-255.</w:t>
            </w:r>
          </w:p>
        </w:tc>
      </w:tr>
      <w:tr w:rsidR="00263280" w14:paraId="08AC87CF" w14:textId="77777777" w:rsidTr="00C270C1">
        <w:tc>
          <w:tcPr>
            <w:tcW w:w="1135" w:type="dxa"/>
          </w:tcPr>
          <w:p w14:paraId="36E933D9" w14:textId="77777777" w:rsidR="00263280" w:rsidRDefault="00263280" w:rsidP="002777DD">
            <w:r>
              <w:t>0x0002</w:t>
            </w:r>
          </w:p>
        </w:tc>
        <w:tc>
          <w:tcPr>
            <w:tcW w:w="5340" w:type="dxa"/>
          </w:tcPr>
          <w:p w14:paraId="2B76D3EA" w14:textId="77777777" w:rsidR="00263280" w:rsidRDefault="00263280" w:rsidP="002777DD">
            <w:r>
              <w:t>SFF INF-8077i Digital diagnostic – Serial address</w:t>
            </w:r>
            <w:r w:rsidRPr="0028484E">
              <w:t xml:space="preserve"> </w:t>
            </w:r>
            <w:r>
              <w:t>A0H lower memory table, bytes 0-118.</w:t>
            </w:r>
          </w:p>
        </w:tc>
      </w:tr>
      <w:tr w:rsidR="00263280" w14:paraId="7B66A1AA" w14:textId="77777777" w:rsidTr="00C270C1">
        <w:tc>
          <w:tcPr>
            <w:tcW w:w="1135" w:type="dxa"/>
          </w:tcPr>
          <w:p w14:paraId="5DE2D4D5" w14:textId="77777777" w:rsidR="00263280" w:rsidRDefault="00263280" w:rsidP="002777DD">
            <w:r>
              <w:t>0x0003</w:t>
            </w:r>
          </w:p>
        </w:tc>
        <w:tc>
          <w:tcPr>
            <w:tcW w:w="5340" w:type="dxa"/>
          </w:tcPr>
          <w:p w14:paraId="620BD7E7" w14:textId="77777777" w:rsidR="00263280" w:rsidRDefault="00263280" w:rsidP="002777DD">
            <w:r>
              <w:t>SFF INF-8077i User EEPROM data – Serial address A0H upper memory map table 02H, bytes 128-255.</w:t>
            </w:r>
          </w:p>
        </w:tc>
      </w:tr>
      <w:tr w:rsidR="00263280" w14:paraId="0010E19D" w14:textId="77777777" w:rsidTr="00C270C1">
        <w:tc>
          <w:tcPr>
            <w:tcW w:w="1135" w:type="dxa"/>
          </w:tcPr>
          <w:p w14:paraId="2B54F46A" w14:textId="77777777" w:rsidR="00263280" w:rsidRDefault="00263280" w:rsidP="002777DD">
            <w:r>
              <w:t>0x0004</w:t>
            </w:r>
          </w:p>
        </w:tc>
        <w:tc>
          <w:tcPr>
            <w:tcW w:w="5340" w:type="dxa"/>
          </w:tcPr>
          <w:p w14:paraId="75315182" w14:textId="77777777" w:rsidR="00263280" w:rsidRDefault="00263280" w:rsidP="002777DD">
            <w:r>
              <w:t>SFF-8472 MSA serial ID data – Serial address A0H, bytes 0-95.</w:t>
            </w:r>
          </w:p>
        </w:tc>
      </w:tr>
      <w:tr w:rsidR="00263280" w14:paraId="1AA140F0" w14:textId="77777777" w:rsidTr="00C270C1">
        <w:tc>
          <w:tcPr>
            <w:tcW w:w="1135" w:type="dxa"/>
          </w:tcPr>
          <w:p w14:paraId="22AC0167" w14:textId="77777777" w:rsidR="00263280" w:rsidRDefault="00263280" w:rsidP="002777DD">
            <w:r>
              <w:t>0x0005</w:t>
            </w:r>
          </w:p>
        </w:tc>
        <w:tc>
          <w:tcPr>
            <w:tcW w:w="5340" w:type="dxa"/>
          </w:tcPr>
          <w:p w14:paraId="3BBE9D31" w14:textId="77777777" w:rsidR="00263280" w:rsidRDefault="00263280" w:rsidP="002777DD">
            <w:r>
              <w:t>SFF-8472 Digital diagnostic – Serial address A2H, bytes 0-119.</w:t>
            </w:r>
          </w:p>
        </w:tc>
      </w:tr>
      <w:tr w:rsidR="00263280" w14:paraId="6B59D1D5" w14:textId="77777777" w:rsidTr="00C270C1">
        <w:tc>
          <w:tcPr>
            <w:tcW w:w="1135" w:type="dxa"/>
          </w:tcPr>
          <w:p w14:paraId="3744EC63" w14:textId="77777777" w:rsidR="00263280" w:rsidRDefault="00263280" w:rsidP="002777DD">
            <w:r>
              <w:t>0x0006</w:t>
            </w:r>
          </w:p>
        </w:tc>
        <w:tc>
          <w:tcPr>
            <w:tcW w:w="5340" w:type="dxa"/>
          </w:tcPr>
          <w:p w14:paraId="6A2D6A74" w14:textId="77777777" w:rsidR="00263280" w:rsidRDefault="00263280" w:rsidP="002777DD">
            <w:r>
              <w:t>SFF-8472 Vendor specific data – Serial address A0H, bytes 96-127.</w:t>
            </w:r>
          </w:p>
        </w:tc>
      </w:tr>
      <w:tr w:rsidR="00263280" w14:paraId="4F3CEF2E" w14:textId="77777777" w:rsidTr="00C270C1">
        <w:tc>
          <w:tcPr>
            <w:tcW w:w="1135" w:type="dxa"/>
          </w:tcPr>
          <w:p w14:paraId="6FD3D595" w14:textId="77777777" w:rsidR="00263280" w:rsidRDefault="00263280" w:rsidP="002777DD">
            <w:r>
              <w:t>0x0007</w:t>
            </w:r>
          </w:p>
        </w:tc>
        <w:tc>
          <w:tcPr>
            <w:tcW w:w="5340" w:type="dxa"/>
          </w:tcPr>
          <w:p w14:paraId="2CB5A30D" w14:textId="77777777" w:rsidR="00263280" w:rsidRDefault="00263280" w:rsidP="002777DD">
            <w:r>
              <w:t>Pluggable transceiver module Supplier</w:t>
            </w:r>
            <w:r w:rsidRPr="0028484E">
              <w:t xml:space="preserve"> name, </w:t>
            </w:r>
            <w:r>
              <w:t>ASCII</w:t>
            </w:r>
            <w:r w:rsidRPr="0028484E">
              <w:t xml:space="preserve"> format</w:t>
            </w:r>
            <w:r>
              <w:t>.</w:t>
            </w:r>
          </w:p>
        </w:tc>
      </w:tr>
      <w:tr w:rsidR="00263280" w14:paraId="3BC19656" w14:textId="77777777" w:rsidTr="00C270C1">
        <w:tc>
          <w:tcPr>
            <w:tcW w:w="1135" w:type="dxa"/>
          </w:tcPr>
          <w:p w14:paraId="6FB0A029" w14:textId="77777777" w:rsidR="00263280" w:rsidRDefault="00263280" w:rsidP="002777DD">
            <w:r>
              <w:t>0x0008</w:t>
            </w:r>
          </w:p>
        </w:tc>
        <w:tc>
          <w:tcPr>
            <w:tcW w:w="5340" w:type="dxa"/>
          </w:tcPr>
          <w:p w14:paraId="65FD26AD" w14:textId="77777777" w:rsidR="00263280" w:rsidRDefault="00263280" w:rsidP="002777DD">
            <w:r>
              <w:t>PTM Supplier</w:t>
            </w:r>
            <w:r w:rsidRPr="0028484E">
              <w:t xml:space="preserve"> part number, </w:t>
            </w:r>
            <w:r>
              <w:t>ASCII</w:t>
            </w:r>
            <w:r w:rsidRPr="0028484E">
              <w:t xml:space="preserve"> format</w:t>
            </w:r>
            <w:r>
              <w:t>.</w:t>
            </w:r>
          </w:p>
        </w:tc>
      </w:tr>
      <w:tr w:rsidR="00263280" w14:paraId="52BD877F" w14:textId="77777777" w:rsidTr="00C270C1">
        <w:tc>
          <w:tcPr>
            <w:tcW w:w="1135" w:type="dxa"/>
          </w:tcPr>
          <w:p w14:paraId="0CB132C5" w14:textId="77777777" w:rsidR="00263280" w:rsidRDefault="00263280" w:rsidP="002777DD">
            <w:r>
              <w:t>0x0009</w:t>
            </w:r>
          </w:p>
        </w:tc>
        <w:tc>
          <w:tcPr>
            <w:tcW w:w="5340" w:type="dxa"/>
          </w:tcPr>
          <w:p w14:paraId="04F554A9" w14:textId="15A46573" w:rsidR="00263280" w:rsidRDefault="00263280" w:rsidP="002777DD">
            <w:r>
              <w:t xml:space="preserve">PTM OEM name, ASCII format. </w:t>
            </w:r>
          </w:p>
        </w:tc>
      </w:tr>
      <w:tr w:rsidR="00263280" w14:paraId="5DC210D4" w14:textId="77777777" w:rsidTr="00C270C1">
        <w:tc>
          <w:tcPr>
            <w:tcW w:w="1135" w:type="dxa"/>
          </w:tcPr>
          <w:p w14:paraId="4C040481" w14:textId="77777777" w:rsidR="00263280" w:rsidRDefault="00263280" w:rsidP="002777DD">
            <w:r>
              <w:t>0x000A</w:t>
            </w:r>
          </w:p>
        </w:tc>
        <w:tc>
          <w:tcPr>
            <w:tcW w:w="5340" w:type="dxa"/>
          </w:tcPr>
          <w:p w14:paraId="512D9BE2" w14:textId="58C78572" w:rsidR="00263280" w:rsidRDefault="00263280" w:rsidP="002777DD">
            <w:r>
              <w:t xml:space="preserve">PTM OEM part number, ASCII format. </w:t>
            </w:r>
          </w:p>
        </w:tc>
      </w:tr>
      <w:tr w:rsidR="00263280" w14:paraId="78600125" w14:textId="77777777" w:rsidTr="00C270C1">
        <w:tc>
          <w:tcPr>
            <w:tcW w:w="1135" w:type="dxa"/>
          </w:tcPr>
          <w:p w14:paraId="790C8C26" w14:textId="77777777" w:rsidR="00263280" w:rsidRDefault="00263280" w:rsidP="002777DD">
            <w:r>
              <w:t>0x000B</w:t>
            </w:r>
          </w:p>
        </w:tc>
        <w:tc>
          <w:tcPr>
            <w:tcW w:w="5340" w:type="dxa"/>
          </w:tcPr>
          <w:p w14:paraId="716986A9" w14:textId="77777777" w:rsidR="00263280" w:rsidRDefault="00263280" w:rsidP="002777DD">
            <w:r w:rsidRPr="0028484E">
              <w:t xml:space="preserve">Informational Text, </w:t>
            </w:r>
            <w:r>
              <w:t>ASCII</w:t>
            </w:r>
            <w:r w:rsidRPr="0028484E">
              <w:t xml:space="preserve"> format.  For use by the </w:t>
            </w:r>
            <w:r>
              <w:t>ONT</w:t>
            </w:r>
            <w:r w:rsidRPr="0028484E">
              <w:t xml:space="preserve"> to provide opaque printable text th</w:t>
            </w:r>
            <w:r>
              <w:t>at could be displayed by the North-bound interface</w:t>
            </w:r>
            <w:r w:rsidRPr="0028484E">
              <w:t>.</w:t>
            </w:r>
          </w:p>
        </w:tc>
      </w:tr>
      <w:tr w:rsidR="00C270C1" w14:paraId="40CC6F23" w14:textId="77777777" w:rsidTr="00C270C1">
        <w:trPr>
          <w:ins w:id="100" w:author="Author"/>
        </w:trPr>
        <w:tc>
          <w:tcPr>
            <w:tcW w:w="1135" w:type="dxa"/>
          </w:tcPr>
          <w:p w14:paraId="181BA716" w14:textId="1FE919B3" w:rsidR="00C270C1" w:rsidRDefault="00C270C1" w:rsidP="00C270C1">
            <w:pPr>
              <w:rPr>
                <w:ins w:id="101" w:author="Author"/>
              </w:rPr>
            </w:pPr>
            <w:ins w:id="102" w:author="Author">
              <w:r>
                <w:t>0x000C</w:t>
              </w:r>
            </w:ins>
          </w:p>
        </w:tc>
        <w:tc>
          <w:tcPr>
            <w:tcW w:w="5340" w:type="dxa"/>
          </w:tcPr>
          <w:p w14:paraId="4C8BB700" w14:textId="77777777" w:rsidR="00C270C1" w:rsidRDefault="00C270C1" w:rsidP="00C270C1">
            <w:pPr>
              <w:rPr>
                <w:ins w:id="103" w:author="Author"/>
              </w:rPr>
            </w:pPr>
            <w:ins w:id="104" w:author="Author">
              <w:r>
                <w:t>Error Code – 2 byte code point</w:t>
              </w:r>
            </w:ins>
          </w:p>
          <w:p w14:paraId="26F86613" w14:textId="77777777" w:rsidR="00C270C1" w:rsidRDefault="00C270C1" w:rsidP="00635AB1">
            <w:pPr>
              <w:pStyle w:val="ListParagraph"/>
              <w:numPr>
                <w:ilvl w:val="0"/>
                <w:numId w:val="24"/>
              </w:numPr>
              <w:rPr>
                <w:ins w:id="105" w:author="Author"/>
              </w:rPr>
            </w:pPr>
            <w:ins w:id="106" w:author="Author">
              <w:r>
                <w:t>0 – ok /success</w:t>
              </w:r>
            </w:ins>
          </w:p>
          <w:p w14:paraId="2270B009" w14:textId="77777777" w:rsidR="00C270C1" w:rsidRDefault="00C270C1" w:rsidP="00635AB1">
            <w:pPr>
              <w:pStyle w:val="ListParagraph"/>
              <w:numPr>
                <w:ilvl w:val="0"/>
                <w:numId w:val="24"/>
              </w:numPr>
              <w:rPr>
                <w:ins w:id="107" w:author="Author"/>
              </w:rPr>
            </w:pPr>
            <w:ins w:id="108" w:author="Author">
              <w:r>
                <w:t>1 – processing error</w:t>
              </w:r>
            </w:ins>
          </w:p>
          <w:p w14:paraId="581E0789" w14:textId="77777777" w:rsidR="00C270C1" w:rsidRDefault="00C270C1" w:rsidP="00635AB1">
            <w:pPr>
              <w:pStyle w:val="ListParagraph"/>
              <w:numPr>
                <w:ilvl w:val="0"/>
                <w:numId w:val="24"/>
              </w:numPr>
              <w:rPr>
                <w:ins w:id="109" w:author="Author"/>
              </w:rPr>
            </w:pPr>
            <w:ins w:id="110" w:author="Author">
              <w:r>
                <w:t>2 – not supported</w:t>
              </w:r>
            </w:ins>
          </w:p>
          <w:p w14:paraId="1313EA70" w14:textId="77777777" w:rsidR="00C270C1" w:rsidRDefault="00C270C1" w:rsidP="00635AB1">
            <w:pPr>
              <w:pStyle w:val="ListParagraph"/>
              <w:numPr>
                <w:ilvl w:val="0"/>
                <w:numId w:val="24"/>
              </w:numPr>
              <w:rPr>
                <w:ins w:id="111" w:author="Author"/>
              </w:rPr>
            </w:pPr>
            <w:ins w:id="112" w:author="Author">
              <w:r>
                <w:t>3 – parameter error</w:t>
              </w:r>
            </w:ins>
          </w:p>
          <w:p w14:paraId="7E159217" w14:textId="77777777" w:rsidR="00C270C1" w:rsidRDefault="00C270C1" w:rsidP="00635AB1">
            <w:pPr>
              <w:pStyle w:val="ListParagraph"/>
              <w:numPr>
                <w:ilvl w:val="0"/>
                <w:numId w:val="24"/>
              </w:numPr>
              <w:rPr>
                <w:ins w:id="113" w:author="Author"/>
              </w:rPr>
            </w:pPr>
            <w:ins w:id="114" w:author="Author">
              <w:r>
                <w:t>4 – unknown attribute</w:t>
              </w:r>
            </w:ins>
          </w:p>
          <w:p w14:paraId="1C928088" w14:textId="77777777" w:rsidR="00C270C1" w:rsidRDefault="00C270C1" w:rsidP="00635AB1">
            <w:pPr>
              <w:pStyle w:val="ListParagraph"/>
              <w:numPr>
                <w:ilvl w:val="0"/>
                <w:numId w:val="24"/>
              </w:numPr>
              <w:rPr>
                <w:ins w:id="115" w:author="Author"/>
              </w:rPr>
            </w:pPr>
            <w:ins w:id="116" w:author="Author">
              <w:r>
                <w:t xml:space="preserve">5 – unknown attribute instance </w:t>
              </w:r>
            </w:ins>
          </w:p>
          <w:p w14:paraId="3B59A4C4" w14:textId="77777777" w:rsidR="00C270C1" w:rsidRDefault="00C270C1" w:rsidP="00635AB1">
            <w:pPr>
              <w:pStyle w:val="ListParagraph"/>
              <w:numPr>
                <w:ilvl w:val="0"/>
                <w:numId w:val="24"/>
              </w:numPr>
              <w:rPr>
                <w:ins w:id="117" w:author="Author"/>
              </w:rPr>
            </w:pPr>
            <w:ins w:id="118" w:author="Author">
              <w:r>
                <w:t>6 – device busy</w:t>
              </w:r>
            </w:ins>
          </w:p>
          <w:p w14:paraId="7912D85A" w14:textId="77777777" w:rsidR="00C270C1" w:rsidRDefault="00C270C1" w:rsidP="00635AB1">
            <w:pPr>
              <w:pStyle w:val="ListParagraph"/>
              <w:numPr>
                <w:ilvl w:val="0"/>
                <w:numId w:val="24"/>
              </w:numPr>
              <w:rPr>
                <w:ins w:id="119" w:author="Author"/>
              </w:rPr>
            </w:pPr>
            <w:ins w:id="120" w:author="Author">
              <w:r>
                <w:t>7 – instance exists</w:t>
              </w:r>
            </w:ins>
          </w:p>
          <w:p w14:paraId="6302FD23" w14:textId="77777777" w:rsidR="00C270C1" w:rsidRDefault="00C270C1" w:rsidP="00635AB1">
            <w:pPr>
              <w:pStyle w:val="ListParagraph"/>
              <w:numPr>
                <w:ilvl w:val="0"/>
                <w:numId w:val="24"/>
              </w:numPr>
              <w:rPr>
                <w:ins w:id="121" w:author="Author"/>
              </w:rPr>
            </w:pPr>
            <w:ins w:id="122" w:author="Author">
              <w:r>
                <w:t>8 – unsupported attribute value</w:t>
              </w:r>
            </w:ins>
          </w:p>
          <w:p w14:paraId="04B61F14" w14:textId="77777777" w:rsidR="00C270C1" w:rsidRDefault="00C270C1" w:rsidP="00635AB1">
            <w:pPr>
              <w:pStyle w:val="ListParagraph"/>
              <w:numPr>
                <w:ilvl w:val="0"/>
                <w:numId w:val="24"/>
              </w:numPr>
              <w:rPr>
                <w:ins w:id="123" w:author="Author"/>
              </w:rPr>
            </w:pPr>
            <w:ins w:id="124" w:author="Author">
              <w:r>
                <w:t>9 – attribute failed</w:t>
              </w:r>
            </w:ins>
          </w:p>
          <w:p w14:paraId="59D3034D" w14:textId="77777777" w:rsidR="00C270C1" w:rsidRDefault="00C270C1" w:rsidP="00635AB1">
            <w:pPr>
              <w:pStyle w:val="ListParagraph"/>
              <w:numPr>
                <w:ilvl w:val="0"/>
                <w:numId w:val="24"/>
              </w:numPr>
              <w:rPr>
                <w:ins w:id="125" w:author="Author"/>
              </w:rPr>
            </w:pPr>
            <w:ins w:id="126" w:author="Author">
              <w:r>
                <w:t>10 – action aborted</w:t>
              </w:r>
            </w:ins>
          </w:p>
          <w:p w14:paraId="0F32944A" w14:textId="77777777" w:rsidR="00C270C1" w:rsidRDefault="00C270C1" w:rsidP="00635AB1">
            <w:pPr>
              <w:pStyle w:val="ListParagraph"/>
              <w:numPr>
                <w:ilvl w:val="0"/>
                <w:numId w:val="24"/>
              </w:numPr>
              <w:rPr>
                <w:ins w:id="127" w:author="Author"/>
              </w:rPr>
            </w:pPr>
            <w:ins w:id="128" w:author="Author">
              <w:r>
                <w:t>11 – action in progress</w:t>
              </w:r>
            </w:ins>
          </w:p>
          <w:p w14:paraId="01B9A4C9" w14:textId="77777777" w:rsidR="00C270C1" w:rsidRDefault="00C270C1" w:rsidP="00635AB1">
            <w:pPr>
              <w:pStyle w:val="ListParagraph"/>
              <w:numPr>
                <w:ilvl w:val="0"/>
                <w:numId w:val="24"/>
              </w:numPr>
              <w:rPr>
                <w:ins w:id="129" w:author="Author"/>
              </w:rPr>
            </w:pPr>
            <w:ins w:id="130" w:author="Author">
              <w:r>
                <w:t>12 – remote failure</w:t>
              </w:r>
            </w:ins>
          </w:p>
          <w:p w14:paraId="77E5AA8A" w14:textId="49F354A9" w:rsidR="00C270C1" w:rsidRPr="00C270C1" w:rsidRDefault="00C270C1" w:rsidP="00635AB1">
            <w:pPr>
              <w:pStyle w:val="ListParagraph"/>
              <w:numPr>
                <w:ilvl w:val="0"/>
                <w:numId w:val="24"/>
              </w:numPr>
              <w:rPr>
                <w:ins w:id="131" w:author="Author"/>
              </w:rPr>
            </w:pPr>
            <w:ins w:id="132" w:author="Author">
              <w:r w:rsidRPr="00C270C1">
                <w:t>13 – local failure</w:t>
              </w:r>
            </w:ins>
          </w:p>
        </w:tc>
      </w:tr>
    </w:tbl>
    <w:p w14:paraId="2BCA9CDD" w14:textId="77777777" w:rsidR="00263280" w:rsidRDefault="00263280" w:rsidP="000318F4">
      <w:pPr>
        <w:pStyle w:val="Attribute"/>
        <w:jc w:val="both"/>
        <w:rPr>
          <w:rFonts w:ascii="Book Antiqua" w:hAnsi="Book Antiqua"/>
          <w:b/>
          <w:noProof w:val="0"/>
          <w:lang w:val="en-US"/>
        </w:rPr>
      </w:pPr>
    </w:p>
    <w:p w14:paraId="1096432C" w14:textId="1C4704D9" w:rsidR="000318F4" w:rsidRPr="006318E8" w:rsidRDefault="0028484E" w:rsidP="000318F4">
      <w:pPr>
        <w:pStyle w:val="Attribute"/>
        <w:jc w:val="both"/>
        <w:rPr>
          <w:rFonts w:ascii="Book Antiqua" w:hAnsi="Book Antiqua"/>
          <w:noProof w:val="0"/>
          <w:lang w:val="en-US"/>
        </w:rPr>
      </w:pPr>
      <w:r>
        <w:rPr>
          <w:rFonts w:ascii="Book Antiqua" w:hAnsi="Book Antiqua"/>
          <w:b/>
          <w:noProof w:val="0"/>
          <w:lang w:val="en-US"/>
        </w:rPr>
        <w:lastRenderedPageBreak/>
        <w:tab/>
      </w:r>
      <w:r w:rsidR="00176DB8" w:rsidRPr="006318E8">
        <w:t xml:space="preserve">The get, get next sequence must be used with this attribute since its size is unspecified. Upon ME instantiation, the ONU sets this attribute to 0. </w:t>
      </w:r>
      <w:r w:rsidR="00E03583" w:rsidRPr="006318E8">
        <w:rPr>
          <w:rFonts w:ascii="Book Antiqua" w:hAnsi="Book Antiqua"/>
          <w:noProof w:val="0"/>
          <w:lang w:val="en-US"/>
        </w:rPr>
        <w:t>(R) (mandatory)</w:t>
      </w:r>
      <w:r w:rsidR="000318F4" w:rsidRPr="006318E8">
        <w:rPr>
          <w:rFonts w:ascii="Book Antiqua" w:hAnsi="Book Antiqua"/>
          <w:noProof w:val="0"/>
          <w:lang w:val="en-US"/>
        </w:rPr>
        <w:t xml:space="preserve"> (x bytes)</w:t>
      </w:r>
    </w:p>
    <w:p w14:paraId="6F9BA335" w14:textId="3056E445"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 xml:space="preserve">Status Message Result: </w:t>
      </w:r>
      <w:r w:rsidRPr="006318E8">
        <w:rPr>
          <w:rFonts w:ascii="Book Antiqua" w:hAnsi="Book Antiqua"/>
          <w:noProof w:val="0"/>
          <w:lang w:val="en-US"/>
        </w:rPr>
        <w:t xml:space="preserve">This attribute reports the status of the OLT reading the Status Message. </w:t>
      </w:r>
      <w:r w:rsidR="000461C5">
        <w:rPr>
          <w:rFonts w:ascii="Book Antiqua" w:hAnsi="Book Antiqua"/>
          <w:noProof w:val="0"/>
          <w:lang w:val="en-US"/>
        </w:rPr>
        <w:t xml:space="preserve">The code points are: </w:t>
      </w:r>
      <w:r w:rsidRPr="006318E8">
        <w:rPr>
          <w:rFonts w:ascii="Book Antiqua" w:hAnsi="Book Antiqua"/>
          <w:noProof w:val="0"/>
          <w:lang w:val="en-US"/>
        </w:rPr>
        <w:t xml:space="preserve">0 indicates not read, 1 indicates read. The OLT sets the value to 1 after the Status Message Available is set to 1 and after it has read the data in the Status Message.  The OLT sets the value to 0 after it reads the Status Message </w:t>
      </w:r>
      <w:r w:rsidR="00E03583" w:rsidRPr="006318E8">
        <w:rPr>
          <w:rFonts w:ascii="Book Antiqua" w:hAnsi="Book Antiqua"/>
          <w:noProof w:val="0"/>
          <w:lang w:val="en-US"/>
        </w:rPr>
        <w:t>Available attribute is zero. (R, W)</w:t>
      </w:r>
      <w:r w:rsidRPr="006318E8">
        <w:rPr>
          <w:rFonts w:ascii="Book Antiqua" w:hAnsi="Book Antiqua"/>
          <w:noProof w:val="0"/>
          <w:lang w:val="en-US"/>
        </w:rPr>
        <w:t xml:space="preserve"> (mandatory) (1 byte).</w:t>
      </w:r>
    </w:p>
    <w:p w14:paraId="40D1193F" w14:textId="3A16D234"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Associated ME Class:</w:t>
      </w:r>
      <w:r w:rsidRPr="006318E8">
        <w:rPr>
          <w:rFonts w:ascii="Book Antiqua" w:hAnsi="Book Antiqua"/>
          <w:noProof w:val="0"/>
          <w:lang w:val="en-US"/>
        </w:rPr>
        <w:t xml:space="preserve"> This attribute identifies the ME class that thi</w:t>
      </w:r>
      <w:r w:rsidR="00E03583" w:rsidRPr="006318E8">
        <w:rPr>
          <w:rFonts w:ascii="Book Antiqua" w:hAnsi="Book Antiqua"/>
          <w:noProof w:val="0"/>
          <w:lang w:val="en-US"/>
        </w:rPr>
        <w:t>s ME is associated with. (R,</w:t>
      </w:r>
      <w:r w:rsidR="005F5223" w:rsidRPr="006318E8">
        <w:rPr>
          <w:rFonts w:ascii="Book Antiqua" w:hAnsi="Book Antiqua"/>
          <w:noProof w:val="0"/>
          <w:lang w:val="en-US"/>
        </w:rPr>
        <w:t xml:space="preserve"> </w:t>
      </w:r>
      <w:r w:rsidR="00E03583" w:rsidRPr="006318E8">
        <w:rPr>
          <w:rFonts w:ascii="Book Antiqua" w:hAnsi="Book Antiqua"/>
          <w:noProof w:val="0"/>
          <w:lang w:val="en-US"/>
        </w:rPr>
        <w:t>W)</w:t>
      </w:r>
      <w:r w:rsidRPr="006318E8">
        <w:rPr>
          <w:rFonts w:ascii="Book Antiqua" w:hAnsi="Book Antiqua"/>
          <w:noProof w:val="0"/>
          <w:lang w:val="en-US"/>
        </w:rPr>
        <w:t xml:space="preserve"> (mandatory) (2 bytes)</w:t>
      </w:r>
    </w:p>
    <w:p w14:paraId="30C25C6E" w14:textId="247133B7" w:rsidR="000318F4" w:rsidRPr="006318E8" w:rsidRDefault="000318F4" w:rsidP="000318F4">
      <w:pPr>
        <w:pStyle w:val="Attribute"/>
        <w:jc w:val="both"/>
        <w:rPr>
          <w:rFonts w:ascii="Book Antiqua" w:hAnsi="Book Antiqua"/>
          <w:noProof w:val="0"/>
          <w:lang w:val="en-US"/>
        </w:rPr>
      </w:pPr>
      <w:r w:rsidRPr="006318E8">
        <w:rPr>
          <w:rFonts w:ascii="Book Antiqua" w:hAnsi="Book Antiqua"/>
          <w:b/>
          <w:noProof w:val="0"/>
          <w:lang w:val="en-US"/>
        </w:rPr>
        <w:t>Associated ME Class Instance:</w:t>
      </w:r>
      <w:r w:rsidRPr="006318E8">
        <w:rPr>
          <w:rFonts w:ascii="Book Antiqua" w:hAnsi="Book Antiqua"/>
          <w:noProof w:val="0"/>
          <w:lang w:val="en-US"/>
        </w:rPr>
        <w:t xml:space="preserve"> This attribute identifies the </w:t>
      </w:r>
      <w:r w:rsidR="008A35E0">
        <w:rPr>
          <w:rFonts w:ascii="Book Antiqua" w:hAnsi="Book Antiqua"/>
          <w:noProof w:val="0"/>
          <w:lang w:val="en-US"/>
        </w:rPr>
        <w:t xml:space="preserve">MEID </w:t>
      </w:r>
      <w:r w:rsidRPr="006318E8">
        <w:rPr>
          <w:rFonts w:ascii="Book Antiqua" w:hAnsi="Book Antiqua"/>
          <w:noProof w:val="0"/>
          <w:lang w:val="en-US"/>
        </w:rPr>
        <w:t xml:space="preserve">of the </w:t>
      </w:r>
      <w:r w:rsidR="008A35E0">
        <w:rPr>
          <w:rFonts w:ascii="Book Antiqua" w:hAnsi="Book Antiqua"/>
          <w:noProof w:val="0"/>
          <w:lang w:val="en-US"/>
        </w:rPr>
        <w:t xml:space="preserve">member of the </w:t>
      </w:r>
      <w:r w:rsidRPr="006318E8">
        <w:rPr>
          <w:rFonts w:ascii="Book Antiqua" w:hAnsi="Book Antiqua"/>
          <w:noProof w:val="0"/>
          <w:lang w:val="en-US"/>
        </w:rPr>
        <w:t>Associated ME Class that this ME is associated with. (R, W) (mandatory) (2 bytes)</w:t>
      </w:r>
    </w:p>
    <w:p w14:paraId="5D387619" w14:textId="2DF5E291" w:rsidR="00C7755A" w:rsidRPr="006318E8" w:rsidRDefault="00C7755A" w:rsidP="00C7755A">
      <w:pPr>
        <w:pStyle w:val="Attribute"/>
        <w:jc w:val="both"/>
        <w:rPr>
          <w:rFonts w:ascii="Book Antiqua" w:hAnsi="Book Antiqua"/>
          <w:noProof w:val="0"/>
          <w:lang w:val="en-US"/>
        </w:rPr>
      </w:pPr>
    </w:p>
    <w:p w14:paraId="5A178D53" w14:textId="77777777" w:rsidR="00C7755A" w:rsidRPr="006318E8" w:rsidRDefault="00C7755A" w:rsidP="00C7755A">
      <w:pPr>
        <w:pStyle w:val="Headingi"/>
        <w:jc w:val="both"/>
        <w:rPr>
          <w:rFonts w:ascii="Book Antiqua" w:hAnsi="Book Antiqua"/>
        </w:rPr>
      </w:pPr>
      <w:r w:rsidRPr="006318E8">
        <w:rPr>
          <w:rFonts w:ascii="Book Antiqua" w:hAnsi="Book Antiqua"/>
        </w:rPr>
        <w:t>Actions</w:t>
      </w:r>
    </w:p>
    <w:p w14:paraId="549586BD" w14:textId="1CEC7A4A" w:rsidR="00C7755A" w:rsidRPr="006318E8" w:rsidRDefault="00977CB0" w:rsidP="00C7755A">
      <w:pPr>
        <w:pStyle w:val="Attribute"/>
        <w:jc w:val="both"/>
        <w:rPr>
          <w:rFonts w:ascii="Book Antiqua" w:hAnsi="Book Antiqua"/>
        </w:rPr>
      </w:pPr>
      <w:r w:rsidRPr="006318E8">
        <w:rPr>
          <w:rFonts w:ascii="Book Antiqua" w:hAnsi="Book Antiqua"/>
        </w:rPr>
        <w:t xml:space="preserve">Create, Delete, </w:t>
      </w:r>
      <w:r w:rsidR="00C7755A" w:rsidRPr="006318E8">
        <w:rPr>
          <w:rFonts w:ascii="Book Antiqua" w:hAnsi="Book Antiqua"/>
        </w:rPr>
        <w:t>Get, Set, Get Next, Set table</w:t>
      </w:r>
      <w:r w:rsidRPr="006318E8">
        <w:rPr>
          <w:rFonts w:ascii="Book Antiqua" w:hAnsi="Book Antiqua"/>
        </w:rPr>
        <w:t xml:space="preserve"> (optional)</w:t>
      </w:r>
    </w:p>
    <w:p w14:paraId="075ED57C" w14:textId="77777777" w:rsidR="00C7755A" w:rsidRPr="006318E8" w:rsidRDefault="00C7755A" w:rsidP="00C7755A">
      <w:pPr>
        <w:pStyle w:val="Headingi"/>
        <w:jc w:val="both"/>
        <w:rPr>
          <w:rFonts w:ascii="Book Antiqua" w:hAnsi="Book Antiqua"/>
        </w:rPr>
      </w:pPr>
      <w:r w:rsidRPr="006318E8">
        <w:rPr>
          <w:rFonts w:ascii="Book Antiqua" w:hAnsi="Book Antiqua"/>
        </w:rPr>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2321"/>
        <w:gridCol w:w="5684"/>
      </w:tblGrid>
      <w:tr w:rsidR="006318E8" w:rsidRPr="006318E8" w14:paraId="4FB0E4B3" w14:textId="77777777" w:rsidTr="00D274C5">
        <w:trPr>
          <w:cantSplit/>
        </w:trPr>
        <w:tc>
          <w:tcPr>
            <w:tcW w:w="8824" w:type="dxa"/>
            <w:gridSpan w:val="3"/>
            <w:tcBorders>
              <w:top w:val="nil"/>
              <w:left w:val="nil"/>
              <w:right w:val="nil"/>
            </w:tcBorders>
          </w:tcPr>
          <w:p w14:paraId="5C309AD6" w14:textId="77777777" w:rsidR="00C7755A" w:rsidRPr="006318E8" w:rsidRDefault="00C7755A" w:rsidP="00D274C5">
            <w:pPr>
              <w:pStyle w:val="Tablehead"/>
              <w:jc w:val="left"/>
              <w:rPr>
                <w:rFonts w:ascii="Book Antiqua" w:hAnsi="Book Antiqua"/>
              </w:rPr>
            </w:pPr>
            <w:r w:rsidRPr="006318E8">
              <w:rPr>
                <w:rFonts w:ascii="Book Antiqua" w:hAnsi="Book Antiqua"/>
              </w:rPr>
              <w:t>Attribute value change</w:t>
            </w:r>
          </w:p>
        </w:tc>
      </w:tr>
      <w:tr w:rsidR="006318E8" w:rsidRPr="006318E8" w14:paraId="43B01466" w14:textId="77777777" w:rsidTr="00D274C5">
        <w:trPr>
          <w:cantSplit/>
        </w:trPr>
        <w:tc>
          <w:tcPr>
            <w:tcW w:w="1037" w:type="dxa"/>
            <w:vAlign w:val="center"/>
          </w:tcPr>
          <w:p w14:paraId="50428284" w14:textId="77777777" w:rsidR="00C7755A" w:rsidRPr="006318E8" w:rsidRDefault="00C7755A" w:rsidP="00D274C5">
            <w:pPr>
              <w:pStyle w:val="Tablehead"/>
              <w:rPr>
                <w:rFonts w:ascii="Book Antiqua" w:hAnsi="Book Antiqua"/>
              </w:rPr>
            </w:pPr>
            <w:r w:rsidRPr="006318E8">
              <w:rPr>
                <w:rFonts w:ascii="Book Antiqua" w:hAnsi="Book Antiqua"/>
              </w:rPr>
              <w:t>Number</w:t>
            </w:r>
          </w:p>
        </w:tc>
        <w:tc>
          <w:tcPr>
            <w:tcW w:w="2258" w:type="dxa"/>
            <w:vAlign w:val="center"/>
          </w:tcPr>
          <w:p w14:paraId="2295D37A" w14:textId="77777777" w:rsidR="00C7755A" w:rsidRPr="006318E8" w:rsidRDefault="00C7755A" w:rsidP="00D274C5">
            <w:pPr>
              <w:pStyle w:val="Tablehead"/>
              <w:rPr>
                <w:rFonts w:ascii="Book Antiqua" w:hAnsi="Book Antiqua"/>
              </w:rPr>
            </w:pPr>
            <w:r w:rsidRPr="006318E8">
              <w:rPr>
                <w:rFonts w:ascii="Book Antiqua" w:hAnsi="Book Antiqua"/>
              </w:rPr>
              <w:t>Attribute value change</w:t>
            </w:r>
          </w:p>
        </w:tc>
        <w:tc>
          <w:tcPr>
            <w:tcW w:w="5529" w:type="dxa"/>
            <w:vAlign w:val="center"/>
          </w:tcPr>
          <w:p w14:paraId="68DEBAC5" w14:textId="77777777" w:rsidR="00C7755A" w:rsidRPr="006318E8" w:rsidRDefault="00C7755A" w:rsidP="00D274C5">
            <w:pPr>
              <w:pStyle w:val="Tablehead"/>
              <w:rPr>
                <w:rFonts w:ascii="Book Antiqua" w:hAnsi="Book Antiqua"/>
              </w:rPr>
            </w:pPr>
            <w:r w:rsidRPr="006318E8">
              <w:rPr>
                <w:rFonts w:ascii="Book Antiqua" w:hAnsi="Book Antiqua"/>
              </w:rPr>
              <w:t>Description</w:t>
            </w:r>
          </w:p>
        </w:tc>
      </w:tr>
      <w:tr w:rsidR="006318E8" w:rsidRPr="006318E8" w14:paraId="65821DEC" w14:textId="77777777" w:rsidTr="00D274C5">
        <w:trPr>
          <w:cantSplit/>
        </w:trPr>
        <w:tc>
          <w:tcPr>
            <w:tcW w:w="1037" w:type="dxa"/>
          </w:tcPr>
          <w:p w14:paraId="550B580F" w14:textId="77777777" w:rsidR="00C7755A" w:rsidRPr="00EB29F9" w:rsidRDefault="00C7755A" w:rsidP="00D274C5">
            <w:pPr>
              <w:pStyle w:val="Tabletext0"/>
              <w:jc w:val="center"/>
              <w:rPr>
                <w:rFonts w:ascii="Book Antiqua" w:hAnsi="Book Antiqua"/>
                <w:szCs w:val="22"/>
              </w:rPr>
            </w:pPr>
            <w:r w:rsidRPr="00EB29F9">
              <w:rPr>
                <w:rFonts w:ascii="Book Antiqua" w:hAnsi="Book Antiqua"/>
                <w:szCs w:val="22"/>
              </w:rPr>
              <w:t>5</w:t>
            </w:r>
          </w:p>
        </w:tc>
        <w:tc>
          <w:tcPr>
            <w:tcW w:w="2258" w:type="dxa"/>
          </w:tcPr>
          <w:p w14:paraId="2F3E0A79" w14:textId="77777777" w:rsidR="00C7755A" w:rsidRPr="00EB29F9" w:rsidRDefault="00C7755A" w:rsidP="00D274C5">
            <w:pPr>
              <w:pStyle w:val="Tabletext0"/>
              <w:rPr>
                <w:rFonts w:ascii="Book Antiqua" w:hAnsi="Book Antiqua"/>
                <w:szCs w:val="22"/>
              </w:rPr>
            </w:pPr>
            <w:r w:rsidRPr="00EB29F9">
              <w:rPr>
                <w:rFonts w:ascii="Book Antiqua" w:hAnsi="Book Antiqua"/>
                <w:szCs w:val="22"/>
              </w:rPr>
              <w:t>Operational Status</w:t>
            </w:r>
          </w:p>
        </w:tc>
        <w:tc>
          <w:tcPr>
            <w:tcW w:w="5529" w:type="dxa"/>
          </w:tcPr>
          <w:p w14:paraId="7A248152" w14:textId="77777777" w:rsidR="00C7755A" w:rsidRPr="00EB29F9" w:rsidRDefault="00C7755A" w:rsidP="00D274C5">
            <w:pPr>
              <w:pStyle w:val="Tabletext0"/>
              <w:rPr>
                <w:rFonts w:ascii="Book Antiqua" w:hAnsi="Book Antiqua"/>
                <w:szCs w:val="22"/>
              </w:rPr>
            </w:pPr>
            <w:r w:rsidRPr="00EB29F9">
              <w:rPr>
                <w:rFonts w:ascii="Book Antiqua" w:hAnsi="Book Antiqua"/>
                <w:szCs w:val="22"/>
              </w:rPr>
              <w:t>Change in operational state of the service</w:t>
            </w:r>
          </w:p>
        </w:tc>
      </w:tr>
      <w:tr w:rsidR="006318E8" w:rsidRPr="006318E8" w14:paraId="70992AD2" w14:textId="77777777" w:rsidTr="00D274C5">
        <w:trPr>
          <w:cantSplit/>
        </w:trPr>
        <w:tc>
          <w:tcPr>
            <w:tcW w:w="1037" w:type="dxa"/>
          </w:tcPr>
          <w:p w14:paraId="4BC2DFBE" w14:textId="77777777" w:rsidR="00C7755A" w:rsidRPr="00EB29F9" w:rsidRDefault="00C7755A" w:rsidP="00D274C5">
            <w:pPr>
              <w:pStyle w:val="Tabletext0"/>
              <w:jc w:val="center"/>
              <w:rPr>
                <w:rFonts w:ascii="Book Antiqua" w:hAnsi="Book Antiqua"/>
                <w:noProof w:val="0"/>
                <w:szCs w:val="22"/>
                <w:lang w:val="en-US"/>
              </w:rPr>
            </w:pPr>
            <w:r w:rsidRPr="00EB29F9">
              <w:rPr>
                <w:rFonts w:ascii="Book Antiqua" w:hAnsi="Book Antiqua"/>
                <w:noProof w:val="0"/>
                <w:szCs w:val="22"/>
                <w:lang w:val="en-US"/>
              </w:rPr>
              <w:t>09</w:t>
            </w:r>
          </w:p>
        </w:tc>
        <w:tc>
          <w:tcPr>
            <w:tcW w:w="2258" w:type="dxa"/>
          </w:tcPr>
          <w:p w14:paraId="0E0E6347"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Configuration Portal Result</w:t>
            </w:r>
          </w:p>
        </w:tc>
        <w:tc>
          <w:tcPr>
            <w:tcW w:w="5529" w:type="dxa"/>
          </w:tcPr>
          <w:p w14:paraId="590359CE"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Change in the Configuration Portal Result attribute</w:t>
            </w:r>
          </w:p>
        </w:tc>
      </w:tr>
      <w:tr w:rsidR="00C7755A" w:rsidRPr="006318E8" w14:paraId="6696C05D" w14:textId="77777777" w:rsidTr="00D274C5">
        <w:trPr>
          <w:cantSplit/>
        </w:trPr>
        <w:tc>
          <w:tcPr>
            <w:tcW w:w="1037" w:type="dxa"/>
          </w:tcPr>
          <w:p w14:paraId="3F0CA536" w14:textId="77777777" w:rsidR="00C7755A" w:rsidRPr="00EB29F9" w:rsidRDefault="00C7755A" w:rsidP="00D274C5">
            <w:pPr>
              <w:pStyle w:val="Tabletext0"/>
              <w:jc w:val="center"/>
              <w:rPr>
                <w:rFonts w:ascii="Book Antiqua" w:hAnsi="Book Antiqua"/>
                <w:noProof w:val="0"/>
                <w:szCs w:val="22"/>
                <w:lang w:val="en-US"/>
              </w:rPr>
            </w:pPr>
            <w:r w:rsidRPr="00EB29F9">
              <w:rPr>
                <w:rFonts w:ascii="Book Antiqua" w:hAnsi="Book Antiqua"/>
                <w:noProof w:val="0"/>
                <w:szCs w:val="22"/>
                <w:lang w:val="en-US"/>
              </w:rPr>
              <w:t>10</w:t>
            </w:r>
          </w:p>
        </w:tc>
        <w:tc>
          <w:tcPr>
            <w:tcW w:w="2258" w:type="dxa"/>
          </w:tcPr>
          <w:p w14:paraId="632AEA3F" w14:textId="77777777"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Status Message Available</w:t>
            </w:r>
          </w:p>
        </w:tc>
        <w:tc>
          <w:tcPr>
            <w:tcW w:w="5529" w:type="dxa"/>
          </w:tcPr>
          <w:p w14:paraId="006966BB" w14:textId="6CF2287E" w:rsidR="00C7755A" w:rsidRPr="00EB29F9" w:rsidRDefault="00C7755A" w:rsidP="00D274C5">
            <w:pPr>
              <w:pStyle w:val="Tabletext0"/>
              <w:rPr>
                <w:rFonts w:ascii="Book Antiqua" w:hAnsi="Book Antiqua"/>
                <w:noProof w:val="0"/>
                <w:szCs w:val="22"/>
                <w:lang w:val="en-US"/>
              </w:rPr>
            </w:pPr>
            <w:r w:rsidRPr="00EB29F9">
              <w:rPr>
                <w:rFonts w:ascii="Book Antiqua" w:hAnsi="Book Antiqua"/>
                <w:noProof w:val="0"/>
                <w:szCs w:val="22"/>
                <w:lang w:val="en-US"/>
              </w:rPr>
              <w:t>Change in the Status Messag</w:t>
            </w:r>
            <w:r w:rsidR="00B55EBE" w:rsidRPr="00EB29F9">
              <w:rPr>
                <w:rFonts w:ascii="Book Antiqua" w:hAnsi="Book Antiqua"/>
                <w:noProof w:val="0"/>
                <w:szCs w:val="22"/>
                <w:lang w:val="en-US"/>
              </w:rPr>
              <w:t>e Availa</w:t>
            </w:r>
            <w:r w:rsidRPr="00EB29F9">
              <w:rPr>
                <w:rFonts w:ascii="Book Antiqua" w:hAnsi="Book Antiqua"/>
                <w:noProof w:val="0"/>
                <w:szCs w:val="22"/>
                <w:lang w:val="en-US"/>
              </w:rPr>
              <w:t>ble attribute</w:t>
            </w:r>
          </w:p>
        </w:tc>
      </w:tr>
    </w:tbl>
    <w:p w14:paraId="405EA4FA" w14:textId="77777777" w:rsidR="00C7755A" w:rsidRPr="006318E8" w:rsidRDefault="00C7755A" w:rsidP="00C7755A">
      <w:pPr>
        <w:pStyle w:val="Body"/>
      </w:pPr>
    </w:p>
    <w:p w14:paraId="09EBCFFC" w14:textId="77777777" w:rsidR="00C7755A" w:rsidRPr="006318E8" w:rsidRDefault="00C7755A" w:rsidP="00C7755A">
      <w:pPr>
        <w:pStyle w:val="Headingi"/>
        <w:jc w:val="both"/>
        <w:rPr>
          <w:rFonts w:ascii="Book Antiqua" w:hAnsi="Book Antiqua"/>
        </w:rPr>
      </w:pP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2321"/>
        <w:gridCol w:w="5684"/>
      </w:tblGrid>
      <w:tr w:rsidR="006318E8" w:rsidRPr="006318E8" w14:paraId="4B08B0BE" w14:textId="77777777" w:rsidTr="00D274C5">
        <w:trPr>
          <w:cantSplit/>
        </w:trPr>
        <w:tc>
          <w:tcPr>
            <w:tcW w:w="8824" w:type="dxa"/>
            <w:gridSpan w:val="3"/>
            <w:tcBorders>
              <w:top w:val="nil"/>
              <w:left w:val="nil"/>
              <w:right w:val="nil"/>
            </w:tcBorders>
          </w:tcPr>
          <w:p w14:paraId="36969CC3" w14:textId="77777777" w:rsidR="00C7755A" w:rsidRPr="006318E8" w:rsidRDefault="00C7755A" w:rsidP="00D274C5">
            <w:pPr>
              <w:pStyle w:val="Tablehead"/>
              <w:jc w:val="left"/>
              <w:rPr>
                <w:rFonts w:ascii="Book Antiqua" w:hAnsi="Book Antiqua"/>
              </w:rPr>
            </w:pPr>
            <w:r w:rsidRPr="006318E8">
              <w:rPr>
                <w:rFonts w:ascii="Book Antiqua" w:hAnsi="Book Antiqua"/>
              </w:rPr>
              <w:t>Alarms</w:t>
            </w:r>
          </w:p>
        </w:tc>
      </w:tr>
      <w:tr w:rsidR="006318E8" w:rsidRPr="006318E8" w14:paraId="1313821F" w14:textId="77777777" w:rsidTr="00D274C5">
        <w:trPr>
          <w:cantSplit/>
        </w:trPr>
        <w:tc>
          <w:tcPr>
            <w:tcW w:w="1037" w:type="dxa"/>
            <w:vAlign w:val="center"/>
          </w:tcPr>
          <w:p w14:paraId="277142F0" w14:textId="77777777" w:rsidR="00C7755A" w:rsidRPr="006318E8" w:rsidRDefault="00C7755A" w:rsidP="00D274C5">
            <w:pPr>
              <w:pStyle w:val="Tablehead"/>
              <w:rPr>
                <w:rFonts w:ascii="Book Antiqua" w:hAnsi="Book Antiqua"/>
              </w:rPr>
            </w:pPr>
            <w:r w:rsidRPr="006318E8">
              <w:rPr>
                <w:rFonts w:ascii="Book Antiqua" w:hAnsi="Book Antiqua"/>
              </w:rPr>
              <w:t>Number</w:t>
            </w:r>
          </w:p>
        </w:tc>
        <w:tc>
          <w:tcPr>
            <w:tcW w:w="2258" w:type="dxa"/>
            <w:vAlign w:val="center"/>
          </w:tcPr>
          <w:p w14:paraId="3F21C9D4" w14:textId="77777777" w:rsidR="00C7755A" w:rsidRPr="006318E8" w:rsidRDefault="00C7755A" w:rsidP="00D274C5">
            <w:pPr>
              <w:pStyle w:val="Tablehead"/>
              <w:rPr>
                <w:rFonts w:ascii="Book Antiqua" w:hAnsi="Book Antiqua"/>
              </w:rPr>
            </w:pPr>
            <w:r w:rsidRPr="006318E8">
              <w:rPr>
                <w:rFonts w:ascii="Book Antiqua" w:hAnsi="Book Antiqua"/>
              </w:rPr>
              <w:t>Alarm</w:t>
            </w:r>
          </w:p>
        </w:tc>
        <w:tc>
          <w:tcPr>
            <w:tcW w:w="5529" w:type="dxa"/>
            <w:vAlign w:val="center"/>
          </w:tcPr>
          <w:p w14:paraId="0E489F4A" w14:textId="77777777" w:rsidR="00C7755A" w:rsidRPr="006318E8" w:rsidRDefault="00C7755A" w:rsidP="00D274C5">
            <w:pPr>
              <w:pStyle w:val="Tablehead"/>
              <w:rPr>
                <w:rFonts w:ascii="Book Antiqua" w:hAnsi="Book Antiqua"/>
              </w:rPr>
            </w:pPr>
            <w:r w:rsidRPr="006318E8">
              <w:rPr>
                <w:rFonts w:ascii="Book Antiqua" w:hAnsi="Book Antiqua"/>
              </w:rPr>
              <w:t>Description</w:t>
            </w:r>
          </w:p>
        </w:tc>
      </w:tr>
      <w:tr w:rsidR="006318E8" w:rsidRPr="006318E8" w14:paraId="286F6955" w14:textId="77777777" w:rsidTr="00D274C5">
        <w:trPr>
          <w:cantSplit/>
        </w:trPr>
        <w:tc>
          <w:tcPr>
            <w:tcW w:w="1037" w:type="dxa"/>
          </w:tcPr>
          <w:p w14:paraId="6E73A77D" w14:textId="77777777" w:rsidR="00C7755A" w:rsidRPr="006318E8" w:rsidRDefault="00C7755A" w:rsidP="00D274C5">
            <w:pPr>
              <w:pStyle w:val="Tabletext0"/>
              <w:jc w:val="center"/>
              <w:rPr>
                <w:rFonts w:ascii="Book Antiqua" w:hAnsi="Book Antiqua"/>
              </w:rPr>
            </w:pPr>
            <w:r w:rsidRPr="006318E8">
              <w:rPr>
                <w:rFonts w:ascii="Book Antiqua" w:hAnsi="Book Antiqua"/>
              </w:rPr>
              <w:t>0</w:t>
            </w:r>
          </w:p>
        </w:tc>
        <w:tc>
          <w:tcPr>
            <w:tcW w:w="2258" w:type="dxa"/>
          </w:tcPr>
          <w:p w14:paraId="65ED6A82" w14:textId="77777777" w:rsidR="00C7755A" w:rsidRPr="006318E8" w:rsidRDefault="00C7755A" w:rsidP="00D274C5">
            <w:pPr>
              <w:pStyle w:val="Tabletext0"/>
              <w:rPr>
                <w:rFonts w:ascii="Book Antiqua" w:hAnsi="Book Antiqua"/>
              </w:rPr>
            </w:pPr>
            <w:r w:rsidRPr="006318E8">
              <w:rPr>
                <w:rFonts w:ascii="Book Antiqua" w:hAnsi="Book Antiqua"/>
              </w:rPr>
              <w:t>Receive Configuration Timeout</w:t>
            </w:r>
          </w:p>
        </w:tc>
        <w:tc>
          <w:tcPr>
            <w:tcW w:w="5529" w:type="dxa"/>
          </w:tcPr>
          <w:p w14:paraId="601BE00E" w14:textId="77777777" w:rsidR="00C7755A" w:rsidRPr="006318E8" w:rsidRDefault="00C7755A" w:rsidP="00D274C5">
            <w:pPr>
              <w:pStyle w:val="Tabletext0"/>
              <w:rPr>
                <w:rFonts w:ascii="Book Antiqua" w:hAnsi="Book Antiqua"/>
              </w:rPr>
            </w:pPr>
            <w:r w:rsidRPr="006318E8">
              <w:rPr>
                <w:rFonts w:ascii="Book Antiqua" w:hAnsi="Book Antiqua"/>
              </w:rPr>
              <w:t>ONU service has not received expected configuration information.</w:t>
            </w:r>
          </w:p>
        </w:tc>
      </w:tr>
      <w:tr w:rsidR="006318E8" w:rsidRPr="006318E8" w14:paraId="378FE884" w14:textId="77777777" w:rsidTr="00D274C5">
        <w:trPr>
          <w:cantSplit/>
        </w:trPr>
        <w:tc>
          <w:tcPr>
            <w:tcW w:w="1037" w:type="dxa"/>
          </w:tcPr>
          <w:p w14:paraId="5528991A" w14:textId="77777777" w:rsidR="00C7755A" w:rsidRPr="006318E8" w:rsidRDefault="00C7755A" w:rsidP="00D274C5">
            <w:pPr>
              <w:pStyle w:val="Tabletext0"/>
              <w:jc w:val="center"/>
              <w:rPr>
                <w:rFonts w:ascii="Book Antiqua" w:hAnsi="Book Antiqua"/>
              </w:rPr>
            </w:pPr>
            <w:r w:rsidRPr="006318E8">
              <w:rPr>
                <w:rFonts w:ascii="Book Antiqua" w:hAnsi="Book Antiqua"/>
              </w:rPr>
              <w:t>1</w:t>
            </w:r>
          </w:p>
        </w:tc>
        <w:tc>
          <w:tcPr>
            <w:tcW w:w="2258" w:type="dxa"/>
          </w:tcPr>
          <w:p w14:paraId="11864F44" w14:textId="77777777" w:rsidR="00C7755A" w:rsidRPr="006318E8" w:rsidRDefault="00C7755A" w:rsidP="00D274C5">
            <w:pPr>
              <w:pStyle w:val="Tabletext0"/>
              <w:rPr>
                <w:rFonts w:ascii="Book Antiqua" w:hAnsi="Book Antiqua"/>
              </w:rPr>
            </w:pPr>
            <w:r w:rsidRPr="006318E8">
              <w:rPr>
                <w:rFonts w:ascii="Book Antiqua" w:hAnsi="Book Antiqua"/>
              </w:rPr>
              <w:t>Status Acknowledgement timeout</w:t>
            </w:r>
          </w:p>
        </w:tc>
        <w:tc>
          <w:tcPr>
            <w:tcW w:w="5529" w:type="dxa"/>
          </w:tcPr>
          <w:p w14:paraId="689BAEDB" w14:textId="77777777" w:rsidR="00C7755A" w:rsidRPr="006318E8" w:rsidRDefault="00C7755A" w:rsidP="00D274C5">
            <w:pPr>
              <w:pStyle w:val="Tabletext0"/>
              <w:rPr>
                <w:rFonts w:ascii="Book Antiqua" w:hAnsi="Book Antiqua"/>
              </w:rPr>
            </w:pPr>
            <w:r w:rsidRPr="006318E8">
              <w:rPr>
                <w:rFonts w:ascii="Book Antiqua" w:hAnsi="Book Antiqua"/>
              </w:rPr>
              <w:t xml:space="preserve">ONU service has not received update on status result </w:t>
            </w:r>
          </w:p>
        </w:tc>
      </w:tr>
      <w:tr w:rsidR="006318E8" w:rsidRPr="006318E8" w14:paraId="45EB4907" w14:textId="77777777" w:rsidTr="00D274C5">
        <w:trPr>
          <w:cantSplit/>
        </w:trPr>
        <w:tc>
          <w:tcPr>
            <w:tcW w:w="1037" w:type="dxa"/>
          </w:tcPr>
          <w:p w14:paraId="26D7EB71" w14:textId="77777777" w:rsidR="00C7755A" w:rsidRPr="006318E8" w:rsidRDefault="00C7755A" w:rsidP="00D274C5">
            <w:pPr>
              <w:pStyle w:val="Tabletext0"/>
              <w:jc w:val="center"/>
              <w:rPr>
                <w:rFonts w:ascii="Book Antiqua" w:hAnsi="Book Antiqua"/>
              </w:rPr>
            </w:pPr>
            <w:r w:rsidRPr="006318E8">
              <w:rPr>
                <w:rFonts w:ascii="Book Antiqua" w:hAnsi="Book Antiqua"/>
              </w:rPr>
              <w:lastRenderedPageBreak/>
              <w:t>2</w:t>
            </w:r>
          </w:p>
        </w:tc>
        <w:tc>
          <w:tcPr>
            <w:tcW w:w="2258" w:type="dxa"/>
          </w:tcPr>
          <w:p w14:paraId="44701F93" w14:textId="77777777" w:rsidR="00C7755A" w:rsidRPr="006318E8" w:rsidRDefault="00C7755A" w:rsidP="00D274C5">
            <w:pPr>
              <w:pStyle w:val="Tabletext0"/>
              <w:rPr>
                <w:rFonts w:ascii="Book Antiqua" w:hAnsi="Book Antiqua"/>
              </w:rPr>
            </w:pPr>
            <w:r w:rsidRPr="006318E8">
              <w:rPr>
                <w:rFonts w:ascii="Book Antiqua" w:hAnsi="Book Antiqua"/>
              </w:rPr>
              <w:t>Service requires attention – medium</w:t>
            </w:r>
          </w:p>
        </w:tc>
        <w:tc>
          <w:tcPr>
            <w:tcW w:w="5529" w:type="dxa"/>
          </w:tcPr>
          <w:p w14:paraId="1C7815DC" w14:textId="77777777" w:rsidR="00C7755A" w:rsidRPr="006318E8" w:rsidRDefault="00C7755A" w:rsidP="00D274C5">
            <w:pPr>
              <w:pStyle w:val="Tabletext0"/>
              <w:rPr>
                <w:rFonts w:ascii="Book Antiqua" w:hAnsi="Book Antiqua"/>
              </w:rPr>
            </w:pPr>
            <w:r w:rsidRPr="006318E8">
              <w:rPr>
                <w:rFonts w:ascii="Book Antiqua" w:hAnsi="Book Antiqua"/>
              </w:rPr>
              <w:t>ONU service has an error condition that requires attendtion; medium priority</w:t>
            </w:r>
          </w:p>
        </w:tc>
      </w:tr>
      <w:tr w:rsidR="00C7755A" w:rsidRPr="006318E8" w14:paraId="06A4DC5F" w14:textId="77777777" w:rsidTr="00D274C5">
        <w:trPr>
          <w:cantSplit/>
        </w:trPr>
        <w:tc>
          <w:tcPr>
            <w:tcW w:w="1037" w:type="dxa"/>
          </w:tcPr>
          <w:p w14:paraId="6E5D5C8B" w14:textId="77777777" w:rsidR="00C7755A" w:rsidRPr="006318E8" w:rsidRDefault="00C7755A" w:rsidP="00D274C5">
            <w:pPr>
              <w:pStyle w:val="Tabletext0"/>
              <w:jc w:val="center"/>
              <w:rPr>
                <w:rFonts w:ascii="Book Antiqua" w:hAnsi="Book Antiqua"/>
              </w:rPr>
            </w:pPr>
            <w:r w:rsidRPr="006318E8">
              <w:rPr>
                <w:rFonts w:ascii="Book Antiqua" w:hAnsi="Book Antiqua"/>
              </w:rPr>
              <w:t>3</w:t>
            </w:r>
          </w:p>
        </w:tc>
        <w:tc>
          <w:tcPr>
            <w:tcW w:w="2258" w:type="dxa"/>
          </w:tcPr>
          <w:p w14:paraId="0EB439E2" w14:textId="77777777" w:rsidR="00C7755A" w:rsidRPr="006318E8" w:rsidRDefault="00C7755A" w:rsidP="00D274C5">
            <w:pPr>
              <w:pStyle w:val="Tabletext0"/>
              <w:rPr>
                <w:rFonts w:ascii="Book Antiqua" w:hAnsi="Book Antiqua"/>
              </w:rPr>
            </w:pPr>
            <w:r w:rsidRPr="006318E8">
              <w:rPr>
                <w:rFonts w:ascii="Book Antiqua" w:hAnsi="Book Antiqua"/>
              </w:rPr>
              <w:t>Service requires attention  - high</w:t>
            </w:r>
          </w:p>
        </w:tc>
        <w:tc>
          <w:tcPr>
            <w:tcW w:w="5529" w:type="dxa"/>
          </w:tcPr>
          <w:p w14:paraId="331D5078" w14:textId="77777777" w:rsidR="00C7755A" w:rsidRPr="006318E8" w:rsidRDefault="00C7755A" w:rsidP="00D274C5">
            <w:pPr>
              <w:pStyle w:val="Tabletext0"/>
              <w:rPr>
                <w:rFonts w:ascii="Book Antiqua" w:hAnsi="Book Antiqua"/>
              </w:rPr>
            </w:pPr>
            <w:r w:rsidRPr="006318E8">
              <w:rPr>
                <w:rFonts w:ascii="Book Antiqua" w:hAnsi="Book Antiqua"/>
              </w:rPr>
              <w:t>ONU service has an error condition that requires immediate attendtion; high priority</w:t>
            </w:r>
          </w:p>
        </w:tc>
      </w:tr>
    </w:tbl>
    <w:p w14:paraId="72B1ED45" w14:textId="77777777" w:rsidR="00E25C1B" w:rsidRPr="006318E8" w:rsidRDefault="00E25C1B" w:rsidP="00E25C1B">
      <w:pPr>
        <w:pStyle w:val="Body"/>
      </w:pPr>
    </w:p>
    <w:p w14:paraId="2EE86F39" w14:textId="547835CD" w:rsidR="00E25C1B" w:rsidRPr="006318E8" w:rsidRDefault="00E25C1B" w:rsidP="00E25C1B">
      <w:pPr>
        <w:pStyle w:val="Heading3"/>
      </w:pPr>
      <w:bookmarkStart w:id="133" w:name="_Toc33697771"/>
      <w:r w:rsidRPr="006318E8">
        <w:t>Flexible Configuration Status Portal PM</w:t>
      </w:r>
      <w:r w:rsidR="00E75EF2" w:rsidRPr="006318E8">
        <w:t xml:space="preserve"> history data</w:t>
      </w:r>
      <w:bookmarkEnd w:id="133"/>
    </w:p>
    <w:p w14:paraId="37CDA198" w14:textId="222F4D8D" w:rsidR="00C7755A" w:rsidRPr="006318E8" w:rsidRDefault="00C7755A" w:rsidP="00C7755A">
      <w:pPr>
        <w:rPr>
          <w:rFonts w:ascii="Book Antiqua" w:hAnsi="Book Antiqua"/>
          <w:sz w:val="24"/>
          <w:szCs w:val="24"/>
        </w:rPr>
      </w:pPr>
      <w:r w:rsidRPr="006318E8">
        <w:rPr>
          <w:rFonts w:ascii="Book Antiqua" w:hAnsi="Book Antiqua"/>
          <w:sz w:val="24"/>
          <w:szCs w:val="24"/>
        </w:rPr>
        <w:t xml:space="preserve">This managed entity provides statistics for the flexible configuration status portal. This ME is created by the OLT. </w:t>
      </w:r>
    </w:p>
    <w:p w14:paraId="66BD27DF"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Relationships</w:t>
      </w:r>
    </w:p>
    <w:p w14:paraId="01AF862F" w14:textId="77777777" w:rsidR="00C7755A" w:rsidRPr="006318E8" w:rsidRDefault="00C7755A" w:rsidP="00C7755A">
      <w:pPr>
        <w:pStyle w:val="Attribute"/>
        <w:ind w:left="720" w:firstLine="0"/>
        <w:jc w:val="both"/>
        <w:rPr>
          <w:rFonts w:ascii="Book Antiqua" w:hAnsi="Book Antiqua"/>
          <w:noProof w:val="0"/>
          <w:lang w:val="en-US"/>
        </w:rPr>
      </w:pPr>
      <w:r w:rsidRPr="006318E8">
        <w:rPr>
          <w:rFonts w:ascii="Book Antiqua" w:hAnsi="Book Antiqua"/>
          <w:noProof w:val="0"/>
          <w:lang w:val="en-US"/>
        </w:rPr>
        <w:t>An instance of this managed entity is implicitly associated with the instance of the Flexible Configuration Status Portal ME.</w:t>
      </w:r>
    </w:p>
    <w:p w14:paraId="45BB6954" w14:textId="77777777" w:rsidR="00C7755A" w:rsidRPr="006318E8" w:rsidRDefault="00C7755A" w:rsidP="00C7755A">
      <w:pPr>
        <w:tabs>
          <w:tab w:val="left" w:pos="720"/>
        </w:tabs>
        <w:rPr>
          <w:b/>
          <w:sz w:val="24"/>
          <w:szCs w:val="24"/>
        </w:rPr>
      </w:pPr>
    </w:p>
    <w:p w14:paraId="41C49475" w14:textId="77777777" w:rsidR="00C7755A" w:rsidRPr="006318E8" w:rsidRDefault="00C7755A" w:rsidP="00C7755A">
      <w:pPr>
        <w:pStyle w:val="Headingi"/>
        <w:jc w:val="both"/>
        <w:rPr>
          <w:rFonts w:ascii="Book Antiqua" w:hAnsi="Book Antiqua"/>
          <w:noProof w:val="0"/>
          <w:lang w:val="en-US"/>
        </w:rPr>
      </w:pPr>
      <w:r w:rsidRPr="006318E8">
        <w:rPr>
          <w:rFonts w:ascii="Book Antiqua" w:hAnsi="Book Antiqua"/>
          <w:noProof w:val="0"/>
          <w:lang w:val="en-US"/>
        </w:rPr>
        <w:t>Attributes</w:t>
      </w:r>
    </w:p>
    <w:p w14:paraId="2D802E49" w14:textId="0BBEE1B5"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 xml:space="preserve">Managed entity ID: </w:t>
      </w:r>
      <w:r w:rsidRPr="006318E8">
        <w:rPr>
          <w:rFonts w:ascii="Book Antiqua" w:hAnsi="Book Antiqua"/>
          <w:noProof w:val="0"/>
          <w:lang w:val="en-US"/>
        </w:rPr>
        <w:t>This attribute uniquely identifies each instance of this managed entity. Through an identical ID, this managed entity is implicitly linked to an instance of the Flexible Configurati</w:t>
      </w:r>
      <w:r w:rsidR="00E03583" w:rsidRPr="006318E8">
        <w:rPr>
          <w:rFonts w:ascii="Book Antiqua" w:hAnsi="Book Antiqua"/>
          <w:noProof w:val="0"/>
          <w:lang w:val="en-US"/>
        </w:rPr>
        <w:t>on Status Portal.</w:t>
      </w:r>
      <w:r w:rsidRPr="006318E8">
        <w:rPr>
          <w:rFonts w:ascii="Book Antiqua" w:hAnsi="Book Antiqua"/>
          <w:noProof w:val="0"/>
          <w:lang w:val="en-US"/>
        </w:rPr>
        <w:t xml:space="preserve"> (R, </w:t>
      </w:r>
      <w:r w:rsidR="005F5223" w:rsidRPr="006318E8">
        <w:rPr>
          <w:rFonts w:ascii="Book Antiqua" w:hAnsi="Book Antiqua"/>
          <w:noProof w:val="0"/>
          <w:lang w:val="en-US"/>
        </w:rPr>
        <w:t>SBC</w:t>
      </w:r>
      <w:r w:rsidRPr="006318E8">
        <w:rPr>
          <w:rFonts w:ascii="Book Antiqua" w:hAnsi="Book Antiqua"/>
          <w:noProof w:val="0"/>
          <w:lang w:val="en-US"/>
        </w:rPr>
        <w:t>) (mandatory) (2 bytes)</w:t>
      </w:r>
    </w:p>
    <w:p w14:paraId="297C81EF"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Service Up Time</w:t>
      </w:r>
      <w:r w:rsidRPr="006318E8">
        <w:rPr>
          <w:rFonts w:ascii="Book Antiqua" w:hAnsi="Book Antiqua"/>
          <w:noProof w:val="0"/>
          <w:lang w:val="en-US"/>
        </w:rPr>
        <w:t>: This attribute reports the number of seconds this service has been instantiated. (R)  (mandatory) (4 bytes)</w:t>
      </w:r>
    </w:p>
    <w:p w14:paraId="28917861"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Configuration Octets Received</w:t>
      </w:r>
      <w:r w:rsidRPr="006318E8">
        <w:rPr>
          <w:rFonts w:ascii="Book Antiqua" w:hAnsi="Book Antiqua"/>
          <w:noProof w:val="0"/>
          <w:lang w:val="en-US"/>
        </w:rPr>
        <w:t>: This attribute reports the number of configuration octets received. (R) (mandatory) (8 bytes)</w:t>
      </w:r>
    </w:p>
    <w:p w14:paraId="6FC3F0CF"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Configuration Messages Received</w:t>
      </w:r>
      <w:r w:rsidRPr="006318E8">
        <w:rPr>
          <w:rFonts w:ascii="Book Antiqua" w:hAnsi="Book Antiqua"/>
          <w:noProof w:val="0"/>
          <w:lang w:val="en-US"/>
        </w:rPr>
        <w:t>: This attribute reports the number of configuration messages received. (R) (mandatory) (8 bytes)</w:t>
      </w:r>
    </w:p>
    <w:p w14:paraId="4AFA31A8"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Status Octets Transmitted</w:t>
      </w:r>
      <w:r w:rsidRPr="006318E8">
        <w:rPr>
          <w:rFonts w:ascii="Book Antiqua" w:hAnsi="Book Antiqua"/>
          <w:noProof w:val="0"/>
          <w:lang w:val="en-US"/>
        </w:rPr>
        <w:t>: This attribute reports the number of status octets transmitted. (R) (mandatory) (8 bytes)</w:t>
      </w:r>
    </w:p>
    <w:p w14:paraId="7B4FC8A1" w14:textId="77777777" w:rsidR="00C7755A" w:rsidRPr="006318E8" w:rsidRDefault="00C7755A" w:rsidP="00C7755A">
      <w:pPr>
        <w:pStyle w:val="Attribute"/>
        <w:jc w:val="both"/>
        <w:rPr>
          <w:rFonts w:ascii="Book Antiqua" w:hAnsi="Book Antiqua"/>
          <w:noProof w:val="0"/>
          <w:lang w:val="en-US"/>
        </w:rPr>
      </w:pPr>
      <w:r w:rsidRPr="006318E8">
        <w:rPr>
          <w:rFonts w:ascii="Book Antiqua" w:hAnsi="Book Antiqua"/>
          <w:b/>
          <w:noProof w:val="0"/>
          <w:lang w:val="en-US"/>
        </w:rPr>
        <w:t>Number of Status Messages Transmitted</w:t>
      </w:r>
      <w:r w:rsidRPr="006318E8">
        <w:rPr>
          <w:rFonts w:ascii="Book Antiqua" w:hAnsi="Book Antiqua"/>
          <w:noProof w:val="0"/>
          <w:lang w:val="en-US"/>
        </w:rPr>
        <w:t>: This attribute reports the number of status messages transmitted. (R) (mandatory) (8 bytes)</w:t>
      </w:r>
    </w:p>
    <w:p w14:paraId="34897B84" w14:textId="77777777" w:rsidR="00C7755A" w:rsidRPr="006318E8" w:rsidRDefault="00C7755A" w:rsidP="00E25C1B">
      <w:pPr>
        <w:rPr>
          <w:rFonts w:ascii="Book Antiqua" w:hAnsi="Book Antiqua"/>
          <w:sz w:val="24"/>
          <w:szCs w:val="24"/>
        </w:rPr>
      </w:pPr>
    </w:p>
    <w:p w14:paraId="3626D739" w14:textId="77777777" w:rsidR="002F2A82" w:rsidRPr="006318E8" w:rsidRDefault="002F2A82" w:rsidP="002F2A82">
      <w:pPr>
        <w:pStyle w:val="Headingi"/>
        <w:jc w:val="both"/>
      </w:pPr>
      <w:r w:rsidRPr="006318E8">
        <w:t>Actions</w:t>
      </w:r>
    </w:p>
    <w:p w14:paraId="0B1B7669" w14:textId="25795884" w:rsidR="002F2A82" w:rsidRPr="006318E8" w:rsidRDefault="002F2A82" w:rsidP="002F2A82">
      <w:pPr>
        <w:pStyle w:val="Attribute"/>
        <w:jc w:val="both"/>
        <w:rPr>
          <w:rFonts w:ascii="Book Antiqua" w:hAnsi="Book Antiqua"/>
          <w:iCs/>
          <w:noProof w:val="0"/>
          <w:kern w:val="16"/>
          <w:szCs w:val="24"/>
          <w:lang w:val="en-US"/>
        </w:rPr>
      </w:pPr>
      <w:r w:rsidRPr="006318E8">
        <w:rPr>
          <w:bCs/>
        </w:rPr>
        <w:t>Create,</w:t>
      </w:r>
      <w:r w:rsidRPr="006318E8">
        <w:rPr>
          <w:rFonts w:ascii="Book Antiqua" w:hAnsi="Book Antiqua"/>
          <w:iCs/>
          <w:noProof w:val="0"/>
          <w:kern w:val="16"/>
          <w:szCs w:val="24"/>
          <w:lang w:val="en-US"/>
        </w:rPr>
        <w:t xml:space="preserve"> Delete, Get, Set. </w:t>
      </w:r>
    </w:p>
    <w:p w14:paraId="2BE494A5" w14:textId="77777777" w:rsidR="002F2A82" w:rsidRPr="006318E8" w:rsidRDefault="002F2A82" w:rsidP="00E25C1B">
      <w:pPr>
        <w:rPr>
          <w:rFonts w:ascii="Book Antiqua" w:hAnsi="Book Antiqua"/>
          <w:sz w:val="24"/>
          <w:szCs w:val="24"/>
        </w:rPr>
      </w:pPr>
    </w:p>
    <w:p w14:paraId="3B234CFB" w14:textId="77777777" w:rsidR="00E25C1B" w:rsidRPr="006318E8" w:rsidRDefault="00E25C1B" w:rsidP="00E25C1B">
      <w:pPr>
        <w:tabs>
          <w:tab w:val="left" w:pos="720"/>
        </w:tabs>
      </w:pPr>
    </w:p>
    <w:p w14:paraId="5C107735" w14:textId="77777777" w:rsidR="00C21F8E" w:rsidRPr="00C829CA" w:rsidRDefault="00C21F8E" w:rsidP="00C21F8E">
      <w:pPr>
        <w:pStyle w:val="Heading3"/>
      </w:pPr>
      <w:bookmarkStart w:id="134" w:name="_Toc33697772"/>
      <w:r>
        <w:lastRenderedPageBreak/>
        <w:t>ONU3-G</w:t>
      </w:r>
      <w:bookmarkEnd w:id="134"/>
      <w:r>
        <w:t xml:space="preserve">  </w:t>
      </w:r>
    </w:p>
    <w:p w14:paraId="65E2057E" w14:textId="77BDBDA2" w:rsidR="00B26717" w:rsidRDefault="00B26717" w:rsidP="00B26717">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9.1.15</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08F5D15C" w14:textId="77777777" w:rsidR="00B26717" w:rsidRDefault="00B26717" w:rsidP="00C21F8E">
      <w:pPr>
        <w:rPr>
          <w:rFonts w:ascii="Book Antiqua" w:hAnsi="Book Antiqua"/>
          <w:sz w:val="24"/>
          <w:szCs w:val="24"/>
        </w:rPr>
      </w:pPr>
    </w:p>
    <w:p w14:paraId="7EBA2137" w14:textId="34E59B2C" w:rsidR="00C21F8E" w:rsidRDefault="00C21F8E" w:rsidP="00C21F8E">
      <w:pPr>
        <w:rPr>
          <w:rFonts w:ascii="Book Antiqua" w:hAnsi="Book Antiqua"/>
          <w:sz w:val="24"/>
          <w:szCs w:val="24"/>
        </w:rPr>
      </w:pPr>
      <w:r w:rsidRPr="00982CBA">
        <w:rPr>
          <w:rFonts w:ascii="Book Antiqua" w:hAnsi="Book Antiqua"/>
          <w:sz w:val="24"/>
          <w:szCs w:val="24"/>
        </w:rPr>
        <w:t xml:space="preserve">This managed entity contains additional attributes </w:t>
      </w:r>
      <w:r>
        <w:rPr>
          <w:rFonts w:ascii="Book Antiqua" w:hAnsi="Book Antiqua"/>
          <w:sz w:val="24"/>
          <w:szCs w:val="24"/>
        </w:rPr>
        <w:t xml:space="preserve">and alarms </w:t>
      </w:r>
      <w:r w:rsidRPr="00982CBA">
        <w:rPr>
          <w:rFonts w:ascii="Book Antiqua" w:hAnsi="Book Antiqua"/>
          <w:sz w:val="24"/>
          <w:szCs w:val="24"/>
        </w:rPr>
        <w:t>associated with a PON ONU. The ONU automatically creates an instance of this managed entity. Its attributes are populated according to data within the ONU itself.</w:t>
      </w:r>
    </w:p>
    <w:p w14:paraId="43E9C4DB" w14:textId="2BD0521B" w:rsidR="00160D3B" w:rsidRDefault="008A1D87" w:rsidP="00C21F8E">
      <w:pPr>
        <w:rPr>
          <w:rFonts w:ascii="Book Antiqua" w:hAnsi="Book Antiqua"/>
          <w:sz w:val="24"/>
          <w:szCs w:val="24"/>
        </w:rPr>
      </w:pPr>
      <w:r>
        <w:rPr>
          <w:rFonts w:ascii="Book Antiqua" w:hAnsi="Book Antiqua"/>
          <w:sz w:val="24"/>
          <w:szCs w:val="24"/>
        </w:rPr>
        <w:t>Upon instantiation</w:t>
      </w:r>
      <w:r w:rsidR="002A0343">
        <w:rPr>
          <w:rFonts w:ascii="Book Antiqua" w:hAnsi="Book Antiqua"/>
          <w:sz w:val="24"/>
          <w:szCs w:val="24"/>
        </w:rPr>
        <w:t xml:space="preserve"> of this ME</w:t>
      </w:r>
      <w:r>
        <w:rPr>
          <w:rFonts w:ascii="Book Antiqua" w:hAnsi="Book Antiqua"/>
          <w:sz w:val="24"/>
          <w:szCs w:val="24"/>
        </w:rPr>
        <w:t xml:space="preserve">, the </w:t>
      </w:r>
      <w:r w:rsidRPr="008A1D87">
        <w:rPr>
          <w:rFonts w:ascii="Book Antiqua" w:hAnsi="Book Antiqua"/>
          <w:sz w:val="24"/>
          <w:szCs w:val="24"/>
        </w:rPr>
        <w:t>Total number of status snapshots</w:t>
      </w:r>
      <w:r w:rsidR="00D03BCF">
        <w:rPr>
          <w:rFonts w:ascii="Book Antiqua" w:hAnsi="Book Antiqua"/>
          <w:sz w:val="24"/>
          <w:szCs w:val="24"/>
        </w:rPr>
        <w:t xml:space="preserve"> </w:t>
      </w:r>
      <w:r w:rsidR="00D03BCF" w:rsidRPr="00D03BCF">
        <w:rPr>
          <w:rFonts w:ascii="Book Antiqua" w:hAnsi="Book Antiqua"/>
          <w:i/>
          <w:sz w:val="24"/>
          <w:szCs w:val="24"/>
        </w:rPr>
        <w:t>S</w:t>
      </w:r>
      <w:r w:rsidR="002A0343">
        <w:rPr>
          <w:rFonts w:ascii="Book Antiqua" w:hAnsi="Book Antiqua"/>
          <w:sz w:val="24"/>
          <w:szCs w:val="24"/>
        </w:rPr>
        <w:t>, the Number of valid status snapshots</w:t>
      </w:r>
      <w:r w:rsidR="00D03BCF">
        <w:rPr>
          <w:rFonts w:ascii="Book Antiqua" w:hAnsi="Book Antiqua"/>
          <w:sz w:val="24"/>
          <w:szCs w:val="24"/>
        </w:rPr>
        <w:t xml:space="preserve"> </w:t>
      </w:r>
      <w:r w:rsidR="00D03BCF" w:rsidRPr="00D03BCF">
        <w:rPr>
          <w:rFonts w:ascii="Book Antiqua" w:hAnsi="Book Antiqua"/>
          <w:i/>
          <w:sz w:val="24"/>
          <w:szCs w:val="24"/>
        </w:rPr>
        <w:t>M</w:t>
      </w:r>
      <w:r w:rsidR="002A0343">
        <w:rPr>
          <w:rFonts w:ascii="Book Antiqua" w:hAnsi="Book Antiqua"/>
          <w:sz w:val="24"/>
          <w:szCs w:val="24"/>
        </w:rPr>
        <w:t xml:space="preserve">, and Next status snapshot index </w:t>
      </w:r>
      <w:r w:rsidR="00D03BCF" w:rsidRPr="00D03BCF">
        <w:rPr>
          <w:rFonts w:ascii="Book Antiqua" w:hAnsi="Book Antiqua"/>
          <w:i/>
          <w:sz w:val="24"/>
          <w:szCs w:val="24"/>
        </w:rPr>
        <w:t>K</w:t>
      </w:r>
      <w:r w:rsidR="00D03BCF">
        <w:rPr>
          <w:rFonts w:ascii="Book Antiqua" w:hAnsi="Book Antiqua"/>
          <w:sz w:val="24"/>
          <w:szCs w:val="24"/>
        </w:rPr>
        <w:t xml:space="preserve"> </w:t>
      </w:r>
      <w:r w:rsidR="002A0343">
        <w:rPr>
          <w:rFonts w:ascii="Book Antiqua" w:hAnsi="Book Antiqua"/>
          <w:sz w:val="24"/>
          <w:szCs w:val="24"/>
        </w:rPr>
        <w:t>are populated from the non-volatile memory. If</w:t>
      </w:r>
      <w:r w:rsidRPr="008A1D87">
        <w:rPr>
          <w:rFonts w:ascii="Book Antiqua" w:hAnsi="Book Antiqua"/>
          <w:sz w:val="24"/>
          <w:szCs w:val="24"/>
        </w:rPr>
        <w:t xml:space="preserve"> </w:t>
      </w:r>
      <w:r w:rsidR="002A0343">
        <w:rPr>
          <w:rFonts w:ascii="Book Antiqua" w:hAnsi="Book Antiqua"/>
          <w:sz w:val="24"/>
          <w:szCs w:val="24"/>
        </w:rPr>
        <w:t>the non-volatile memory values are no</w:t>
      </w:r>
      <w:r w:rsidR="00D03BCF">
        <w:rPr>
          <w:rFonts w:ascii="Book Antiqua" w:hAnsi="Book Antiqua"/>
          <w:sz w:val="24"/>
          <w:szCs w:val="24"/>
        </w:rPr>
        <w:t>t</w:t>
      </w:r>
      <w:r w:rsidR="002A0343">
        <w:rPr>
          <w:rFonts w:ascii="Book Antiqua" w:hAnsi="Book Antiqua"/>
          <w:sz w:val="24"/>
          <w:szCs w:val="24"/>
        </w:rPr>
        <w:t xml:space="preserve"> available (e.g., at the initialization of an off-the-shelf ONU), the </w:t>
      </w:r>
      <w:r w:rsidR="002A0343" w:rsidRPr="008A1D87">
        <w:rPr>
          <w:rFonts w:ascii="Book Antiqua" w:hAnsi="Book Antiqua"/>
          <w:sz w:val="24"/>
          <w:szCs w:val="24"/>
        </w:rPr>
        <w:t>Total number of status snapshots</w:t>
      </w:r>
      <w:r w:rsidR="002A0343">
        <w:rPr>
          <w:rFonts w:ascii="Book Antiqua" w:hAnsi="Book Antiqua"/>
          <w:sz w:val="24"/>
          <w:szCs w:val="24"/>
        </w:rPr>
        <w:t xml:space="preserve"> </w:t>
      </w:r>
      <w:r>
        <w:rPr>
          <w:rFonts w:ascii="Book Antiqua" w:hAnsi="Book Antiqua"/>
          <w:sz w:val="24"/>
          <w:szCs w:val="24"/>
        </w:rPr>
        <w:t xml:space="preserve">attribute </w:t>
      </w:r>
      <w:r w:rsidR="002A0343">
        <w:rPr>
          <w:rFonts w:ascii="Book Antiqua" w:hAnsi="Book Antiqua"/>
          <w:sz w:val="24"/>
          <w:szCs w:val="24"/>
        </w:rPr>
        <w:t xml:space="preserve">is set </w:t>
      </w:r>
      <w:r>
        <w:rPr>
          <w:rFonts w:ascii="Book Antiqua" w:hAnsi="Book Antiqua"/>
          <w:sz w:val="24"/>
          <w:szCs w:val="24"/>
        </w:rPr>
        <w:t xml:space="preserve">to the </w:t>
      </w:r>
      <w:r w:rsidRPr="008A1D87">
        <w:rPr>
          <w:rFonts w:ascii="Book Antiqua" w:hAnsi="Book Antiqua"/>
          <w:sz w:val="24"/>
          <w:szCs w:val="24"/>
        </w:rPr>
        <w:t>maximum</w:t>
      </w:r>
      <w:r>
        <w:rPr>
          <w:rFonts w:ascii="Book Antiqua" w:hAnsi="Book Antiqua"/>
          <w:sz w:val="24"/>
          <w:szCs w:val="24"/>
        </w:rPr>
        <w:t xml:space="preserve"> </w:t>
      </w:r>
      <w:r w:rsidR="00D03BCF">
        <w:rPr>
          <w:rFonts w:ascii="Book Antiqua" w:hAnsi="Book Antiqua"/>
          <w:sz w:val="24"/>
          <w:szCs w:val="24"/>
        </w:rPr>
        <w:t>size</w:t>
      </w:r>
      <w:r>
        <w:rPr>
          <w:rFonts w:ascii="Book Antiqua" w:hAnsi="Book Antiqua"/>
          <w:sz w:val="24"/>
          <w:szCs w:val="24"/>
        </w:rPr>
        <w:t xml:space="preserve"> of </w:t>
      </w:r>
      <w:r w:rsidR="002F2A82">
        <w:rPr>
          <w:rFonts w:ascii="Book Antiqua" w:hAnsi="Book Antiqua"/>
          <w:sz w:val="24"/>
          <w:szCs w:val="24"/>
        </w:rPr>
        <w:t xml:space="preserve">status </w:t>
      </w:r>
      <w:r>
        <w:rPr>
          <w:rFonts w:ascii="Book Antiqua" w:hAnsi="Book Antiqua"/>
          <w:sz w:val="24"/>
          <w:szCs w:val="24"/>
        </w:rPr>
        <w:t>snapshot record</w:t>
      </w:r>
      <w:r w:rsidR="00D03BCF">
        <w:rPr>
          <w:rFonts w:ascii="Book Antiqua" w:hAnsi="Book Antiqua"/>
          <w:sz w:val="24"/>
          <w:szCs w:val="24"/>
        </w:rPr>
        <w:t xml:space="preserve"> table </w:t>
      </w:r>
      <w:r>
        <w:rPr>
          <w:rFonts w:ascii="Book Antiqua" w:hAnsi="Book Antiqua"/>
          <w:sz w:val="24"/>
          <w:szCs w:val="24"/>
        </w:rPr>
        <w:t>the ONU can maintain.</w:t>
      </w:r>
      <w:r w:rsidR="002A0343">
        <w:rPr>
          <w:rFonts w:ascii="Book Antiqua" w:hAnsi="Book Antiqua"/>
          <w:sz w:val="24"/>
          <w:szCs w:val="24"/>
        </w:rPr>
        <w:t xml:space="preserve">, which </w:t>
      </w:r>
      <w:r w:rsidR="00B30B82">
        <w:rPr>
          <w:rFonts w:ascii="Book Antiqua" w:hAnsi="Book Antiqua"/>
          <w:sz w:val="24"/>
          <w:szCs w:val="24"/>
        </w:rPr>
        <w:t>a static capability parameter</w:t>
      </w:r>
      <w:r w:rsidR="002A0343">
        <w:rPr>
          <w:rFonts w:ascii="Book Antiqua" w:hAnsi="Book Antiqua"/>
          <w:sz w:val="24"/>
          <w:szCs w:val="24"/>
        </w:rPr>
        <w:t xml:space="preserve">, </w:t>
      </w:r>
      <w:r w:rsidR="00160D3B">
        <w:rPr>
          <w:rFonts w:ascii="Book Antiqua" w:hAnsi="Book Antiqua"/>
          <w:sz w:val="24"/>
          <w:szCs w:val="24"/>
        </w:rPr>
        <w:t>while</w:t>
      </w:r>
      <w:r w:rsidR="002A0343">
        <w:rPr>
          <w:rFonts w:ascii="Book Antiqua" w:hAnsi="Book Antiqua"/>
          <w:sz w:val="24"/>
          <w:szCs w:val="24"/>
        </w:rPr>
        <w:t xml:space="preserve"> both </w:t>
      </w:r>
      <w:r w:rsidR="00B30B82">
        <w:rPr>
          <w:rFonts w:ascii="Book Antiqua" w:hAnsi="Book Antiqua"/>
          <w:sz w:val="24"/>
          <w:szCs w:val="24"/>
        </w:rPr>
        <w:t>the Number of valid status snapshot</w:t>
      </w:r>
      <w:r w:rsidR="001173E5">
        <w:rPr>
          <w:rFonts w:ascii="Book Antiqua" w:hAnsi="Book Antiqua"/>
          <w:sz w:val="24"/>
          <w:szCs w:val="24"/>
        </w:rPr>
        <w:t>s</w:t>
      </w:r>
      <w:r w:rsidR="00B30B82">
        <w:rPr>
          <w:rFonts w:ascii="Book Antiqua" w:hAnsi="Book Antiqua"/>
          <w:sz w:val="24"/>
          <w:szCs w:val="24"/>
        </w:rPr>
        <w:t xml:space="preserve"> </w:t>
      </w:r>
      <w:r w:rsidR="002A0343">
        <w:rPr>
          <w:rFonts w:ascii="Book Antiqua" w:hAnsi="Book Antiqua"/>
          <w:sz w:val="24"/>
          <w:szCs w:val="24"/>
        </w:rPr>
        <w:t xml:space="preserve">and the Next </w:t>
      </w:r>
      <w:r w:rsidR="00160D3B">
        <w:rPr>
          <w:rFonts w:ascii="Book Antiqua" w:hAnsi="Book Antiqua"/>
          <w:sz w:val="24"/>
          <w:szCs w:val="24"/>
        </w:rPr>
        <w:t xml:space="preserve">status snapshot index attributes are set to zero. </w:t>
      </w:r>
    </w:p>
    <w:p w14:paraId="75E5FCE3" w14:textId="25D9AA41" w:rsidR="00D03BCF" w:rsidRDefault="00D03BCF" w:rsidP="00C21F8E">
      <w:pPr>
        <w:rPr>
          <w:rFonts w:ascii="Book Antiqua" w:hAnsi="Book Antiqua"/>
          <w:sz w:val="24"/>
          <w:szCs w:val="24"/>
        </w:rPr>
      </w:pPr>
      <w:r>
        <w:rPr>
          <w:rFonts w:ascii="Book Antiqua" w:hAnsi="Book Antiqua"/>
          <w:sz w:val="24"/>
          <w:szCs w:val="24"/>
        </w:rPr>
        <w:t xml:space="preserve">The Status snapshot record table is implemented as a circular buffer containing up to </w:t>
      </w:r>
      <w:r w:rsidRPr="00D03BCF">
        <w:rPr>
          <w:rFonts w:ascii="Book Antiqua" w:hAnsi="Book Antiqua"/>
          <w:i/>
          <w:sz w:val="24"/>
          <w:szCs w:val="24"/>
        </w:rPr>
        <w:t>S</w:t>
      </w:r>
      <w:r>
        <w:rPr>
          <w:rFonts w:ascii="Book Antiqua" w:hAnsi="Book Antiqua"/>
          <w:sz w:val="24"/>
          <w:szCs w:val="24"/>
        </w:rPr>
        <w:t xml:space="preserve"> record of size </w:t>
      </w:r>
      <w:r w:rsidRPr="00D03BCF">
        <w:rPr>
          <w:rFonts w:ascii="Book Antiqua" w:hAnsi="Book Antiqua"/>
          <w:i/>
          <w:sz w:val="24"/>
          <w:szCs w:val="24"/>
        </w:rPr>
        <w:t>N</w:t>
      </w:r>
      <w:r>
        <w:rPr>
          <w:rFonts w:ascii="Book Antiqua" w:hAnsi="Book Antiqua"/>
          <w:sz w:val="24"/>
          <w:szCs w:val="24"/>
        </w:rPr>
        <w:t xml:space="preserve">. </w:t>
      </w:r>
      <w:r w:rsidRPr="00D03BCF">
        <w:rPr>
          <w:rFonts w:ascii="Book Antiqua" w:hAnsi="Book Antiqua"/>
          <w:sz w:val="24"/>
          <w:szCs w:val="24"/>
        </w:rPr>
        <w:t xml:space="preserve">The size and format of the snapshot record </w:t>
      </w:r>
      <w:r>
        <w:rPr>
          <w:rFonts w:ascii="Book Antiqua" w:hAnsi="Book Antiqua"/>
          <w:sz w:val="24"/>
          <w:szCs w:val="24"/>
        </w:rPr>
        <w:t>are</w:t>
      </w:r>
      <w:r w:rsidRPr="00D03BCF">
        <w:rPr>
          <w:rFonts w:ascii="Book Antiqua" w:hAnsi="Book Antiqua"/>
          <w:sz w:val="24"/>
          <w:szCs w:val="24"/>
        </w:rPr>
        <w:t xml:space="preserve"> vendor</w:t>
      </w:r>
      <w:r>
        <w:rPr>
          <w:rFonts w:ascii="Book Antiqua" w:hAnsi="Book Antiqua"/>
          <w:sz w:val="24"/>
          <w:szCs w:val="24"/>
        </w:rPr>
        <w:t xml:space="preserve">-specific. Each time the ONU takes and stores a status snapshot, it increments the Number of valid status snapshots </w:t>
      </w:r>
      <w:r w:rsidRPr="00D03BCF">
        <w:rPr>
          <w:rFonts w:ascii="Book Antiqua" w:hAnsi="Book Antiqua"/>
          <w:i/>
          <w:sz w:val="24"/>
          <w:szCs w:val="24"/>
        </w:rPr>
        <w:t>M</w:t>
      </w:r>
      <w:r>
        <w:rPr>
          <w:rFonts w:ascii="Book Antiqua" w:hAnsi="Book Antiqua"/>
          <w:sz w:val="24"/>
          <w:szCs w:val="24"/>
        </w:rPr>
        <w:t xml:space="preserve">, saturating at </w:t>
      </w:r>
      <w:r w:rsidRPr="00D03BCF">
        <w:rPr>
          <w:rFonts w:ascii="Book Antiqua" w:hAnsi="Book Antiqua"/>
          <w:i/>
          <w:sz w:val="24"/>
          <w:szCs w:val="24"/>
        </w:rPr>
        <w:t>S</w:t>
      </w:r>
      <w:r>
        <w:rPr>
          <w:rFonts w:ascii="Book Antiqua" w:hAnsi="Book Antiqua"/>
          <w:sz w:val="24"/>
          <w:szCs w:val="24"/>
        </w:rPr>
        <w:t xml:space="preserve">, and increments Next status snapshot index </w:t>
      </w:r>
      <w:r w:rsidRPr="00D03BCF">
        <w:rPr>
          <w:rFonts w:ascii="Book Antiqua" w:hAnsi="Book Antiqua"/>
          <w:i/>
          <w:sz w:val="24"/>
          <w:szCs w:val="24"/>
        </w:rPr>
        <w:t>K</w:t>
      </w:r>
      <w:r>
        <w:rPr>
          <w:rFonts w:ascii="Book Antiqua" w:hAnsi="Book Antiqua"/>
          <w:sz w:val="24"/>
          <w:szCs w:val="24"/>
        </w:rPr>
        <w:t xml:space="preserve"> in modulo </w:t>
      </w:r>
      <w:r w:rsidRPr="00D03BCF">
        <w:rPr>
          <w:rFonts w:ascii="Book Antiqua" w:hAnsi="Book Antiqua"/>
          <w:i/>
          <w:sz w:val="24"/>
          <w:szCs w:val="24"/>
        </w:rPr>
        <w:t>S</w:t>
      </w:r>
      <w:r>
        <w:rPr>
          <w:rFonts w:ascii="Book Antiqua" w:hAnsi="Book Antiqua"/>
          <w:sz w:val="24"/>
          <w:szCs w:val="24"/>
        </w:rPr>
        <w:t xml:space="preserve">:  </w:t>
      </w:r>
    </w:p>
    <w:p w14:paraId="1D9DA17F" w14:textId="38EA1495" w:rsidR="00D03BCF" w:rsidRDefault="00D03BCF" w:rsidP="00D03BCF">
      <w:pPr>
        <w:ind w:firstLine="360"/>
        <w:rPr>
          <w:rFonts w:ascii="Book Antiqua" w:hAnsi="Book Antiqua"/>
          <w:sz w:val="24"/>
          <w:szCs w:val="24"/>
        </w:rPr>
      </w:pPr>
      <w:r w:rsidRPr="00D03BCF">
        <w:rPr>
          <w:rFonts w:ascii="Book Antiqua" w:hAnsi="Book Antiqua"/>
          <w:i/>
          <w:sz w:val="24"/>
          <w:szCs w:val="24"/>
        </w:rPr>
        <w:t>K</w:t>
      </w:r>
      <w:r>
        <w:rPr>
          <w:rFonts w:ascii="Book Antiqua" w:hAnsi="Book Antiqua"/>
          <w:sz w:val="24"/>
          <w:szCs w:val="24"/>
        </w:rPr>
        <w:t xml:space="preserve"> := (</w:t>
      </w:r>
      <w:r w:rsidRPr="00D03BCF">
        <w:rPr>
          <w:rFonts w:ascii="Book Antiqua" w:hAnsi="Book Antiqua"/>
          <w:i/>
          <w:sz w:val="24"/>
          <w:szCs w:val="24"/>
        </w:rPr>
        <w:t>K</w:t>
      </w:r>
      <w:r>
        <w:rPr>
          <w:rFonts w:ascii="Book Antiqua" w:hAnsi="Book Antiqua"/>
          <w:sz w:val="24"/>
          <w:szCs w:val="24"/>
        </w:rPr>
        <w:t xml:space="preserve">+1) mod </w:t>
      </w:r>
      <w:r w:rsidRPr="00D03BCF">
        <w:rPr>
          <w:rFonts w:ascii="Book Antiqua" w:hAnsi="Book Antiqua"/>
          <w:i/>
          <w:sz w:val="24"/>
          <w:szCs w:val="24"/>
        </w:rPr>
        <w:t>S</w:t>
      </w:r>
      <w:r>
        <w:rPr>
          <w:rFonts w:ascii="Book Antiqua" w:hAnsi="Book Antiqua"/>
          <w:sz w:val="24"/>
          <w:szCs w:val="24"/>
        </w:rPr>
        <w:t>.</w:t>
      </w:r>
    </w:p>
    <w:p w14:paraId="30A6D605" w14:textId="1B9C32CB" w:rsidR="00D03BCF" w:rsidRDefault="000E46AA" w:rsidP="00C21F8E">
      <w:pPr>
        <w:rPr>
          <w:rFonts w:ascii="Book Antiqua" w:hAnsi="Book Antiqua"/>
          <w:sz w:val="24"/>
          <w:szCs w:val="24"/>
        </w:rPr>
      </w:pPr>
      <w:r>
        <w:rPr>
          <w:rFonts w:ascii="Book Antiqua" w:hAnsi="Book Antiqua"/>
          <w:sz w:val="24"/>
          <w:szCs w:val="24"/>
        </w:rPr>
        <w:t xml:space="preserve">By writing into </w:t>
      </w:r>
      <w:r w:rsidR="00D03BCF">
        <w:rPr>
          <w:rFonts w:ascii="Book Antiqua" w:hAnsi="Book Antiqua"/>
          <w:sz w:val="24"/>
          <w:szCs w:val="24"/>
        </w:rPr>
        <w:t xml:space="preserve">the Snap action </w:t>
      </w:r>
      <w:r>
        <w:rPr>
          <w:rFonts w:ascii="Book Antiqua" w:hAnsi="Book Antiqua"/>
          <w:sz w:val="24"/>
          <w:szCs w:val="24"/>
        </w:rPr>
        <w:t>attribute</w:t>
      </w:r>
      <w:r w:rsidR="00D03BCF">
        <w:rPr>
          <w:rFonts w:ascii="Book Antiqua" w:hAnsi="Book Antiqua"/>
          <w:sz w:val="24"/>
          <w:szCs w:val="24"/>
        </w:rPr>
        <w:t xml:space="preserve">, the OLT </w:t>
      </w:r>
      <w:r>
        <w:rPr>
          <w:rFonts w:ascii="Book Antiqua" w:hAnsi="Book Antiqua"/>
          <w:sz w:val="24"/>
          <w:szCs w:val="24"/>
        </w:rPr>
        <w:t>instructs the ONU to immediately take</w:t>
      </w:r>
      <w:r w:rsidR="00D03BCF">
        <w:rPr>
          <w:rFonts w:ascii="Book Antiqua" w:hAnsi="Book Antiqua"/>
          <w:sz w:val="24"/>
          <w:szCs w:val="24"/>
        </w:rPr>
        <w:t xml:space="preserve"> a status snapshot</w:t>
      </w:r>
      <w:r>
        <w:rPr>
          <w:rFonts w:ascii="Book Antiqua" w:hAnsi="Book Antiqua"/>
          <w:sz w:val="24"/>
          <w:szCs w:val="24"/>
        </w:rPr>
        <w:t xml:space="preserve"> and to store it in the Status snapshot table. By writing into Reset action attribute, the OLT instructs the ONU to erase the Status snapshot record table. The OLT uses the attribute value change indication of the Next status snapshot index and Number of valid status snapshots attributes to confirm that its instructions have been executed by the ONU. If the OLT has issued no Snap action instructions, a change in the value of Next status snapshot index attributes between two consecutive reads indicates that a condition has arisen that has caused the ONU to record a status snapshot. </w:t>
      </w:r>
    </w:p>
    <w:p w14:paraId="16C0E53E" w14:textId="3762C89E" w:rsidR="000E46AA" w:rsidRDefault="001173E5" w:rsidP="00C21F8E">
      <w:pPr>
        <w:rPr>
          <w:rFonts w:ascii="Book Antiqua" w:hAnsi="Book Antiqua"/>
          <w:sz w:val="24"/>
          <w:szCs w:val="24"/>
        </w:rPr>
      </w:pPr>
      <w:r>
        <w:rPr>
          <w:rFonts w:ascii="Book Antiqua" w:hAnsi="Book Antiqua"/>
          <w:sz w:val="24"/>
          <w:szCs w:val="24"/>
        </w:rPr>
        <w:t xml:space="preserve">Two table attributes, </w:t>
      </w:r>
      <w:r w:rsidR="006F340A">
        <w:rPr>
          <w:rFonts w:ascii="Book Antiqua" w:hAnsi="Book Antiqua"/>
          <w:sz w:val="24"/>
          <w:szCs w:val="24"/>
        </w:rPr>
        <w:t xml:space="preserve">the Status snapshot record table, and the Most recent status snapshot, provide the OLT access the </w:t>
      </w:r>
      <w:r w:rsidR="000E46AA">
        <w:rPr>
          <w:rFonts w:ascii="Book Antiqua" w:hAnsi="Book Antiqua"/>
          <w:sz w:val="24"/>
          <w:szCs w:val="24"/>
        </w:rPr>
        <w:t xml:space="preserve">status </w:t>
      </w:r>
      <w:r w:rsidR="006F340A">
        <w:rPr>
          <w:rFonts w:ascii="Book Antiqua" w:hAnsi="Book Antiqua"/>
          <w:sz w:val="24"/>
          <w:szCs w:val="24"/>
        </w:rPr>
        <w:t xml:space="preserve">snapshot records. The former allows to retrieve the entire </w:t>
      </w:r>
      <w:r w:rsidR="000E46AA">
        <w:rPr>
          <w:rFonts w:ascii="Book Antiqua" w:hAnsi="Book Antiqua"/>
          <w:sz w:val="24"/>
          <w:szCs w:val="24"/>
        </w:rPr>
        <w:t xml:space="preserve">Status snapshot record </w:t>
      </w:r>
      <w:r w:rsidR="006F340A">
        <w:rPr>
          <w:rFonts w:ascii="Book Antiqua" w:hAnsi="Book Antiqua"/>
          <w:sz w:val="24"/>
          <w:szCs w:val="24"/>
        </w:rPr>
        <w:t xml:space="preserve">table, the latter provide a quick access to the latest snapshot record. </w:t>
      </w:r>
    </w:p>
    <w:p w14:paraId="3E3D8C17" w14:textId="01274196" w:rsidR="001173E5" w:rsidRDefault="006F340A" w:rsidP="00C21F8E">
      <w:pPr>
        <w:rPr>
          <w:rFonts w:ascii="Book Antiqua" w:hAnsi="Book Antiqua"/>
          <w:sz w:val="24"/>
          <w:szCs w:val="24"/>
        </w:rPr>
      </w:pPr>
      <w:r>
        <w:rPr>
          <w:rFonts w:ascii="Book Antiqua" w:hAnsi="Book Antiqua"/>
          <w:sz w:val="24"/>
          <w:szCs w:val="24"/>
        </w:rPr>
        <w:t>By performing the Get operation on the Most recent status snapshot, the OLT can obtain the vendor-specific size of an individual snapshot record.</w:t>
      </w:r>
      <w:r w:rsidR="000A039E">
        <w:rPr>
          <w:rFonts w:ascii="Book Antiqua" w:hAnsi="Book Antiqua"/>
          <w:sz w:val="24"/>
          <w:szCs w:val="24"/>
        </w:rPr>
        <w:t xml:space="preserve"> The OLT is </w:t>
      </w:r>
      <w:r w:rsidR="000A039E">
        <w:rPr>
          <w:rFonts w:ascii="Book Antiqua" w:hAnsi="Book Antiqua"/>
          <w:sz w:val="24"/>
          <w:szCs w:val="24"/>
        </w:rPr>
        <w:lastRenderedPageBreak/>
        <w:t xml:space="preserve">expected to pass the status snapshot records transparently, without parsing or interpreting them.  </w:t>
      </w:r>
    </w:p>
    <w:p w14:paraId="45992993" w14:textId="77777777" w:rsidR="00C21F8E" w:rsidRPr="00982CBA" w:rsidRDefault="00C21F8E" w:rsidP="00C21F8E">
      <w:pPr>
        <w:pStyle w:val="Headingi"/>
        <w:jc w:val="both"/>
        <w:rPr>
          <w:rFonts w:ascii="Book Antiqua" w:hAnsi="Book Antiqua"/>
          <w:szCs w:val="24"/>
        </w:rPr>
      </w:pPr>
      <w:r w:rsidRPr="00982CBA">
        <w:rPr>
          <w:rFonts w:ascii="Book Antiqua" w:hAnsi="Book Antiqua"/>
          <w:szCs w:val="24"/>
        </w:rPr>
        <w:t>Relationships</w:t>
      </w:r>
    </w:p>
    <w:p w14:paraId="1FDCCA24" w14:textId="77777777" w:rsidR="00C21F8E" w:rsidRPr="00982CBA" w:rsidRDefault="00C21F8E" w:rsidP="00C21F8E">
      <w:pPr>
        <w:pStyle w:val="Description"/>
        <w:jc w:val="both"/>
        <w:rPr>
          <w:rFonts w:ascii="Book Antiqua" w:hAnsi="Book Antiqua"/>
          <w:szCs w:val="24"/>
        </w:rPr>
      </w:pPr>
      <w:r w:rsidRPr="00982CBA">
        <w:rPr>
          <w:rFonts w:ascii="Book Antiqua" w:hAnsi="Book Antiqua"/>
          <w:szCs w:val="24"/>
        </w:rPr>
        <w:t xml:space="preserve">This managed entity is </w:t>
      </w:r>
      <w:r>
        <w:rPr>
          <w:rFonts w:ascii="Book Antiqua" w:hAnsi="Book Antiqua"/>
          <w:szCs w:val="24"/>
        </w:rPr>
        <w:t>associated</w:t>
      </w:r>
      <w:r w:rsidRPr="00982CBA">
        <w:rPr>
          <w:rFonts w:ascii="Book Antiqua" w:hAnsi="Book Antiqua"/>
          <w:szCs w:val="24"/>
        </w:rPr>
        <w:t xml:space="preserve"> with the ONU-G </w:t>
      </w:r>
      <w:r>
        <w:rPr>
          <w:rFonts w:ascii="Book Antiqua" w:hAnsi="Book Antiqua"/>
          <w:szCs w:val="24"/>
        </w:rPr>
        <w:t>managed entity</w:t>
      </w:r>
      <w:r w:rsidRPr="00982CBA">
        <w:rPr>
          <w:rFonts w:ascii="Book Antiqua" w:hAnsi="Book Antiqua"/>
          <w:szCs w:val="24"/>
        </w:rPr>
        <w:t>.</w:t>
      </w:r>
    </w:p>
    <w:p w14:paraId="74438378" w14:textId="77777777" w:rsidR="00C21F8E" w:rsidRPr="00982CBA" w:rsidRDefault="00C21F8E" w:rsidP="00C21F8E">
      <w:pPr>
        <w:pStyle w:val="Headingi"/>
        <w:jc w:val="both"/>
        <w:rPr>
          <w:rFonts w:ascii="Book Antiqua" w:hAnsi="Book Antiqua"/>
          <w:szCs w:val="24"/>
        </w:rPr>
      </w:pPr>
      <w:r w:rsidRPr="00982CBA">
        <w:rPr>
          <w:rFonts w:ascii="Book Antiqua" w:hAnsi="Book Antiqua"/>
          <w:szCs w:val="24"/>
        </w:rPr>
        <w:t>Attributes</w:t>
      </w:r>
    </w:p>
    <w:p w14:paraId="5D177BDE" w14:textId="77777777" w:rsidR="00C21F8E" w:rsidRPr="00982CBA" w:rsidRDefault="00C21F8E" w:rsidP="00C21F8E">
      <w:pPr>
        <w:pStyle w:val="Attribute"/>
        <w:jc w:val="both"/>
        <w:rPr>
          <w:rFonts w:ascii="Book Antiqua" w:hAnsi="Book Antiqua"/>
          <w:szCs w:val="24"/>
        </w:rPr>
      </w:pPr>
      <w:r w:rsidRPr="00982CBA">
        <w:rPr>
          <w:rFonts w:ascii="Book Antiqua" w:hAnsi="Book Antiqua"/>
          <w:b/>
          <w:szCs w:val="24"/>
        </w:rPr>
        <w:t>Managed entity ID:</w:t>
      </w:r>
      <w:r w:rsidRPr="00982CBA">
        <w:rPr>
          <w:rFonts w:ascii="Book Antiqua" w:hAnsi="Book Antiqua"/>
          <w:szCs w:val="24"/>
        </w:rPr>
        <w:t xml:space="preserve"> This attribute uniquely identifies each instance of this managed entity. There is only one instance, number 0. (R) (mandatory) (2 bytes)</w:t>
      </w:r>
    </w:p>
    <w:p w14:paraId="68F7D56D" w14:textId="77777777" w:rsidR="00C21F8E" w:rsidRDefault="00C21F8E" w:rsidP="00C21F8E">
      <w:pPr>
        <w:pStyle w:val="Attribute"/>
        <w:jc w:val="both"/>
        <w:rPr>
          <w:rFonts w:ascii="Book Antiqua" w:hAnsi="Book Antiqua"/>
          <w:szCs w:val="24"/>
        </w:rPr>
      </w:pPr>
      <w:r>
        <w:rPr>
          <w:rFonts w:ascii="Book Antiqua" w:hAnsi="Book Antiqua"/>
          <w:b/>
          <w:szCs w:val="24"/>
        </w:rPr>
        <w:t>Flash memory performance value</w:t>
      </w:r>
      <w:r w:rsidRPr="00982CBA">
        <w:rPr>
          <w:rFonts w:ascii="Book Antiqua" w:hAnsi="Book Antiqua"/>
          <w:b/>
          <w:szCs w:val="24"/>
        </w:rPr>
        <w:t>:</w:t>
      </w:r>
      <w:r w:rsidRPr="00982CBA">
        <w:rPr>
          <w:rFonts w:ascii="Book Antiqua" w:hAnsi="Book Antiqua"/>
          <w:szCs w:val="24"/>
        </w:rPr>
        <w:t xml:space="preserve"> </w:t>
      </w:r>
      <w:r>
        <w:rPr>
          <w:rFonts w:ascii="Book Antiqua" w:hAnsi="Book Antiqua"/>
          <w:szCs w:val="24"/>
        </w:rPr>
        <w:t>A number in the range from 0 to 100 that characterizes the condition of the flash memory, with 0 representing factory fresh device, 100 representing end of life</w:t>
      </w:r>
      <w:r w:rsidRPr="00982CBA">
        <w:rPr>
          <w:rFonts w:ascii="Book Antiqua" w:hAnsi="Book Antiqua"/>
          <w:szCs w:val="24"/>
        </w:rPr>
        <w:t>. (R) (mandatory) (</w:t>
      </w:r>
      <w:r>
        <w:rPr>
          <w:rFonts w:ascii="Book Antiqua" w:hAnsi="Book Antiqua"/>
          <w:szCs w:val="24"/>
        </w:rPr>
        <w:t>1 byte</w:t>
      </w:r>
      <w:r w:rsidRPr="00982CBA">
        <w:rPr>
          <w:rFonts w:ascii="Book Antiqua" w:hAnsi="Book Antiqua"/>
          <w:szCs w:val="24"/>
        </w:rPr>
        <w:t>)</w:t>
      </w:r>
    </w:p>
    <w:p w14:paraId="1D0F8B91" w14:textId="3D7DE25B" w:rsidR="00C27FD9" w:rsidRDefault="00C21F8E" w:rsidP="00C21F8E">
      <w:pPr>
        <w:pStyle w:val="Attribute"/>
        <w:jc w:val="both"/>
        <w:rPr>
          <w:rFonts w:ascii="Book Antiqua" w:hAnsi="Book Antiqua"/>
          <w:szCs w:val="24"/>
        </w:rPr>
      </w:pPr>
      <w:r>
        <w:rPr>
          <w:rFonts w:ascii="Book Antiqua" w:hAnsi="Book Antiqua"/>
          <w:b/>
          <w:szCs w:val="24"/>
        </w:rPr>
        <w:t>Latest restart</w:t>
      </w:r>
      <w:r w:rsidR="00A711B3">
        <w:rPr>
          <w:rFonts w:ascii="Book Antiqua" w:hAnsi="Book Antiqua"/>
          <w:b/>
          <w:szCs w:val="24"/>
        </w:rPr>
        <w:t xml:space="preserve"> </w:t>
      </w:r>
      <w:r>
        <w:rPr>
          <w:rFonts w:ascii="Book Antiqua" w:hAnsi="Book Antiqua"/>
          <w:b/>
          <w:szCs w:val="24"/>
        </w:rPr>
        <w:t>reason:</w:t>
      </w:r>
      <w:r>
        <w:rPr>
          <w:rFonts w:ascii="Book Antiqua" w:hAnsi="Book Antiqua"/>
          <w:szCs w:val="24"/>
        </w:rPr>
        <w:t xml:space="preserve"> </w:t>
      </w:r>
      <w:r w:rsidR="006B2DFE">
        <w:rPr>
          <w:rFonts w:ascii="Book Antiqua" w:hAnsi="Book Antiqua"/>
          <w:szCs w:val="24"/>
        </w:rPr>
        <w:t>The following code points are defined:</w:t>
      </w:r>
    </w:p>
    <w:p w14:paraId="066AFC28" w14:textId="0958C834" w:rsidR="006B2DFE" w:rsidRDefault="00C27FD9" w:rsidP="006B2DFE">
      <w:pPr>
        <w:pStyle w:val="Attribute"/>
        <w:jc w:val="both"/>
        <w:rPr>
          <w:rFonts w:ascii="Book Antiqua" w:hAnsi="Book Antiqua"/>
          <w:szCs w:val="24"/>
        </w:rPr>
      </w:pPr>
      <w:r>
        <w:rPr>
          <w:rFonts w:ascii="Book Antiqua" w:hAnsi="Book Antiqua"/>
          <w:b/>
          <w:szCs w:val="24"/>
        </w:rPr>
        <w:tab/>
      </w:r>
      <w:r w:rsidRPr="006B2DFE">
        <w:rPr>
          <w:rFonts w:ascii="Book Antiqua" w:hAnsi="Book Antiqua"/>
          <w:szCs w:val="24"/>
        </w:rPr>
        <w:t>0x00</w:t>
      </w:r>
      <w:r w:rsidR="006B2DFE" w:rsidRPr="006B2DFE">
        <w:rPr>
          <w:rFonts w:ascii="Book Antiqua" w:hAnsi="Book Antiqua"/>
          <w:szCs w:val="24"/>
        </w:rPr>
        <w:t xml:space="preserve"> – Unspecified </w:t>
      </w:r>
      <w:r w:rsidR="00A711B3">
        <w:rPr>
          <w:rFonts w:ascii="Book Antiqua" w:hAnsi="Book Antiqua"/>
          <w:szCs w:val="24"/>
        </w:rPr>
        <w:t>other</w:t>
      </w:r>
      <w:r w:rsidR="006B2DFE">
        <w:rPr>
          <w:rFonts w:ascii="Book Antiqua" w:hAnsi="Book Antiqua"/>
          <w:szCs w:val="24"/>
        </w:rPr>
        <w:t>;</w:t>
      </w:r>
    </w:p>
    <w:p w14:paraId="01CDEF20" w14:textId="1C797B77" w:rsidR="00013A96" w:rsidRDefault="006B2DFE" w:rsidP="00013A96">
      <w:pPr>
        <w:pStyle w:val="Attribute"/>
        <w:jc w:val="both"/>
        <w:rPr>
          <w:rFonts w:ascii="Book Antiqua" w:hAnsi="Book Antiqua"/>
          <w:szCs w:val="24"/>
        </w:rPr>
      </w:pPr>
      <w:r>
        <w:rPr>
          <w:rFonts w:ascii="Book Antiqua" w:hAnsi="Book Antiqua"/>
          <w:szCs w:val="24"/>
        </w:rPr>
        <w:tab/>
        <w:t>0x</w:t>
      </w:r>
      <w:r w:rsidR="00013A96">
        <w:rPr>
          <w:rFonts w:ascii="Book Antiqua" w:hAnsi="Book Antiqua"/>
          <w:szCs w:val="24"/>
        </w:rPr>
        <w:t xml:space="preserve">01 – </w:t>
      </w:r>
      <w:r w:rsidR="00904D87">
        <w:rPr>
          <w:rFonts w:ascii="Book Antiqua" w:hAnsi="Book Antiqua"/>
          <w:szCs w:val="24"/>
        </w:rPr>
        <w:t>User</w:t>
      </w:r>
      <w:r w:rsidR="00A711B3" w:rsidRPr="00A711B3">
        <w:rPr>
          <w:rFonts w:ascii="Book Antiqua" w:hAnsi="Book Antiqua"/>
          <w:szCs w:val="24"/>
        </w:rPr>
        <w:t xml:space="preserve"> initiated software restart</w:t>
      </w:r>
      <w:r w:rsidR="00013A96">
        <w:rPr>
          <w:rFonts w:ascii="Book Antiqua" w:hAnsi="Book Antiqua"/>
          <w:szCs w:val="24"/>
        </w:rPr>
        <w:t>;</w:t>
      </w:r>
    </w:p>
    <w:p w14:paraId="0156B7B0" w14:textId="64965AF1" w:rsidR="00013A96" w:rsidRDefault="00013A96" w:rsidP="00013A96">
      <w:pPr>
        <w:pStyle w:val="Attribute"/>
        <w:jc w:val="both"/>
        <w:rPr>
          <w:rFonts w:ascii="Book Antiqua" w:hAnsi="Book Antiqua"/>
          <w:szCs w:val="24"/>
        </w:rPr>
      </w:pPr>
      <w:r>
        <w:rPr>
          <w:rFonts w:ascii="Book Antiqua" w:hAnsi="Book Antiqua"/>
          <w:szCs w:val="24"/>
        </w:rPr>
        <w:tab/>
        <w:t xml:space="preserve">0x02 – </w:t>
      </w:r>
      <w:r w:rsidR="00904D87">
        <w:rPr>
          <w:rFonts w:ascii="Book Antiqua" w:hAnsi="Book Antiqua"/>
          <w:szCs w:val="24"/>
        </w:rPr>
        <w:t>User</w:t>
      </w:r>
      <w:r w:rsidR="00A711B3" w:rsidRPr="00A711B3">
        <w:rPr>
          <w:rFonts w:ascii="Book Antiqua" w:hAnsi="Book Antiqua"/>
          <w:szCs w:val="24"/>
        </w:rPr>
        <w:t xml:space="preserve"> initiated </w:t>
      </w:r>
      <w:r w:rsidR="00A711B3">
        <w:rPr>
          <w:rFonts w:ascii="Book Antiqua" w:hAnsi="Book Antiqua"/>
          <w:szCs w:val="24"/>
        </w:rPr>
        <w:t>hardware</w:t>
      </w:r>
      <w:r w:rsidR="00A711B3" w:rsidRPr="00A711B3">
        <w:rPr>
          <w:rFonts w:ascii="Book Antiqua" w:hAnsi="Book Antiqua"/>
          <w:szCs w:val="24"/>
        </w:rPr>
        <w:t xml:space="preserve"> restart</w:t>
      </w:r>
      <w:r>
        <w:rPr>
          <w:rFonts w:ascii="Book Antiqua" w:hAnsi="Book Antiqua"/>
          <w:szCs w:val="24"/>
        </w:rPr>
        <w:t>;</w:t>
      </w:r>
    </w:p>
    <w:p w14:paraId="6DAE113D" w14:textId="7C904BC0" w:rsidR="00013A96" w:rsidRDefault="00013A96" w:rsidP="00013A96">
      <w:pPr>
        <w:pStyle w:val="Attribute"/>
        <w:jc w:val="both"/>
        <w:rPr>
          <w:rFonts w:ascii="Book Antiqua" w:hAnsi="Book Antiqua"/>
          <w:szCs w:val="24"/>
        </w:rPr>
      </w:pPr>
      <w:r>
        <w:rPr>
          <w:rFonts w:ascii="Book Antiqua" w:hAnsi="Book Antiqua"/>
          <w:szCs w:val="24"/>
        </w:rPr>
        <w:tab/>
        <w:t>0x03 –</w:t>
      </w:r>
      <w:r w:rsidR="00904D87">
        <w:rPr>
          <w:rFonts w:ascii="Book Antiqua" w:hAnsi="Book Antiqua"/>
          <w:szCs w:val="24"/>
        </w:rPr>
        <w:t xml:space="preserve"> Self-monitor </w:t>
      </w:r>
      <w:r w:rsidR="00A711B3">
        <w:rPr>
          <w:rFonts w:ascii="Book Antiqua" w:hAnsi="Book Antiqua"/>
          <w:szCs w:val="24"/>
        </w:rPr>
        <w:t>t</w:t>
      </w:r>
      <w:r w:rsidR="00A711B3" w:rsidRPr="00A711B3">
        <w:rPr>
          <w:rFonts w:ascii="Book Antiqua" w:hAnsi="Book Antiqua"/>
          <w:szCs w:val="24"/>
        </w:rPr>
        <w:t>imer expiration</w:t>
      </w:r>
      <w:r>
        <w:rPr>
          <w:rFonts w:ascii="Book Antiqua" w:hAnsi="Book Antiqua"/>
          <w:szCs w:val="24"/>
        </w:rPr>
        <w:t>;</w:t>
      </w:r>
    </w:p>
    <w:p w14:paraId="26054079" w14:textId="48AE7E93" w:rsidR="00013A96" w:rsidRDefault="00013A96" w:rsidP="00013A96">
      <w:pPr>
        <w:pStyle w:val="Attribute"/>
        <w:jc w:val="both"/>
        <w:rPr>
          <w:rFonts w:ascii="Book Antiqua" w:hAnsi="Book Antiqua"/>
          <w:szCs w:val="24"/>
        </w:rPr>
      </w:pPr>
      <w:r>
        <w:rPr>
          <w:rFonts w:ascii="Book Antiqua" w:hAnsi="Book Antiqua"/>
          <w:szCs w:val="24"/>
        </w:rPr>
        <w:tab/>
        <w:t xml:space="preserve">0x04 – </w:t>
      </w:r>
      <w:r w:rsidR="00A711B3" w:rsidRPr="00A711B3">
        <w:rPr>
          <w:rFonts w:ascii="Book Antiqua" w:hAnsi="Book Antiqua"/>
          <w:szCs w:val="24"/>
        </w:rPr>
        <w:t>Hardware error (bus time-out, misaligned memory access, etc)</w:t>
      </w:r>
      <w:r>
        <w:rPr>
          <w:rFonts w:ascii="Book Antiqua" w:hAnsi="Book Antiqua"/>
          <w:szCs w:val="24"/>
        </w:rPr>
        <w:t>;</w:t>
      </w:r>
    </w:p>
    <w:p w14:paraId="1543861E" w14:textId="058C7A4B" w:rsidR="00013A96" w:rsidRPr="006B2DFE" w:rsidRDefault="00013A96" w:rsidP="00013A96">
      <w:pPr>
        <w:pStyle w:val="Attribute"/>
        <w:jc w:val="both"/>
        <w:rPr>
          <w:rFonts w:ascii="Book Antiqua" w:hAnsi="Book Antiqua"/>
          <w:szCs w:val="24"/>
        </w:rPr>
      </w:pPr>
      <w:r>
        <w:rPr>
          <w:rFonts w:ascii="Book Antiqua" w:hAnsi="Book Antiqua"/>
          <w:szCs w:val="24"/>
        </w:rPr>
        <w:tab/>
        <w:t>0x0</w:t>
      </w:r>
      <w:r w:rsidR="000E26C0">
        <w:rPr>
          <w:rFonts w:ascii="Book Antiqua" w:hAnsi="Book Antiqua"/>
          <w:szCs w:val="24"/>
        </w:rPr>
        <w:t>5</w:t>
      </w:r>
      <w:r w:rsidR="00904D87">
        <w:rPr>
          <w:rFonts w:ascii="Book Antiqua" w:hAnsi="Book Antiqua"/>
          <w:szCs w:val="24"/>
        </w:rPr>
        <w:t> </w:t>
      </w:r>
      <w:r>
        <w:rPr>
          <w:rFonts w:ascii="Book Antiqua" w:hAnsi="Book Antiqua"/>
          <w:szCs w:val="24"/>
        </w:rPr>
        <w:t>–</w:t>
      </w:r>
      <w:r w:rsidR="00904D87">
        <w:rPr>
          <w:rFonts w:ascii="Book Antiqua" w:hAnsi="Book Antiqua"/>
          <w:szCs w:val="24"/>
        </w:rPr>
        <w:t> </w:t>
      </w:r>
      <w:r w:rsidR="00A711B3" w:rsidRPr="00A711B3">
        <w:rPr>
          <w:rFonts w:ascii="Book Antiqua" w:hAnsi="Book Antiqua"/>
          <w:szCs w:val="24"/>
        </w:rPr>
        <w:t>Hardware auto-restart (</w:t>
      </w:r>
      <w:r w:rsidR="00904D87">
        <w:rPr>
          <w:rFonts w:ascii="Book Antiqua" w:hAnsi="Book Antiqua"/>
          <w:szCs w:val="24"/>
        </w:rPr>
        <w:t xml:space="preserve">on-board voltage monitor </w:t>
      </w:r>
      <w:r w:rsidR="00A711B3" w:rsidRPr="00A711B3">
        <w:rPr>
          <w:rFonts w:ascii="Book Antiqua" w:hAnsi="Book Antiqua"/>
          <w:szCs w:val="24"/>
        </w:rPr>
        <w:t>auto-restart</w:t>
      </w:r>
      <w:r w:rsidR="00904D87">
        <w:rPr>
          <w:rFonts w:ascii="Book Antiqua" w:hAnsi="Book Antiqua"/>
          <w:szCs w:val="24"/>
        </w:rPr>
        <w:t xml:space="preserve">, etc.); </w:t>
      </w:r>
    </w:p>
    <w:p w14:paraId="53D289AC" w14:textId="53A59DD3" w:rsidR="00013A96" w:rsidRPr="006B2DFE" w:rsidRDefault="00013A96" w:rsidP="00013A96">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6</w:t>
      </w:r>
      <w:r>
        <w:rPr>
          <w:rFonts w:ascii="Book Antiqua" w:hAnsi="Book Antiqua"/>
          <w:szCs w:val="24"/>
        </w:rPr>
        <w:t xml:space="preserve"> – </w:t>
      </w:r>
      <w:r w:rsidR="00A711B3" w:rsidRPr="00A711B3">
        <w:rPr>
          <w:rFonts w:ascii="Book Antiqua" w:hAnsi="Book Antiqua"/>
          <w:szCs w:val="24"/>
        </w:rPr>
        <w:t>Over temperature</w:t>
      </w:r>
      <w:r>
        <w:rPr>
          <w:rFonts w:ascii="Book Antiqua" w:hAnsi="Book Antiqua"/>
          <w:szCs w:val="24"/>
        </w:rPr>
        <w:t>;</w:t>
      </w:r>
    </w:p>
    <w:p w14:paraId="16AFB7ED" w14:textId="14FE1BC0" w:rsidR="007D77EE" w:rsidRPr="006B2DFE" w:rsidRDefault="00013A96" w:rsidP="007D77EE">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7</w:t>
      </w:r>
      <w:r>
        <w:rPr>
          <w:rFonts w:ascii="Book Antiqua" w:hAnsi="Book Antiqua"/>
          <w:szCs w:val="24"/>
        </w:rPr>
        <w:t xml:space="preserve"> –</w:t>
      </w:r>
      <w:r w:rsidR="00A711B3" w:rsidRPr="00A711B3">
        <w:t xml:space="preserve"> </w:t>
      </w:r>
      <w:r w:rsidR="00A711B3" w:rsidRPr="00A711B3">
        <w:rPr>
          <w:rFonts w:ascii="Book Antiqua" w:hAnsi="Book Antiqua"/>
          <w:szCs w:val="24"/>
        </w:rPr>
        <w:t>Software out of memory</w:t>
      </w:r>
      <w:r>
        <w:rPr>
          <w:rFonts w:ascii="Book Antiqua" w:hAnsi="Book Antiqua"/>
          <w:szCs w:val="24"/>
        </w:rPr>
        <w:t>;</w:t>
      </w:r>
    </w:p>
    <w:p w14:paraId="35B79086" w14:textId="58868269" w:rsidR="007D77EE" w:rsidRDefault="007D77EE" w:rsidP="00A711B3">
      <w:pPr>
        <w:pStyle w:val="Attribute"/>
        <w:jc w:val="both"/>
        <w:rPr>
          <w:rFonts w:ascii="Book Antiqua" w:hAnsi="Book Antiqua"/>
          <w:szCs w:val="24"/>
        </w:rPr>
      </w:pPr>
      <w:r>
        <w:rPr>
          <w:rFonts w:ascii="Book Antiqua" w:hAnsi="Book Antiqua"/>
          <w:szCs w:val="24"/>
        </w:rPr>
        <w:tab/>
        <w:t>0x0</w:t>
      </w:r>
      <w:r w:rsidR="00A711B3">
        <w:rPr>
          <w:rFonts w:ascii="Book Antiqua" w:hAnsi="Book Antiqua"/>
          <w:szCs w:val="24"/>
        </w:rPr>
        <w:t>8</w:t>
      </w:r>
      <w:r>
        <w:rPr>
          <w:rFonts w:ascii="Book Antiqua" w:hAnsi="Book Antiqua"/>
          <w:szCs w:val="24"/>
        </w:rPr>
        <w:t xml:space="preserve"> – </w:t>
      </w:r>
      <w:r w:rsidR="00A711B3" w:rsidRPr="00A711B3">
        <w:rPr>
          <w:rFonts w:ascii="Book Antiqua" w:hAnsi="Book Antiqua"/>
          <w:szCs w:val="24"/>
        </w:rPr>
        <w:t>Software auto-restart (unresolvable references, critical internal inconsistency)</w:t>
      </w:r>
      <w:r w:rsidR="00A711B3">
        <w:rPr>
          <w:rFonts w:ascii="Book Antiqua" w:hAnsi="Book Antiqua"/>
          <w:szCs w:val="24"/>
        </w:rPr>
        <w:t>;</w:t>
      </w:r>
    </w:p>
    <w:p w14:paraId="7EB1C6EF" w14:textId="65256E8F" w:rsidR="00A711B3" w:rsidRDefault="00A711B3" w:rsidP="00A711B3">
      <w:pPr>
        <w:pStyle w:val="Attribute"/>
        <w:jc w:val="both"/>
        <w:rPr>
          <w:rFonts w:ascii="Book Antiqua" w:hAnsi="Book Antiqua"/>
          <w:szCs w:val="24"/>
        </w:rPr>
      </w:pPr>
      <w:r>
        <w:rPr>
          <w:rFonts w:ascii="Book Antiqua" w:hAnsi="Book Antiqua"/>
          <w:szCs w:val="24"/>
        </w:rPr>
        <w:tab/>
        <w:t>0x09..0xDC – Reserved for future use;</w:t>
      </w:r>
    </w:p>
    <w:p w14:paraId="1BCB7A0E" w14:textId="495C9CF4" w:rsidR="00A711B3" w:rsidRDefault="00A711B3" w:rsidP="00A711B3">
      <w:pPr>
        <w:pStyle w:val="Attribute"/>
        <w:jc w:val="both"/>
        <w:rPr>
          <w:rFonts w:ascii="Book Antiqua" w:hAnsi="Book Antiqua"/>
          <w:szCs w:val="24"/>
        </w:rPr>
      </w:pPr>
      <w:r>
        <w:rPr>
          <w:rFonts w:ascii="Book Antiqua" w:hAnsi="Book Antiqua"/>
          <w:szCs w:val="24"/>
        </w:rPr>
        <w:tab/>
        <w:t xml:space="preserve">0xDD..0xFF – Reserved for </w:t>
      </w:r>
      <w:r w:rsidR="00F66694">
        <w:rPr>
          <w:rFonts w:ascii="Book Antiqua" w:hAnsi="Book Antiqua"/>
          <w:szCs w:val="24"/>
        </w:rPr>
        <w:t xml:space="preserve">the ONU </w:t>
      </w:r>
      <w:r>
        <w:rPr>
          <w:rFonts w:ascii="Book Antiqua" w:hAnsi="Book Antiqua"/>
          <w:szCs w:val="24"/>
        </w:rPr>
        <w:t>vendor use</w:t>
      </w:r>
      <w:r w:rsidR="00F66694">
        <w:rPr>
          <w:rFonts w:ascii="Book Antiqua" w:hAnsi="Book Antiqua"/>
          <w:szCs w:val="24"/>
        </w:rPr>
        <w:t xml:space="preserve"> (requires documentation in the public domain).</w:t>
      </w:r>
    </w:p>
    <w:p w14:paraId="06C3B861" w14:textId="41E67DF6" w:rsidR="00C21F8E" w:rsidRDefault="007D77EE" w:rsidP="007D77EE">
      <w:pPr>
        <w:pStyle w:val="Attribute"/>
        <w:jc w:val="both"/>
        <w:rPr>
          <w:rFonts w:ascii="Book Antiqua" w:hAnsi="Book Antiqua"/>
          <w:szCs w:val="24"/>
        </w:rPr>
      </w:pPr>
      <w:r>
        <w:rPr>
          <w:rFonts w:ascii="Book Antiqua" w:hAnsi="Book Antiqua"/>
          <w:szCs w:val="24"/>
        </w:rPr>
        <w:tab/>
        <w:t xml:space="preserve">Other codepoints reserved. </w:t>
      </w:r>
      <w:r w:rsidR="00C21F8E" w:rsidRPr="00982CBA">
        <w:rPr>
          <w:rFonts w:ascii="Book Antiqua" w:hAnsi="Book Antiqua"/>
          <w:szCs w:val="24"/>
        </w:rPr>
        <w:t>(R) (mandatory) (</w:t>
      </w:r>
      <w:r w:rsidR="00C21F8E">
        <w:rPr>
          <w:rFonts w:ascii="Book Antiqua" w:hAnsi="Book Antiqua"/>
          <w:szCs w:val="24"/>
        </w:rPr>
        <w:t>1 byte</w:t>
      </w:r>
      <w:r w:rsidR="00C21F8E" w:rsidRPr="00982CBA">
        <w:rPr>
          <w:rFonts w:ascii="Book Antiqua" w:hAnsi="Book Antiqua"/>
          <w:szCs w:val="24"/>
        </w:rPr>
        <w:t>)</w:t>
      </w:r>
    </w:p>
    <w:p w14:paraId="1D85056E" w14:textId="5EA54AFC" w:rsidR="00C21F8E" w:rsidRDefault="00C21F8E" w:rsidP="00C21F8E">
      <w:pPr>
        <w:pStyle w:val="Attribute"/>
        <w:jc w:val="both"/>
        <w:rPr>
          <w:rFonts w:ascii="Book Antiqua" w:hAnsi="Book Antiqua"/>
          <w:szCs w:val="24"/>
        </w:rPr>
      </w:pPr>
      <w:r w:rsidRPr="00C829CA">
        <w:rPr>
          <w:rFonts w:ascii="Book Antiqua" w:hAnsi="Book Antiqua"/>
          <w:b/>
          <w:szCs w:val="24"/>
        </w:rPr>
        <w:t xml:space="preserve">Total number of status snapshots: </w:t>
      </w:r>
      <w:r w:rsidR="006727A4" w:rsidRPr="006727A4">
        <w:rPr>
          <w:rFonts w:ascii="Book Antiqua" w:hAnsi="Book Antiqua"/>
          <w:szCs w:val="24"/>
        </w:rPr>
        <w:t xml:space="preserve">The maximum size </w:t>
      </w:r>
      <w:r w:rsidR="0063650B" w:rsidRPr="0063650B">
        <w:rPr>
          <w:rFonts w:ascii="Book Antiqua" w:hAnsi="Book Antiqua"/>
          <w:i/>
          <w:szCs w:val="24"/>
        </w:rPr>
        <w:t>S</w:t>
      </w:r>
      <w:r w:rsidR="0063650B">
        <w:rPr>
          <w:rFonts w:ascii="Book Antiqua" w:hAnsi="Book Antiqua"/>
          <w:szCs w:val="24"/>
        </w:rPr>
        <w:t xml:space="preserve"> </w:t>
      </w:r>
      <w:r w:rsidR="006727A4" w:rsidRPr="006727A4">
        <w:rPr>
          <w:rFonts w:ascii="Book Antiqua" w:hAnsi="Book Antiqua"/>
          <w:szCs w:val="24"/>
        </w:rPr>
        <w:t>of</w:t>
      </w:r>
      <w:r w:rsidR="006727A4">
        <w:rPr>
          <w:rFonts w:ascii="Book Antiqua" w:hAnsi="Book Antiqua"/>
          <w:b/>
          <w:szCs w:val="24"/>
        </w:rPr>
        <w:t xml:space="preserve"> </w:t>
      </w:r>
      <w:r w:rsidR="006727A4">
        <w:rPr>
          <w:rFonts w:ascii="Book Antiqua" w:hAnsi="Book Antiqua"/>
          <w:szCs w:val="24"/>
        </w:rPr>
        <w:t>status snapshot record</w:t>
      </w:r>
      <w:r w:rsidR="0063650B">
        <w:rPr>
          <w:rFonts w:ascii="Book Antiqua" w:hAnsi="Book Antiqua"/>
          <w:szCs w:val="24"/>
        </w:rPr>
        <w:t xml:space="preserve"> </w:t>
      </w:r>
      <w:r w:rsidR="006727A4">
        <w:rPr>
          <w:rFonts w:ascii="Book Antiqua" w:hAnsi="Book Antiqua"/>
          <w:szCs w:val="24"/>
        </w:rPr>
        <w:t>table.</w:t>
      </w:r>
      <w:r w:rsidR="006727A4" w:rsidRPr="006727A4">
        <w:rPr>
          <w:rFonts w:ascii="Book Antiqua" w:hAnsi="Book Antiqua"/>
          <w:szCs w:val="24"/>
        </w:rPr>
        <w:t xml:space="preserve"> </w:t>
      </w:r>
      <w:r w:rsidRPr="00C829CA">
        <w:rPr>
          <w:rFonts w:ascii="Book Antiqua" w:hAnsi="Book Antiqua"/>
          <w:szCs w:val="24"/>
        </w:rPr>
        <w:t>(R) (mandatory) (</w:t>
      </w:r>
      <w:r w:rsidRPr="00C829CA">
        <w:rPr>
          <w:rFonts w:ascii="Book Antiqua" w:hAnsi="Book Antiqua"/>
          <w:szCs w:val="24"/>
          <w:lang w:eastAsia="ja-JP"/>
        </w:rPr>
        <w:t>2 byte</w:t>
      </w:r>
      <w:r w:rsidRPr="00C829CA">
        <w:rPr>
          <w:rFonts w:ascii="Book Antiqua" w:hAnsi="Book Antiqua"/>
          <w:szCs w:val="24"/>
        </w:rPr>
        <w:t>s)</w:t>
      </w:r>
    </w:p>
    <w:p w14:paraId="132E1C8A" w14:textId="21619FBE" w:rsidR="00C21F8E" w:rsidRDefault="00C21F8E" w:rsidP="00C21F8E">
      <w:pPr>
        <w:pStyle w:val="Attribute"/>
        <w:jc w:val="both"/>
        <w:rPr>
          <w:rFonts w:ascii="Book Antiqua" w:hAnsi="Book Antiqua"/>
          <w:szCs w:val="24"/>
        </w:rPr>
      </w:pPr>
      <w:r w:rsidRPr="00D41756">
        <w:rPr>
          <w:rFonts w:ascii="Book Antiqua" w:hAnsi="Book Antiqua"/>
          <w:b/>
          <w:szCs w:val="24"/>
        </w:rPr>
        <w:t>Number of valid status snapshots:</w:t>
      </w:r>
      <w:r w:rsidR="006727A4">
        <w:rPr>
          <w:rFonts w:ascii="Book Antiqua" w:hAnsi="Book Antiqua"/>
          <w:szCs w:val="24"/>
        </w:rPr>
        <w:t xml:space="preserve"> The number </w:t>
      </w:r>
      <w:r w:rsidR="006F340A" w:rsidRPr="0063650B">
        <w:rPr>
          <w:rFonts w:ascii="Book Antiqua" w:hAnsi="Book Antiqua"/>
          <w:i/>
          <w:szCs w:val="24"/>
        </w:rPr>
        <w:t>M</w:t>
      </w:r>
      <w:r w:rsidR="006F340A">
        <w:rPr>
          <w:rFonts w:ascii="Book Antiqua" w:hAnsi="Book Antiqua"/>
          <w:szCs w:val="24"/>
        </w:rPr>
        <w:t xml:space="preserve"> </w:t>
      </w:r>
      <w:r w:rsidR="006727A4">
        <w:rPr>
          <w:rFonts w:ascii="Book Antiqua" w:hAnsi="Book Antiqua"/>
          <w:szCs w:val="24"/>
        </w:rPr>
        <w:t>of valid status snapshot records</w:t>
      </w:r>
      <w:r w:rsidR="005E79B1">
        <w:rPr>
          <w:rFonts w:ascii="Book Antiqua" w:hAnsi="Book Antiqua"/>
          <w:szCs w:val="24"/>
        </w:rPr>
        <w:t xml:space="preserve">. </w:t>
      </w:r>
      <w:r w:rsidRPr="00D41756">
        <w:rPr>
          <w:rFonts w:ascii="Book Antiqua" w:hAnsi="Book Antiqua"/>
          <w:szCs w:val="24"/>
        </w:rPr>
        <w:t>(R) (mandatory) (</w:t>
      </w:r>
      <w:r w:rsidRPr="00D41756">
        <w:rPr>
          <w:rFonts w:ascii="Book Antiqua" w:hAnsi="Book Antiqua"/>
          <w:szCs w:val="24"/>
          <w:lang w:eastAsia="ja-JP"/>
        </w:rPr>
        <w:t>2 byte</w:t>
      </w:r>
      <w:r w:rsidRPr="00D41756">
        <w:rPr>
          <w:rFonts w:ascii="Book Antiqua" w:hAnsi="Book Antiqua"/>
          <w:szCs w:val="24"/>
        </w:rPr>
        <w:t>s)</w:t>
      </w:r>
    </w:p>
    <w:p w14:paraId="0B36A91F" w14:textId="68D9FFD4" w:rsidR="00846429" w:rsidRPr="00D41756" w:rsidRDefault="00206D9F" w:rsidP="006727A4">
      <w:pPr>
        <w:pStyle w:val="Attribute"/>
        <w:jc w:val="both"/>
        <w:rPr>
          <w:rFonts w:ascii="Book Antiqua" w:hAnsi="Book Antiqua"/>
          <w:szCs w:val="24"/>
        </w:rPr>
      </w:pPr>
      <w:r>
        <w:rPr>
          <w:rFonts w:ascii="Book Antiqua" w:hAnsi="Book Antiqua"/>
          <w:b/>
          <w:szCs w:val="24"/>
        </w:rPr>
        <w:lastRenderedPageBreak/>
        <w:t>Next</w:t>
      </w:r>
      <w:r w:rsidR="00846429">
        <w:rPr>
          <w:rFonts w:ascii="Book Antiqua" w:hAnsi="Book Antiqua"/>
          <w:b/>
          <w:szCs w:val="24"/>
        </w:rPr>
        <w:t xml:space="preserve"> status snapshot</w:t>
      </w:r>
      <w:r w:rsidR="0063650B">
        <w:rPr>
          <w:rFonts w:ascii="Book Antiqua" w:hAnsi="Book Antiqua"/>
          <w:b/>
          <w:szCs w:val="24"/>
        </w:rPr>
        <w:t xml:space="preserve"> index</w:t>
      </w:r>
      <w:r w:rsidR="00846429">
        <w:rPr>
          <w:rFonts w:ascii="Book Antiqua" w:hAnsi="Book Antiqua"/>
          <w:b/>
          <w:szCs w:val="24"/>
        </w:rPr>
        <w:t>:</w:t>
      </w:r>
      <w:r w:rsidR="00846429">
        <w:rPr>
          <w:rFonts w:ascii="Book Antiqua" w:hAnsi="Book Antiqua"/>
          <w:szCs w:val="24"/>
        </w:rPr>
        <w:t xml:space="preserve"> </w:t>
      </w:r>
      <w:r w:rsidR="006727A4">
        <w:rPr>
          <w:rFonts w:ascii="Book Antiqua" w:hAnsi="Book Antiqua"/>
          <w:szCs w:val="24"/>
        </w:rPr>
        <w:t xml:space="preserve">This attribute identifies the index </w:t>
      </w:r>
      <w:r>
        <w:rPr>
          <w:rFonts w:ascii="Book Antiqua" w:hAnsi="Book Antiqua"/>
          <w:szCs w:val="24"/>
        </w:rPr>
        <w:t xml:space="preserve">(ranging from 0 to </w:t>
      </w:r>
      <w:r w:rsidRPr="00206D9F">
        <w:rPr>
          <w:rFonts w:ascii="Book Antiqua" w:hAnsi="Book Antiqua"/>
          <w:i/>
          <w:szCs w:val="24"/>
        </w:rPr>
        <w:t>S</w:t>
      </w:r>
      <w:r>
        <w:rPr>
          <w:rFonts w:ascii="Book Antiqua" w:hAnsi="Book Antiqua"/>
          <w:szCs w:val="24"/>
        </w:rPr>
        <w:t xml:space="preserve"> -- 1) </w:t>
      </w:r>
      <w:r w:rsidR="006727A4">
        <w:rPr>
          <w:rFonts w:ascii="Book Antiqua" w:hAnsi="Book Antiqua"/>
          <w:szCs w:val="24"/>
        </w:rPr>
        <w:t xml:space="preserve">of the </w:t>
      </w:r>
      <w:r w:rsidR="00BB45B1">
        <w:rPr>
          <w:rFonts w:ascii="Book Antiqua" w:hAnsi="Book Antiqua"/>
          <w:szCs w:val="24"/>
        </w:rPr>
        <w:t xml:space="preserve"> </w:t>
      </w:r>
      <w:r>
        <w:rPr>
          <w:rFonts w:ascii="Book Antiqua" w:hAnsi="Book Antiqua"/>
          <w:szCs w:val="24"/>
        </w:rPr>
        <w:t>next</w:t>
      </w:r>
      <w:r w:rsidR="006727A4">
        <w:rPr>
          <w:rFonts w:ascii="Book Antiqua" w:hAnsi="Book Antiqua"/>
          <w:szCs w:val="24"/>
        </w:rPr>
        <w:t xml:space="preserve"> snapshot record </w:t>
      </w:r>
      <w:r>
        <w:rPr>
          <w:rFonts w:ascii="Book Antiqua" w:hAnsi="Book Antiqua"/>
          <w:szCs w:val="24"/>
        </w:rPr>
        <w:t xml:space="preserve">to be taken </w:t>
      </w:r>
      <w:r w:rsidR="006727A4">
        <w:rPr>
          <w:rFonts w:ascii="Book Antiqua" w:hAnsi="Book Antiqua"/>
          <w:szCs w:val="24"/>
        </w:rPr>
        <w:t>in the snapshot record table.</w:t>
      </w:r>
      <w:r w:rsidR="0063650B">
        <w:rPr>
          <w:rFonts w:ascii="Book Antiqua" w:hAnsi="Book Antiqua"/>
          <w:szCs w:val="24"/>
        </w:rPr>
        <w:t xml:space="preserve"> </w:t>
      </w:r>
      <w:r w:rsidR="006727A4" w:rsidRPr="00D41756">
        <w:rPr>
          <w:rFonts w:ascii="Book Antiqua" w:hAnsi="Book Antiqua"/>
          <w:szCs w:val="24"/>
        </w:rPr>
        <w:t>(R,) (mandatory) (</w:t>
      </w:r>
      <w:r w:rsidR="006727A4" w:rsidRPr="00D41756">
        <w:rPr>
          <w:rFonts w:ascii="Book Antiqua" w:hAnsi="Book Antiqua"/>
          <w:szCs w:val="24"/>
          <w:lang w:eastAsia="ja-JP"/>
        </w:rPr>
        <w:t>2 byte</w:t>
      </w:r>
      <w:r w:rsidR="006727A4" w:rsidRPr="00D41756">
        <w:rPr>
          <w:rFonts w:ascii="Book Antiqua" w:hAnsi="Book Antiqua"/>
          <w:szCs w:val="24"/>
        </w:rPr>
        <w:t>s)</w:t>
      </w:r>
    </w:p>
    <w:p w14:paraId="6B0989DC" w14:textId="0E385E1B" w:rsidR="00C21F8E" w:rsidRPr="00C829CA" w:rsidRDefault="00C21F8E" w:rsidP="00C21F8E">
      <w:pPr>
        <w:pStyle w:val="Attribute"/>
        <w:jc w:val="both"/>
        <w:rPr>
          <w:rFonts w:ascii="Book Antiqua" w:hAnsi="Book Antiqua"/>
          <w:szCs w:val="24"/>
        </w:rPr>
      </w:pPr>
      <w:r w:rsidRPr="00C829CA">
        <w:rPr>
          <w:rFonts w:ascii="Book Antiqua" w:hAnsi="Book Antiqua"/>
          <w:b/>
          <w:szCs w:val="24"/>
        </w:rPr>
        <w:t>Status snapshot record table:</w:t>
      </w:r>
      <w:r w:rsidRPr="00C829CA">
        <w:rPr>
          <w:rFonts w:ascii="Book Antiqua" w:hAnsi="Book Antiqua"/>
          <w:szCs w:val="24"/>
        </w:rPr>
        <w:t xml:space="preserve"> </w:t>
      </w:r>
      <w:r w:rsidR="0063650B">
        <w:rPr>
          <w:rFonts w:ascii="Book Antiqua" w:hAnsi="Book Antiqua"/>
          <w:szCs w:val="24"/>
        </w:rPr>
        <w:t xml:space="preserve">The table of </w:t>
      </w:r>
      <w:r w:rsidR="0063650B" w:rsidRPr="0063650B">
        <w:rPr>
          <w:rFonts w:ascii="Book Antiqua" w:hAnsi="Book Antiqua"/>
          <w:i/>
          <w:szCs w:val="24"/>
        </w:rPr>
        <w:t>M</w:t>
      </w:r>
      <w:r w:rsidR="0063650B">
        <w:rPr>
          <w:rFonts w:ascii="Book Antiqua" w:hAnsi="Book Antiqua"/>
          <w:szCs w:val="24"/>
        </w:rPr>
        <w:t xml:space="preserve"> status snapshot records. </w:t>
      </w:r>
      <w:r w:rsidR="005E79B1">
        <w:rPr>
          <w:rFonts w:ascii="Book Antiqua" w:hAnsi="Book Antiqua"/>
          <w:szCs w:val="24"/>
        </w:rPr>
        <w:t xml:space="preserve">The </w:t>
      </w:r>
      <w:r w:rsidR="00206D9F">
        <w:rPr>
          <w:rFonts w:ascii="Book Antiqua" w:hAnsi="Book Antiqua"/>
          <w:szCs w:val="24"/>
        </w:rPr>
        <w:t xml:space="preserve">size </w:t>
      </w:r>
      <w:r w:rsidR="00206D9F" w:rsidRPr="00206D9F">
        <w:rPr>
          <w:rFonts w:ascii="Book Antiqua" w:hAnsi="Book Antiqua"/>
          <w:i/>
          <w:szCs w:val="24"/>
        </w:rPr>
        <w:t>N</w:t>
      </w:r>
      <w:r w:rsidR="00206D9F">
        <w:rPr>
          <w:rFonts w:ascii="Book Antiqua" w:hAnsi="Book Antiqua"/>
          <w:szCs w:val="24"/>
        </w:rPr>
        <w:t xml:space="preserve"> and </w:t>
      </w:r>
      <w:r w:rsidR="005E79B1">
        <w:rPr>
          <w:rFonts w:ascii="Book Antiqua" w:hAnsi="Book Antiqua"/>
          <w:szCs w:val="24"/>
        </w:rPr>
        <w:t xml:space="preserve">format of the snapshot record is vendor dependent. </w:t>
      </w:r>
      <w:r w:rsidRPr="00C829CA">
        <w:rPr>
          <w:rFonts w:ascii="Book Antiqua" w:hAnsi="Book Antiqua"/>
          <w:szCs w:val="24"/>
        </w:rPr>
        <w:t>(R) (mandatory) (</w:t>
      </w:r>
      <w:r w:rsidR="006F340A">
        <w:rPr>
          <w:rFonts w:ascii="Book Antiqua" w:hAnsi="Book Antiqua"/>
          <w:szCs w:val="24"/>
        </w:rPr>
        <w:t>Mx</w:t>
      </w:r>
      <w:r w:rsidRPr="00C829CA">
        <w:rPr>
          <w:rFonts w:ascii="Book Antiqua" w:hAnsi="Book Antiqua"/>
          <w:szCs w:val="24"/>
          <w:lang w:eastAsia="ja-JP"/>
        </w:rPr>
        <w:t>N byte</w:t>
      </w:r>
      <w:r w:rsidRPr="00C829CA">
        <w:rPr>
          <w:rFonts w:ascii="Book Antiqua" w:hAnsi="Book Antiqua"/>
          <w:szCs w:val="24"/>
        </w:rPr>
        <w:t>s)</w:t>
      </w:r>
    </w:p>
    <w:p w14:paraId="67FAB1CF" w14:textId="57B5E19A" w:rsidR="00C21F8E" w:rsidRDefault="005E79B1" w:rsidP="00C21F8E">
      <w:pPr>
        <w:pStyle w:val="Attribute"/>
        <w:jc w:val="both"/>
        <w:rPr>
          <w:rFonts w:ascii="Book Antiqua" w:hAnsi="Book Antiqua"/>
          <w:szCs w:val="24"/>
        </w:rPr>
      </w:pPr>
      <w:r w:rsidRPr="005E79B1">
        <w:rPr>
          <w:rFonts w:ascii="Book Antiqua" w:hAnsi="Book Antiqua"/>
          <w:b/>
          <w:szCs w:val="24"/>
          <w:lang w:val="en-US"/>
        </w:rPr>
        <w:t>Snap action</w:t>
      </w:r>
      <w:r>
        <w:rPr>
          <w:rFonts w:ascii="Book Antiqua" w:hAnsi="Book Antiqua"/>
          <w:szCs w:val="24"/>
          <w:lang w:val="en-US"/>
        </w:rPr>
        <w:t xml:space="preserve">: </w:t>
      </w:r>
      <w:r w:rsidR="0063650B">
        <w:rPr>
          <w:rFonts w:ascii="Book Antiqua" w:hAnsi="Book Antiqua"/>
          <w:szCs w:val="24"/>
          <w:lang w:val="en-US"/>
        </w:rPr>
        <w:t xml:space="preserve">Once the OLT writes </w:t>
      </w:r>
      <w:r>
        <w:rPr>
          <w:rFonts w:ascii="Book Antiqua" w:hAnsi="Book Antiqua"/>
          <w:szCs w:val="24"/>
          <w:lang w:val="en-US"/>
        </w:rPr>
        <w:t>this attribute, the ON</w:t>
      </w:r>
      <w:r w:rsidR="004F13DD">
        <w:rPr>
          <w:rFonts w:ascii="Book Antiqua" w:hAnsi="Book Antiqua"/>
          <w:szCs w:val="24"/>
          <w:lang w:val="en-US"/>
        </w:rPr>
        <w:t xml:space="preserve">U takes and records an urgent snapshot without shutting down the transceiver. </w:t>
      </w:r>
      <w:r w:rsidR="004F13DD">
        <w:rPr>
          <w:rFonts w:ascii="Book Antiqua" w:hAnsi="Book Antiqua"/>
          <w:szCs w:val="24"/>
        </w:rPr>
        <w:t>(W</w:t>
      </w:r>
      <w:r w:rsidR="004F13DD" w:rsidRPr="00982CBA">
        <w:rPr>
          <w:rFonts w:ascii="Book Antiqua" w:hAnsi="Book Antiqua"/>
          <w:szCs w:val="24"/>
        </w:rPr>
        <w:t>) (mandatory) (</w:t>
      </w:r>
      <w:r w:rsidR="004F13DD">
        <w:rPr>
          <w:rFonts w:ascii="Book Antiqua" w:hAnsi="Book Antiqua"/>
          <w:szCs w:val="24"/>
        </w:rPr>
        <w:t>1 byte</w:t>
      </w:r>
      <w:r w:rsidR="004F13DD" w:rsidRPr="00982CBA">
        <w:rPr>
          <w:rFonts w:ascii="Book Antiqua" w:hAnsi="Book Antiqua"/>
          <w:szCs w:val="24"/>
        </w:rPr>
        <w:t>)</w:t>
      </w:r>
    </w:p>
    <w:p w14:paraId="2C49A42D" w14:textId="69677DEE" w:rsidR="0063650B" w:rsidRPr="00D41756" w:rsidRDefault="0063650B" w:rsidP="0063650B">
      <w:pPr>
        <w:pStyle w:val="Attribute"/>
        <w:jc w:val="both"/>
        <w:rPr>
          <w:rFonts w:ascii="Book Antiqua" w:hAnsi="Book Antiqua"/>
          <w:szCs w:val="24"/>
        </w:rPr>
      </w:pPr>
      <w:r>
        <w:rPr>
          <w:rFonts w:ascii="Book Antiqua" w:hAnsi="Book Antiqua"/>
          <w:b/>
          <w:szCs w:val="24"/>
        </w:rPr>
        <w:t>Most recent status snapshot:</w:t>
      </w:r>
      <w:r>
        <w:rPr>
          <w:rFonts w:ascii="Book Antiqua" w:hAnsi="Book Antiqua"/>
          <w:szCs w:val="24"/>
        </w:rPr>
        <w:t xml:space="preserve"> This attribute provides access to the most recently taken status snapshot record. (R</w:t>
      </w:r>
      <w:r w:rsidRPr="00D41756">
        <w:rPr>
          <w:rFonts w:ascii="Book Antiqua" w:hAnsi="Book Antiqua"/>
          <w:szCs w:val="24"/>
        </w:rPr>
        <w:t>) (mandatory) (</w:t>
      </w:r>
      <w:r>
        <w:rPr>
          <w:rFonts w:ascii="Book Antiqua" w:hAnsi="Book Antiqua"/>
          <w:szCs w:val="24"/>
          <w:lang w:eastAsia="ja-JP"/>
        </w:rPr>
        <w:t>N</w:t>
      </w:r>
      <w:r w:rsidRPr="00D41756">
        <w:rPr>
          <w:rFonts w:ascii="Book Antiqua" w:hAnsi="Book Antiqua"/>
          <w:szCs w:val="24"/>
          <w:lang w:eastAsia="ja-JP"/>
        </w:rPr>
        <w:t> byte</w:t>
      </w:r>
      <w:r w:rsidRPr="00D41756">
        <w:rPr>
          <w:rFonts w:ascii="Book Antiqua" w:hAnsi="Book Antiqua"/>
          <w:szCs w:val="24"/>
        </w:rPr>
        <w:t>s)</w:t>
      </w:r>
    </w:p>
    <w:p w14:paraId="784648A2" w14:textId="3B574567" w:rsidR="0063650B" w:rsidRDefault="0063650B" w:rsidP="0063650B">
      <w:pPr>
        <w:pStyle w:val="Attribute"/>
        <w:jc w:val="both"/>
        <w:rPr>
          <w:rFonts w:ascii="Book Antiqua" w:hAnsi="Book Antiqua"/>
          <w:szCs w:val="24"/>
        </w:rPr>
      </w:pPr>
      <w:r>
        <w:rPr>
          <w:rFonts w:ascii="Book Antiqua" w:hAnsi="Book Antiqua"/>
          <w:b/>
          <w:szCs w:val="24"/>
          <w:lang w:val="en-US"/>
        </w:rPr>
        <w:t>Reset</w:t>
      </w:r>
      <w:r w:rsidRPr="005E79B1">
        <w:rPr>
          <w:rFonts w:ascii="Book Antiqua" w:hAnsi="Book Antiqua"/>
          <w:b/>
          <w:szCs w:val="24"/>
          <w:lang w:val="en-US"/>
        </w:rPr>
        <w:t xml:space="preserve"> action</w:t>
      </w:r>
      <w:r>
        <w:rPr>
          <w:rFonts w:ascii="Book Antiqua" w:hAnsi="Book Antiqua"/>
          <w:szCs w:val="24"/>
          <w:lang w:val="en-US"/>
        </w:rPr>
        <w:t xml:space="preserve">: Once the OLT writes this attribute, the ONU sets the Number of valid status snapshots </w:t>
      </w:r>
      <w:r w:rsidR="00206D9F">
        <w:rPr>
          <w:rFonts w:ascii="Book Antiqua" w:hAnsi="Book Antiqua"/>
          <w:szCs w:val="24"/>
          <w:lang w:val="en-US"/>
        </w:rPr>
        <w:t xml:space="preserve">and Next status snapshot index attributes to </w:t>
      </w:r>
      <w:r>
        <w:rPr>
          <w:rFonts w:ascii="Book Antiqua" w:hAnsi="Book Antiqua"/>
          <w:szCs w:val="24"/>
          <w:lang w:val="en-US"/>
        </w:rPr>
        <w:t xml:space="preserve">zero. </w:t>
      </w:r>
      <w:r>
        <w:rPr>
          <w:rFonts w:ascii="Book Antiqua" w:hAnsi="Book Antiqua"/>
          <w:szCs w:val="24"/>
        </w:rPr>
        <w:t>(W</w:t>
      </w:r>
      <w:r w:rsidRPr="00982CBA">
        <w:rPr>
          <w:rFonts w:ascii="Book Antiqua" w:hAnsi="Book Antiqua"/>
          <w:szCs w:val="24"/>
        </w:rPr>
        <w:t>) (mandatory) (</w:t>
      </w:r>
      <w:r>
        <w:rPr>
          <w:rFonts w:ascii="Book Antiqua" w:hAnsi="Book Antiqua"/>
          <w:szCs w:val="24"/>
        </w:rPr>
        <w:t>1 byte</w:t>
      </w:r>
      <w:r w:rsidRPr="00982CBA">
        <w:rPr>
          <w:rFonts w:ascii="Book Antiqua" w:hAnsi="Book Antiqua"/>
          <w:szCs w:val="24"/>
        </w:rPr>
        <w:t>)</w:t>
      </w:r>
    </w:p>
    <w:p w14:paraId="4836B3B1" w14:textId="77777777" w:rsidR="0063650B" w:rsidRPr="00D41756" w:rsidRDefault="0063650B" w:rsidP="00C21F8E">
      <w:pPr>
        <w:pStyle w:val="Attribute"/>
        <w:jc w:val="both"/>
        <w:rPr>
          <w:rFonts w:ascii="Book Antiqua" w:hAnsi="Book Antiqua"/>
          <w:szCs w:val="24"/>
          <w:lang w:val="en-US"/>
        </w:rPr>
      </w:pPr>
    </w:p>
    <w:p w14:paraId="46AB3582" w14:textId="77777777" w:rsidR="00C21F8E" w:rsidRPr="00B05784" w:rsidRDefault="00C21F8E" w:rsidP="00C21F8E">
      <w:pPr>
        <w:pStyle w:val="Headingi"/>
        <w:jc w:val="both"/>
      </w:pPr>
      <w:r w:rsidRPr="00B05784">
        <w:t>Actions</w:t>
      </w:r>
    </w:p>
    <w:p w14:paraId="31309E9C" w14:textId="13CF85E1" w:rsidR="00C21F8E" w:rsidRDefault="00C21F8E" w:rsidP="00C21F8E">
      <w:pPr>
        <w:pStyle w:val="Attribute"/>
        <w:jc w:val="both"/>
        <w:rPr>
          <w:b/>
          <w:bCs/>
        </w:rPr>
      </w:pPr>
      <w:r w:rsidRPr="00B05784">
        <w:rPr>
          <w:b/>
          <w:bCs/>
        </w:rPr>
        <w:t>Get</w:t>
      </w:r>
      <w:r>
        <w:rPr>
          <w:b/>
          <w:bCs/>
        </w:rPr>
        <w:t xml:space="preserve">, </w:t>
      </w:r>
      <w:r w:rsidR="008A1D87">
        <w:rPr>
          <w:b/>
          <w:bCs/>
        </w:rPr>
        <w:t xml:space="preserve">Get-next, </w:t>
      </w:r>
      <w:r>
        <w:rPr>
          <w:b/>
          <w:bCs/>
        </w:rPr>
        <w:t>set</w:t>
      </w:r>
    </w:p>
    <w:p w14:paraId="31418D1B" w14:textId="77777777" w:rsidR="00C21F8E" w:rsidRPr="00B05784" w:rsidRDefault="00C21F8E" w:rsidP="00C21F8E">
      <w:pPr>
        <w:pStyle w:val="Headingi"/>
        <w:jc w:val="both"/>
      </w:pPr>
      <w:r w:rsidRPr="00B05784">
        <w:t>Notifications</w:t>
      </w:r>
    </w:p>
    <w:p w14:paraId="3ACF14C2" w14:textId="77777777" w:rsidR="00C21F8E" w:rsidRPr="00B05784" w:rsidRDefault="00C21F8E" w:rsidP="00C21F8E">
      <w:pPr>
        <w:pStyle w:val="Attribute"/>
        <w:rPr>
          <w:b/>
          <w:bCs/>
        </w:rPr>
      </w:pP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2340"/>
        <w:gridCol w:w="5544"/>
      </w:tblGrid>
      <w:tr w:rsidR="00C21F8E" w:rsidRPr="00B05784" w14:paraId="2B9F91A5" w14:textId="77777777" w:rsidTr="00A061A6">
        <w:trPr>
          <w:cantSplit/>
        </w:trPr>
        <w:tc>
          <w:tcPr>
            <w:tcW w:w="9072" w:type="dxa"/>
            <w:gridSpan w:val="3"/>
            <w:tcBorders>
              <w:top w:val="nil"/>
              <w:left w:val="nil"/>
              <w:right w:val="nil"/>
            </w:tcBorders>
          </w:tcPr>
          <w:p w14:paraId="355C290C" w14:textId="77777777" w:rsidR="00C21F8E" w:rsidRPr="00B05784" w:rsidRDefault="00C21F8E" w:rsidP="00A061A6">
            <w:pPr>
              <w:pStyle w:val="Tablehead"/>
              <w:jc w:val="left"/>
            </w:pPr>
            <w:r w:rsidRPr="00B05784">
              <w:t>Attribute value change</w:t>
            </w:r>
          </w:p>
        </w:tc>
      </w:tr>
      <w:tr w:rsidR="00C21F8E" w:rsidRPr="00B05784" w14:paraId="707ED211" w14:textId="77777777" w:rsidTr="00A061A6">
        <w:trPr>
          <w:cantSplit/>
        </w:trPr>
        <w:tc>
          <w:tcPr>
            <w:tcW w:w="1188" w:type="dxa"/>
            <w:vAlign w:val="center"/>
          </w:tcPr>
          <w:p w14:paraId="23A32A14" w14:textId="77777777" w:rsidR="00C21F8E" w:rsidRPr="00B05784" w:rsidRDefault="00C21F8E" w:rsidP="00A061A6">
            <w:pPr>
              <w:pStyle w:val="Tablehead"/>
            </w:pPr>
            <w:r w:rsidRPr="00B05784">
              <w:t>Number</w:t>
            </w:r>
          </w:p>
        </w:tc>
        <w:tc>
          <w:tcPr>
            <w:tcW w:w="2340" w:type="dxa"/>
            <w:vAlign w:val="center"/>
          </w:tcPr>
          <w:p w14:paraId="45921184" w14:textId="77777777" w:rsidR="00C21F8E" w:rsidRPr="00B05784" w:rsidRDefault="00C21F8E" w:rsidP="00A061A6">
            <w:pPr>
              <w:pStyle w:val="Tablehead"/>
            </w:pPr>
            <w:r w:rsidRPr="00B05784">
              <w:t>Attribute value change</w:t>
            </w:r>
          </w:p>
        </w:tc>
        <w:tc>
          <w:tcPr>
            <w:tcW w:w="5544" w:type="dxa"/>
            <w:vAlign w:val="center"/>
          </w:tcPr>
          <w:p w14:paraId="0FB6BD0A" w14:textId="77777777" w:rsidR="00C21F8E" w:rsidRPr="00B05784" w:rsidRDefault="00C21F8E" w:rsidP="00A061A6">
            <w:pPr>
              <w:pStyle w:val="Tablehead"/>
            </w:pPr>
            <w:r w:rsidRPr="00B05784">
              <w:t>Description</w:t>
            </w:r>
          </w:p>
        </w:tc>
      </w:tr>
      <w:tr w:rsidR="00C21F8E" w:rsidRPr="00B05784" w14:paraId="3BC48A1D" w14:textId="77777777" w:rsidTr="00A061A6">
        <w:trPr>
          <w:cantSplit/>
        </w:trPr>
        <w:tc>
          <w:tcPr>
            <w:tcW w:w="1188" w:type="dxa"/>
          </w:tcPr>
          <w:p w14:paraId="4C4DC12C" w14:textId="77777777" w:rsidR="00C21F8E" w:rsidRPr="00B05784" w:rsidRDefault="00C21F8E" w:rsidP="00A061A6">
            <w:pPr>
              <w:pStyle w:val="Tabletext0"/>
              <w:jc w:val="center"/>
            </w:pPr>
            <w:r w:rsidRPr="00B05784">
              <w:t>1</w:t>
            </w:r>
          </w:p>
        </w:tc>
        <w:tc>
          <w:tcPr>
            <w:tcW w:w="2340" w:type="dxa"/>
          </w:tcPr>
          <w:p w14:paraId="5DF89D82" w14:textId="77777777" w:rsidR="00C21F8E" w:rsidRPr="00B05784" w:rsidRDefault="00C21F8E" w:rsidP="00A061A6">
            <w:pPr>
              <w:pStyle w:val="Tabletext0"/>
            </w:pPr>
            <w:r>
              <w:t>Flash mem perf</w:t>
            </w:r>
          </w:p>
        </w:tc>
        <w:tc>
          <w:tcPr>
            <w:tcW w:w="5544" w:type="dxa"/>
          </w:tcPr>
          <w:p w14:paraId="25BF6CFA" w14:textId="77777777" w:rsidR="00C21F8E" w:rsidRPr="00B05784" w:rsidRDefault="00C21F8E" w:rsidP="00A061A6">
            <w:pPr>
              <w:pStyle w:val="Tabletext0"/>
            </w:pPr>
            <w:r>
              <w:t>Flash memory performance value change</w:t>
            </w:r>
          </w:p>
        </w:tc>
      </w:tr>
      <w:tr w:rsidR="00C21F8E" w:rsidRPr="00B05784" w14:paraId="60A96912" w14:textId="77777777" w:rsidTr="00A061A6">
        <w:trPr>
          <w:cantSplit/>
        </w:trPr>
        <w:tc>
          <w:tcPr>
            <w:tcW w:w="1188" w:type="dxa"/>
          </w:tcPr>
          <w:p w14:paraId="7DF34576" w14:textId="77777777" w:rsidR="00C21F8E" w:rsidRPr="00B05784" w:rsidRDefault="00C21F8E" w:rsidP="00A061A6">
            <w:pPr>
              <w:pStyle w:val="Tabletext0"/>
              <w:jc w:val="center"/>
            </w:pPr>
            <w:r>
              <w:t>2</w:t>
            </w:r>
          </w:p>
        </w:tc>
        <w:tc>
          <w:tcPr>
            <w:tcW w:w="2340" w:type="dxa"/>
          </w:tcPr>
          <w:p w14:paraId="78BCB248" w14:textId="77777777" w:rsidR="00C21F8E" w:rsidRPr="00B05784" w:rsidRDefault="00C21F8E" w:rsidP="00A061A6">
            <w:pPr>
              <w:pStyle w:val="Tabletext0"/>
            </w:pPr>
            <w:r>
              <w:t>N/A</w:t>
            </w:r>
          </w:p>
        </w:tc>
        <w:tc>
          <w:tcPr>
            <w:tcW w:w="5544" w:type="dxa"/>
          </w:tcPr>
          <w:p w14:paraId="7A105C14" w14:textId="77777777" w:rsidR="00C21F8E" w:rsidRPr="00B05784" w:rsidRDefault="00C21F8E" w:rsidP="00A061A6">
            <w:pPr>
              <w:pStyle w:val="Tabletext0"/>
            </w:pPr>
          </w:p>
        </w:tc>
      </w:tr>
      <w:tr w:rsidR="00C21F8E" w:rsidRPr="00B05784" w14:paraId="4F13B810" w14:textId="77777777" w:rsidTr="00A061A6">
        <w:trPr>
          <w:cantSplit/>
        </w:trPr>
        <w:tc>
          <w:tcPr>
            <w:tcW w:w="1188" w:type="dxa"/>
          </w:tcPr>
          <w:p w14:paraId="5E30B07A" w14:textId="77777777" w:rsidR="00C21F8E" w:rsidRPr="00B05784" w:rsidRDefault="00C21F8E" w:rsidP="00A061A6">
            <w:pPr>
              <w:pStyle w:val="Tabletext0"/>
              <w:jc w:val="center"/>
            </w:pPr>
            <w:r>
              <w:t>3</w:t>
            </w:r>
          </w:p>
        </w:tc>
        <w:tc>
          <w:tcPr>
            <w:tcW w:w="2340" w:type="dxa"/>
          </w:tcPr>
          <w:p w14:paraId="0CEF2977" w14:textId="77777777" w:rsidR="00C21F8E" w:rsidRPr="00B05784" w:rsidRDefault="00C21F8E" w:rsidP="00A061A6">
            <w:pPr>
              <w:pStyle w:val="Tabletext0"/>
            </w:pPr>
            <w:r w:rsidRPr="00B05784">
              <w:t>N/A</w:t>
            </w:r>
          </w:p>
        </w:tc>
        <w:tc>
          <w:tcPr>
            <w:tcW w:w="5544" w:type="dxa"/>
          </w:tcPr>
          <w:p w14:paraId="4E167858" w14:textId="77777777" w:rsidR="00C21F8E" w:rsidRPr="00B05784" w:rsidRDefault="00C21F8E" w:rsidP="00A061A6">
            <w:pPr>
              <w:pStyle w:val="Tabletext0"/>
            </w:pPr>
          </w:p>
        </w:tc>
      </w:tr>
      <w:tr w:rsidR="00C21F8E" w:rsidRPr="00B05784" w14:paraId="4F6F8E49" w14:textId="77777777" w:rsidTr="00A061A6">
        <w:trPr>
          <w:cantSplit/>
        </w:trPr>
        <w:tc>
          <w:tcPr>
            <w:tcW w:w="1188" w:type="dxa"/>
          </w:tcPr>
          <w:p w14:paraId="42890D76" w14:textId="77777777" w:rsidR="00C21F8E" w:rsidRPr="00B05784" w:rsidRDefault="00C21F8E" w:rsidP="00A061A6">
            <w:pPr>
              <w:pStyle w:val="Tabletext0"/>
              <w:jc w:val="center"/>
            </w:pPr>
            <w:r>
              <w:t>4</w:t>
            </w:r>
          </w:p>
        </w:tc>
        <w:tc>
          <w:tcPr>
            <w:tcW w:w="2340" w:type="dxa"/>
          </w:tcPr>
          <w:p w14:paraId="1ED644EE" w14:textId="77777777" w:rsidR="00C21F8E" w:rsidRPr="00B05784" w:rsidRDefault="00C21F8E" w:rsidP="00A061A6">
            <w:pPr>
              <w:pStyle w:val="Tabletext0"/>
            </w:pPr>
            <w:r>
              <w:t>No of valid snapshots</w:t>
            </w:r>
          </w:p>
        </w:tc>
        <w:tc>
          <w:tcPr>
            <w:tcW w:w="5544" w:type="dxa"/>
          </w:tcPr>
          <w:p w14:paraId="1D1F28DE" w14:textId="77777777" w:rsidR="00C21F8E" w:rsidRPr="00B05784" w:rsidRDefault="00C21F8E" w:rsidP="00A061A6">
            <w:pPr>
              <w:pStyle w:val="Tabletext0"/>
            </w:pPr>
            <w:r>
              <w:t>A new snapshot has been recorded</w:t>
            </w:r>
          </w:p>
        </w:tc>
      </w:tr>
      <w:tr w:rsidR="00C21F8E" w:rsidRPr="00B05784" w14:paraId="4FA7C990" w14:textId="77777777" w:rsidTr="00A061A6">
        <w:trPr>
          <w:cantSplit/>
        </w:trPr>
        <w:tc>
          <w:tcPr>
            <w:tcW w:w="1188" w:type="dxa"/>
          </w:tcPr>
          <w:p w14:paraId="05B264DC" w14:textId="77777777" w:rsidR="00C21F8E" w:rsidRPr="00B05784" w:rsidRDefault="00C21F8E" w:rsidP="00A061A6">
            <w:pPr>
              <w:pStyle w:val="Tabletext0"/>
              <w:jc w:val="center"/>
            </w:pPr>
            <w:r>
              <w:t>5</w:t>
            </w:r>
          </w:p>
        </w:tc>
        <w:tc>
          <w:tcPr>
            <w:tcW w:w="2340" w:type="dxa"/>
          </w:tcPr>
          <w:p w14:paraId="27D3F356" w14:textId="77777777" w:rsidR="00C21F8E" w:rsidRPr="00B05784" w:rsidRDefault="00C21F8E" w:rsidP="00A061A6">
            <w:pPr>
              <w:pStyle w:val="Tabletext0"/>
            </w:pPr>
            <w:r>
              <w:t>N/A</w:t>
            </w:r>
          </w:p>
        </w:tc>
        <w:tc>
          <w:tcPr>
            <w:tcW w:w="5544" w:type="dxa"/>
          </w:tcPr>
          <w:p w14:paraId="092AF28D" w14:textId="77777777" w:rsidR="00C21F8E" w:rsidRPr="00B05784" w:rsidRDefault="00C21F8E" w:rsidP="00A061A6">
            <w:pPr>
              <w:pStyle w:val="Tabletext0"/>
            </w:pPr>
          </w:p>
        </w:tc>
      </w:tr>
      <w:tr w:rsidR="00C21F8E" w:rsidRPr="00B05784" w14:paraId="5F00C027" w14:textId="77777777" w:rsidTr="00A061A6">
        <w:trPr>
          <w:cantSplit/>
        </w:trPr>
        <w:tc>
          <w:tcPr>
            <w:tcW w:w="1188" w:type="dxa"/>
            <w:tcBorders>
              <w:top w:val="single" w:sz="4" w:space="0" w:color="auto"/>
              <w:left w:val="single" w:sz="4" w:space="0" w:color="auto"/>
              <w:bottom w:val="single" w:sz="4" w:space="0" w:color="auto"/>
              <w:right w:val="single" w:sz="4" w:space="0" w:color="auto"/>
            </w:tcBorders>
          </w:tcPr>
          <w:p w14:paraId="72EC77F2" w14:textId="03EF458F" w:rsidR="00C21F8E" w:rsidRPr="00B05784" w:rsidRDefault="004D2AB3" w:rsidP="004D2AB3">
            <w:pPr>
              <w:pStyle w:val="Tabletext0"/>
              <w:jc w:val="center"/>
            </w:pPr>
            <w:r>
              <w:t>6</w:t>
            </w:r>
          </w:p>
        </w:tc>
        <w:tc>
          <w:tcPr>
            <w:tcW w:w="2340" w:type="dxa"/>
            <w:tcBorders>
              <w:top w:val="single" w:sz="4" w:space="0" w:color="auto"/>
              <w:left w:val="single" w:sz="4" w:space="0" w:color="auto"/>
              <w:bottom w:val="single" w:sz="4" w:space="0" w:color="auto"/>
              <w:right w:val="single" w:sz="4" w:space="0" w:color="auto"/>
            </w:tcBorders>
          </w:tcPr>
          <w:p w14:paraId="74C2688F" w14:textId="7498EB0E" w:rsidR="00C21F8E" w:rsidRPr="00B05784" w:rsidRDefault="004D2AB3" w:rsidP="00A061A6">
            <w:pPr>
              <w:pStyle w:val="Tabletext0"/>
            </w:pPr>
            <w:r>
              <w:t>N/A</w:t>
            </w:r>
          </w:p>
        </w:tc>
        <w:tc>
          <w:tcPr>
            <w:tcW w:w="5544" w:type="dxa"/>
            <w:tcBorders>
              <w:top w:val="single" w:sz="4" w:space="0" w:color="auto"/>
              <w:left w:val="single" w:sz="4" w:space="0" w:color="auto"/>
              <w:bottom w:val="single" w:sz="4" w:space="0" w:color="auto"/>
              <w:right w:val="single" w:sz="4" w:space="0" w:color="auto"/>
            </w:tcBorders>
          </w:tcPr>
          <w:p w14:paraId="61323AA5" w14:textId="77777777" w:rsidR="00C21F8E" w:rsidRPr="00B05784" w:rsidRDefault="00C21F8E" w:rsidP="00A061A6">
            <w:pPr>
              <w:pStyle w:val="Tabletext0"/>
            </w:pPr>
          </w:p>
        </w:tc>
      </w:tr>
      <w:tr w:rsidR="004D2AB3" w:rsidRPr="00B05784" w14:paraId="130E6E25" w14:textId="77777777" w:rsidTr="004D2AB3">
        <w:trPr>
          <w:cantSplit/>
        </w:trPr>
        <w:tc>
          <w:tcPr>
            <w:tcW w:w="1188" w:type="dxa"/>
            <w:tcBorders>
              <w:top w:val="single" w:sz="4" w:space="0" w:color="auto"/>
              <w:left w:val="single" w:sz="4" w:space="0" w:color="auto"/>
              <w:bottom w:val="single" w:sz="4" w:space="0" w:color="auto"/>
              <w:right w:val="single" w:sz="4" w:space="0" w:color="auto"/>
            </w:tcBorders>
          </w:tcPr>
          <w:p w14:paraId="04C83622" w14:textId="0B9688B2" w:rsidR="004D2AB3" w:rsidRDefault="004D2AB3" w:rsidP="008B79FB">
            <w:pPr>
              <w:pStyle w:val="Tabletext0"/>
              <w:jc w:val="center"/>
            </w:pPr>
            <w:r>
              <w:t>7</w:t>
            </w:r>
          </w:p>
        </w:tc>
        <w:tc>
          <w:tcPr>
            <w:tcW w:w="2340" w:type="dxa"/>
            <w:tcBorders>
              <w:top w:val="single" w:sz="4" w:space="0" w:color="auto"/>
              <w:left w:val="single" w:sz="4" w:space="0" w:color="auto"/>
              <w:bottom w:val="single" w:sz="4" w:space="0" w:color="auto"/>
              <w:right w:val="single" w:sz="4" w:space="0" w:color="auto"/>
            </w:tcBorders>
          </w:tcPr>
          <w:p w14:paraId="0FD16B54" w14:textId="2906D93A" w:rsidR="004D2AB3" w:rsidRPr="00B05784" w:rsidRDefault="004D2AB3" w:rsidP="008B79FB">
            <w:pPr>
              <w:pStyle w:val="Tabletext0"/>
            </w:pPr>
            <w:r>
              <w:t>N/A</w:t>
            </w:r>
          </w:p>
        </w:tc>
        <w:tc>
          <w:tcPr>
            <w:tcW w:w="5544" w:type="dxa"/>
            <w:tcBorders>
              <w:top w:val="single" w:sz="4" w:space="0" w:color="auto"/>
              <w:left w:val="single" w:sz="4" w:space="0" w:color="auto"/>
              <w:bottom w:val="single" w:sz="4" w:space="0" w:color="auto"/>
              <w:right w:val="single" w:sz="4" w:space="0" w:color="auto"/>
            </w:tcBorders>
          </w:tcPr>
          <w:p w14:paraId="700F3919" w14:textId="77777777" w:rsidR="004D2AB3" w:rsidRPr="00B05784" w:rsidRDefault="004D2AB3" w:rsidP="008B79FB">
            <w:pPr>
              <w:pStyle w:val="Tabletext0"/>
            </w:pPr>
          </w:p>
        </w:tc>
      </w:tr>
      <w:tr w:rsidR="004D2AB3" w:rsidRPr="00B05784" w14:paraId="447F0BF8" w14:textId="77777777" w:rsidTr="004D2AB3">
        <w:trPr>
          <w:cantSplit/>
        </w:trPr>
        <w:tc>
          <w:tcPr>
            <w:tcW w:w="1188" w:type="dxa"/>
            <w:tcBorders>
              <w:top w:val="single" w:sz="4" w:space="0" w:color="auto"/>
              <w:left w:val="single" w:sz="4" w:space="0" w:color="auto"/>
              <w:bottom w:val="single" w:sz="4" w:space="0" w:color="auto"/>
              <w:right w:val="single" w:sz="4" w:space="0" w:color="auto"/>
            </w:tcBorders>
          </w:tcPr>
          <w:p w14:paraId="0D9B967D" w14:textId="06C84144" w:rsidR="004D2AB3" w:rsidRDefault="004D2AB3" w:rsidP="008B79FB">
            <w:pPr>
              <w:pStyle w:val="Tabletext0"/>
              <w:jc w:val="center"/>
            </w:pPr>
            <w:r>
              <w:t>8</w:t>
            </w:r>
            <w:r w:rsidRPr="00B05784">
              <w:t>..16</w:t>
            </w:r>
          </w:p>
        </w:tc>
        <w:tc>
          <w:tcPr>
            <w:tcW w:w="2340" w:type="dxa"/>
            <w:tcBorders>
              <w:top w:val="single" w:sz="4" w:space="0" w:color="auto"/>
              <w:left w:val="single" w:sz="4" w:space="0" w:color="auto"/>
              <w:bottom w:val="single" w:sz="4" w:space="0" w:color="auto"/>
              <w:right w:val="single" w:sz="4" w:space="0" w:color="auto"/>
            </w:tcBorders>
          </w:tcPr>
          <w:p w14:paraId="24E8F534" w14:textId="4B7C9436" w:rsidR="004D2AB3" w:rsidRPr="00B05784" w:rsidRDefault="004D2AB3" w:rsidP="008B79FB">
            <w:pPr>
              <w:pStyle w:val="Tabletext0"/>
            </w:pPr>
            <w:r w:rsidRPr="00B05784">
              <w:t>Reserved</w:t>
            </w:r>
          </w:p>
        </w:tc>
        <w:tc>
          <w:tcPr>
            <w:tcW w:w="5544" w:type="dxa"/>
            <w:tcBorders>
              <w:top w:val="single" w:sz="4" w:space="0" w:color="auto"/>
              <w:left w:val="single" w:sz="4" w:space="0" w:color="auto"/>
              <w:bottom w:val="single" w:sz="4" w:space="0" w:color="auto"/>
              <w:right w:val="single" w:sz="4" w:space="0" w:color="auto"/>
            </w:tcBorders>
          </w:tcPr>
          <w:p w14:paraId="1813A3C9" w14:textId="77777777" w:rsidR="004D2AB3" w:rsidRPr="00B05784" w:rsidRDefault="004D2AB3" w:rsidP="008B79FB">
            <w:pPr>
              <w:pStyle w:val="Tabletext0"/>
            </w:pPr>
          </w:p>
        </w:tc>
      </w:tr>
    </w:tbl>
    <w:p w14:paraId="3AD88DCE" w14:textId="77777777" w:rsidR="00C21F8E" w:rsidRDefault="00C21F8E" w:rsidP="00C21F8E"/>
    <w:p w14:paraId="20C4F86C" w14:textId="77777777" w:rsidR="00C21F8E" w:rsidRPr="00B05784" w:rsidRDefault="00C21F8E" w:rsidP="00C21F8E"/>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88"/>
        <w:gridCol w:w="2177"/>
        <w:gridCol w:w="5807"/>
      </w:tblGrid>
      <w:tr w:rsidR="00C21F8E" w:rsidRPr="00B05784" w14:paraId="6CB740DD" w14:textId="77777777" w:rsidTr="00A061A6">
        <w:trPr>
          <w:cantSplit/>
          <w:tblHeader/>
        </w:trPr>
        <w:tc>
          <w:tcPr>
            <w:tcW w:w="9072" w:type="dxa"/>
            <w:gridSpan w:val="3"/>
            <w:tcBorders>
              <w:top w:val="nil"/>
              <w:left w:val="nil"/>
              <w:right w:val="nil"/>
            </w:tcBorders>
          </w:tcPr>
          <w:p w14:paraId="3F7AFFE1" w14:textId="77777777" w:rsidR="00C21F8E" w:rsidRPr="00B05784" w:rsidRDefault="00C21F8E" w:rsidP="00A061A6">
            <w:pPr>
              <w:pStyle w:val="Tablehead"/>
              <w:jc w:val="left"/>
            </w:pPr>
            <w:r w:rsidRPr="00B05784">
              <w:lastRenderedPageBreak/>
              <w:t>Alarm</w:t>
            </w:r>
          </w:p>
        </w:tc>
      </w:tr>
      <w:tr w:rsidR="00C21F8E" w:rsidRPr="00B05784" w14:paraId="702493D2" w14:textId="77777777" w:rsidTr="00A061A6">
        <w:trPr>
          <w:cantSplit/>
          <w:tblHeader/>
        </w:trPr>
        <w:tc>
          <w:tcPr>
            <w:tcW w:w="1088" w:type="dxa"/>
          </w:tcPr>
          <w:p w14:paraId="4D404E3A" w14:textId="77777777" w:rsidR="00C21F8E" w:rsidRPr="00B05784" w:rsidRDefault="00C21F8E" w:rsidP="00A061A6">
            <w:pPr>
              <w:pStyle w:val="Tablehead"/>
            </w:pPr>
            <w:r w:rsidRPr="00B05784">
              <w:t>Alarm number</w:t>
            </w:r>
          </w:p>
        </w:tc>
        <w:tc>
          <w:tcPr>
            <w:tcW w:w="2177" w:type="dxa"/>
            <w:vAlign w:val="center"/>
          </w:tcPr>
          <w:p w14:paraId="3705EF4C" w14:textId="77777777" w:rsidR="00C21F8E" w:rsidRPr="00B05784" w:rsidRDefault="00C21F8E" w:rsidP="00A061A6">
            <w:pPr>
              <w:pStyle w:val="Tablehead"/>
            </w:pPr>
            <w:r w:rsidRPr="00B05784">
              <w:t>Alarm</w:t>
            </w:r>
          </w:p>
        </w:tc>
        <w:tc>
          <w:tcPr>
            <w:tcW w:w="5807" w:type="dxa"/>
            <w:vAlign w:val="center"/>
          </w:tcPr>
          <w:p w14:paraId="79BA037C" w14:textId="77777777" w:rsidR="00C21F8E" w:rsidRPr="00B05784" w:rsidRDefault="00C21F8E" w:rsidP="00A061A6">
            <w:pPr>
              <w:pStyle w:val="Tablehead"/>
              <w:jc w:val="left"/>
            </w:pPr>
            <w:r w:rsidRPr="00B05784">
              <w:t>Description</w:t>
            </w:r>
          </w:p>
        </w:tc>
      </w:tr>
      <w:tr w:rsidR="00C21F8E" w:rsidRPr="00B05784" w14:paraId="185326C0" w14:textId="77777777" w:rsidTr="00A061A6">
        <w:trPr>
          <w:cantSplit/>
        </w:trPr>
        <w:tc>
          <w:tcPr>
            <w:tcW w:w="1088" w:type="dxa"/>
          </w:tcPr>
          <w:p w14:paraId="4647CF28" w14:textId="77777777" w:rsidR="00C21F8E" w:rsidRPr="00B05784" w:rsidRDefault="00C21F8E" w:rsidP="00A061A6">
            <w:pPr>
              <w:pStyle w:val="Tabletext0"/>
              <w:jc w:val="center"/>
            </w:pPr>
            <w:r w:rsidRPr="00B05784">
              <w:t>0</w:t>
            </w:r>
          </w:p>
        </w:tc>
        <w:tc>
          <w:tcPr>
            <w:tcW w:w="2177" w:type="dxa"/>
          </w:tcPr>
          <w:p w14:paraId="4BE312B6" w14:textId="77777777" w:rsidR="00C21F8E" w:rsidRPr="004F3516" w:rsidRDefault="00C21F8E" w:rsidP="00A061A6">
            <w:pPr>
              <w:pStyle w:val="Tabletext0"/>
            </w:pPr>
            <w:r w:rsidRPr="004F3516">
              <w:rPr>
                <w:szCs w:val="22"/>
              </w:rPr>
              <w:t>Flash memory performance yellow</w:t>
            </w:r>
          </w:p>
        </w:tc>
        <w:tc>
          <w:tcPr>
            <w:tcW w:w="5807" w:type="dxa"/>
          </w:tcPr>
          <w:p w14:paraId="6151C082" w14:textId="77777777" w:rsidR="00C21F8E" w:rsidRPr="004F3516" w:rsidRDefault="00C21F8E" w:rsidP="00A061A6">
            <w:pPr>
              <w:pStyle w:val="Tabletext0"/>
            </w:pPr>
          </w:p>
        </w:tc>
      </w:tr>
      <w:tr w:rsidR="00C21F8E" w:rsidRPr="00B05784" w14:paraId="4888E3A9" w14:textId="77777777" w:rsidTr="00A061A6">
        <w:trPr>
          <w:cantSplit/>
        </w:trPr>
        <w:tc>
          <w:tcPr>
            <w:tcW w:w="1088" w:type="dxa"/>
          </w:tcPr>
          <w:p w14:paraId="49026054" w14:textId="77777777" w:rsidR="00C21F8E" w:rsidRPr="00B05784" w:rsidRDefault="00C21F8E" w:rsidP="00A061A6">
            <w:pPr>
              <w:pStyle w:val="Tabletext0"/>
              <w:jc w:val="center"/>
            </w:pPr>
            <w:r w:rsidRPr="00B05784">
              <w:t>1</w:t>
            </w:r>
          </w:p>
        </w:tc>
        <w:tc>
          <w:tcPr>
            <w:tcW w:w="2177" w:type="dxa"/>
          </w:tcPr>
          <w:p w14:paraId="7B36426A" w14:textId="77777777" w:rsidR="00C21F8E" w:rsidRPr="004F3516" w:rsidRDefault="00C21F8E" w:rsidP="00A061A6">
            <w:pPr>
              <w:pStyle w:val="Tabletext0"/>
            </w:pPr>
            <w:r w:rsidRPr="004F3516">
              <w:rPr>
                <w:szCs w:val="22"/>
              </w:rPr>
              <w:t>Flash memory performance red</w:t>
            </w:r>
          </w:p>
        </w:tc>
        <w:tc>
          <w:tcPr>
            <w:tcW w:w="5807" w:type="dxa"/>
          </w:tcPr>
          <w:p w14:paraId="6B9EDCC8" w14:textId="77777777" w:rsidR="00C21F8E" w:rsidRPr="004F3516" w:rsidRDefault="00C21F8E" w:rsidP="00A061A6">
            <w:pPr>
              <w:pStyle w:val="Tabletext0"/>
            </w:pPr>
          </w:p>
        </w:tc>
      </w:tr>
      <w:tr w:rsidR="00C21F8E" w:rsidRPr="00B05784" w14:paraId="2EEA849C" w14:textId="77777777" w:rsidTr="00A061A6">
        <w:trPr>
          <w:cantSplit/>
        </w:trPr>
        <w:tc>
          <w:tcPr>
            <w:tcW w:w="1088" w:type="dxa"/>
          </w:tcPr>
          <w:p w14:paraId="46929FBD" w14:textId="77777777" w:rsidR="00C21F8E" w:rsidRPr="00B05784" w:rsidRDefault="00C21F8E" w:rsidP="00A061A6">
            <w:pPr>
              <w:pStyle w:val="Tabletext0"/>
              <w:spacing w:before="0"/>
              <w:jc w:val="center"/>
            </w:pPr>
            <w:r w:rsidRPr="00B05784">
              <w:t>2</w:t>
            </w:r>
          </w:p>
        </w:tc>
        <w:tc>
          <w:tcPr>
            <w:tcW w:w="2177" w:type="dxa"/>
          </w:tcPr>
          <w:p w14:paraId="0206EB3B" w14:textId="77777777" w:rsidR="00C21F8E" w:rsidRPr="004F3516" w:rsidRDefault="00C21F8E" w:rsidP="00A061A6">
            <w:pPr>
              <w:pStyle w:val="Tabletext0"/>
              <w:spacing w:before="0"/>
            </w:pPr>
            <w:r w:rsidRPr="004F3516">
              <w:rPr>
                <w:szCs w:val="22"/>
              </w:rPr>
              <w:t>Loss of redundant power supply</w:t>
            </w:r>
          </w:p>
        </w:tc>
        <w:tc>
          <w:tcPr>
            <w:tcW w:w="5807" w:type="dxa"/>
          </w:tcPr>
          <w:p w14:paraId="5E7AFA8B" w14:textId="77777777" w:rsidR="00C21F8E" w:rsidRPr="004F3516" w:rsidRDefault="00C21F8E" w:rsidP="00A061A6">
            <w:pPr>
              <w:pStyle w:val="Tabletext0"/>
              <w:spacing w:before="0"/>
              <w:rPr>
                <w:szCs w:val="22"/>
              </w:rPr>
            </w:pPr>
            <w:r w:rsidRPr="004F3516">
              <w:rPr>
                <w:szCs w:val="22"/>
              </w:rPr>
              <w:t xml:space="preserve">In an ONU with redundant power supplies, an indication of the loss of one of the two redundant power supplies. </w:t>
            </w:r>
          </w:p>
        </w:tc>
      </w:tr>
      <w:tr w:rsidR="00C21F8E" w:rsidRPr="00B05784" w14:paraId="7B80B10F" w14:textId="77777777" w:rsidTr="00A061A6">
        <w:trPr>
          <w:cantSplit/>
        </w:trPr>
        <w:tc>
          <w:tcPr>
            <w:tcW w:w="1088" w:type="dxa"/>
          </w:tcPr>
          <w:p w14:paraId="75EE248B" w14:textId="77777777" w:rsidR="00C21F8E" w:rsidRPr="00B05784" w:rsidRDefault="00C21F8E" w:rsidP="00A061A6">
            <w:pPr>
              <w:pStyle w:val="Tabletext0"/>
              <w:spacing w:before="0"/>
              <w:jc w:val="center"/>
            </w:pPr>
            <w:r w:rsidRPr="00B05784">
              <w:t>3</w:t>
            </w:r>
          </w:p>
        </w:tc>
        <w:tc>
          <w:tcPr>
            <w:tcW w:w="2177" w:type="dxa"/>
          </w:tcPr>
          <w:p w14:paraId="4BFCDA76" w14:textId="77777777" w:rsidR="00C21F8E" w:rsidRPr="004F3516" w:rsidRDefault="00C21F8E" w:rsidP="00A061A6">
            <w:pPr>
              <w:pStyle w:val="Tabletext0"/>
              <w:spacing w:before="0"/>
            </w:pPr>
            <w:r w:rsidRPr="004F3516">
              <w:rPr>
                <w:szCs w:val="22"/>
              </w:rPr>
              <w:t>Loss of redundant power feed</w:t>
            </w:r>
          </w:p>
        </w:tc>
        <w:tc>
          <w:tcPr>
            <w:tcW w:w="5807" w:type="dxa"/>
          </w:tcPr>
          <w:p w14:paraId="3E55C559" w14:textId="77777777" w:rsidR="00C21F8E" w:rsidRPr="004F3516" w:rsidRDefault="00C21F8E" w:rsidP="00A061A6">
            <w:pPr>
              <w:pStyle w:val="Tabletext0"/>
              <w:spacing w:before="0"/>
              <w:rPr>
                <w:szCs w:val="22"/>
              </w:rPr>
            </w:pPr>
            <w:r w:rsidRPr="004F3516">
              <w:rPr>
                <w:szCs w:val="22"/>
              </w:rPr>
              <w:t>In an ONU with dual -48VDC power feeds, an indication of the loss of one of the two power feeds.</w:t>
            </w:r>
          </w:p>
        </w:tc>
      </w:tr>
      <w:tr w:rsidR="00C21F8E" w:rsidRPr="00A5203D" w14:paraId="7ADC412C" w14:textId="77777777" w:rsidTr="00A061A6">
        <w:trPr>
          <w:cantSplit/>
        </w:trPr>
        <w:tc>
          <w:tcPr>
            <w:tcW w:w="1088" w:type="dxa"/>
            <w:tcBorders>
              <w:top w:val="single" w:sz="4" w:space="0" w:color="auto"/>
              <w:left w:val="single" w:sz="4" w:space="0" w:color="auto"/>
              <w:bottom w:val="single" w:sz="4" w:space="0" w:color="auto"/>
              <w:right w:val="single" w:sz="4" w:space="0" w:color="auto"/>
            </w:tcBorders>
          </w:tcPr>
          <w:p w14:paraId="13158277" w14:textId="77777777" w:rsidR="00C21F8E" w:rsidRPr="00B05784" w:rsidRDefault="00C21F8E" w:rsidP="00A061A6">
            <w:pPr>
              <w:pStyle w:val="Tabletext0"/>
              <w:spacing w:before="0"/>
              <w:jc w:val="center"/>
            </w:pPr>
            <w:r>
              <w:t>4</w:t>
            </w:r>
          </w:p>
        </w:tc>
        <w:tc>
          <w:tcPr>
            <w:tcW w:w="2177" w:type="dxa"/>
            <w:tcBorders>
              <w:top w:val="single" w:sz="4" w:space="0" w:color="auto"/>
              <w:left w:val="single" w:sz="4" w:space="0" w:color="auto"/>
              <w:bottom w:val="single" w:sz="4" w:space="0" w:color="auto"/>
              <w:right w:val="single" w:sz="4" w:space="0" w:color="auto"/>
            </w:tcBorders>
          </w:tcPr>
          <w:p w14:paraId="3B3AC601" w14:textId="77777777" w:rsidR="00C21F8E" w:rsidRPr="004F3516" w:rsidRDefault="00C21F8E" w:rsidP="00A061A6">
            <w:pPr>
              <w:pStyle w:val="Tabletext0"/>
              <w:spacing w:before="0"/>
              <w:rPr>
                <w:szCs w:val="22"/>
              </w:rPr>
            </w:pPr>
            <w:r w:rsidRPr="004F3516">
              <w:rPr>
                <w:szCs w:val="22"/>
              </w:rPr>
              <w:t>Ground Fault</w:t>
            </w:r>
          </w:p>
        </w:tc>
        <w:tc>
          <w:tcPr>
            <w:tcW w:w="5807" w:type="dxa"/>
            <w:tcBorders>
              <w:top w:val="single" w:sz="4" w:space="0" w:color="auto"/>
              <w:left w:val="single" w:sz="4" w:space="0" w:color="auto"/>
              <w:bottom w:val="single" w:sz="4" w:space="0" w:color="auto"/>
              <w:right w:val="single" w:sz="4" w:space="0" w:color="auto"/>
            </w:tcBorders>
            <w:vAlign w:val="center"/>
          </w:tcPr>
          <w:p w14:paraId="58CAE5BC" w14:textId="77777777" w:rsidR="00C21F8E" w:rsidRPr="004F3516" w:rsidRDefault="00C21F8E" w:rsidP="00A061A6">
            <w:pPr>
              <w:pStyle w:val="Tabletext0"/>
              <w:spacing w:before="0"/>
              <w:rPr>
                <w:szCs w:val="22"/>
              </w:rPr>
            </w:pPr>
            <w:r w:rsidRPr="004F3516">
              <w:rPr>
                <w:szCs w:val="22"/>
              </w:rPr>
              <w:t>Ground fault; ONU has detected a loss of grounding or a degradation in the ground connection.</w:t>
            </w:r>
          </w:p>
        </w:tc>
      </w:tr>
    </w:tbl>
    <w:p w14:paraId="6EBD3A0E" w14:textId="77777777" w:rsidR="00C21F8E" w:rsidRPr="003C7C15" w:rsidRDefault="00C21F8E" w:rsidP="00C21F8E">
      <w:pPr>
        <w:tabs>
          <w:tab w:val="left" w:pos="720"/>
        </w:tabs>
        <w:rPr>
          <w:rFonts w:ascii="Book Antiqua" w:hAnsi="Book Antiqua"/>
          <w:sz w:val="24"/>
          <w:szCs w:val="24"/>
        </w:rPr>
      </w:pPr>
    </w:p>
    <w:p w14:paraId="63D4F9E7" w14:textId="77777777" w:rsidR="00C21F8E" w:rsidRDefault="00C21F8E" w:rsidP="00C21F8E">
      <w:pPr>
        <w:tabs>
          <w:tab w:val="left" w:pos="720"/>
        </w:tabs>
        <w:rPr>
          <w:sz w:val="24"/>
          <w:szCs w:val="24"/>
          <w:lang w:val="en-GB"/>
        </w:rPr>
      </w:pPr>
    </w:p>
    <w:p w14:paraId="7C8405C8" w14:textId="77777777" w:rsidR="00C21F8E" w:rsidRPr="00C829CA" w:rsidRDefault="00C21F8E" w:rsidP="00C21F8E">
      <w:pPr>
        <w:pStyle w:val="Body"/>
      </w:pPr>
    </w:p>
    <w:p w14:paraId="342342E5" w14:textId="77777777" w:rsidR="00C21F8E" w:rsidRPr="00C829CA" w:rsidRDefault="00C21F8E" w:rsidP="00E25C1B">
      <w:pPr>
        <w:tabs>
          <w:tab w:val="left" w:pos="720"/>
        </w:tabs>
      </w:pPr>
    </w:p>
    <w:p w14:paraId="544D028A" w14:textId="77777777" w:rsidR="00E25C1B" w:rsidRPr="00C829CA" w:rsidRDefault="00E25C1B" w:rsidP="00E25C1B">
      <w:pPr>
        <w:pStyle w:val="Heading2"/>
      </w:pPr>
      <w:r w:rsidRPr="00C829CA">
        <w:t xml:space="preserve"> </w:t>
      </w:r>
      <w:bookmarkStart w:id="135" w:name="_Toc33697773"/>
      <w:r w:rsidRPr="00C829CA">
        <w:t>SIP Alarms</w:t>
      </w:r>
      <w:bookmarkEnd w:id="135"/>
    </w:p>
    <w:p w14:paraId="29673B4E" w14:textId="77777777" w:rsidR="00E25C1B" w:rsidRPr="00690248" w:rsidRDefault="00E25C1B" w:rsidP="00E25C1B">
      <w:pPr>
        <w:tabs>
          <w:tab w:val="left" w:pos="720"/>
        </w:tabs>
        <w:rPr>
          <w:rFonts w:ascii="Book Antiqua" w:hAnsi="Book Antiqua"/>
          <w:sz w:val="24"/>
          <w:szCs w:val="24"/>
        </w:rPr>
      </w:pPr>
    </w:p>
    <w:p w14:paraId="785AEAA3" w14:textId="77777777" w:rsidR="00E25C1B" w:rsidRPr="00690248" w:rsidRDefault="00E25C1B" w:rsidP="00E25C1B">
      <w:pPr>
        <w:tabs>
          <w:tab w:val="left" w:pos="720"/>
        </w:tabs>
        <w:rPr>
          <w:rFonts w:ascii="Book Antiqua" w:hAnsi="Book Antiqua"/>
          <w:sz w:val="24"/>
          <w:szCs w:val="24"/>
        </w:rPr>
      </w:pPr>
      <w:r w:rsidRPr="00690248">
        <w:rPr>
          <w:rFonts w:ascii="Book Antiqua" w:hAnsi="Book Antiqua"/>
          <w:sz w:val="24"/>
          <w:szCs w:val="24"/>
        </w:rPr>
        <w:t>The</w:t>
      </w:r>
      <w:r>
        <w:rPr>
          <w:rFonts w:ascii="Book Antiqua" w:hAnsi="Book Antiqua"/>
          <w:sz w:val="24"/>
          <w:szCs w:val="24"/>
        </w:rPr>
        <w:t xml:space="preserve"> alarms required by VZ SIP UNI spec are partially supported by G.988 VoIP config data (138) ME, and are partially incorporated into IP host PM history data (135) ME (DHCP-related alarm specifically) and VoIP config data (138) ME. One new ME covers the alarms associated with the SIP application server.</w:t>
      </w:r>
    </w:p>
    <w:p w14:paraId="52E85E1C" w14:textId="77777777" w:rsidR="00E25C1B" w:rsidRPr="00C829CA" w:rsidRDefault="00E25C1B" w:rsidP="00E25C1B">
      <w:pPr>
        <w:pStyle w:val="Body"/>
      </w:pPr>
    </w:p>
    <w:p w14:paraId="376F2B6B" w14:textId="77777777" w:rsidR="00E25C1B" w:rsidRPr="00C829CA" w:rsidRDefault="00E25C1B" w:rsidP="00E25C1B">
      <w:pPr>
        <w:pStyle w:val="Heading3"/>
      </w:pPr>
      <w:bookmarkStart w:id="136" w:name="_Toc33697774"/>
      <w:r w:rsidRPr="00C829CA">
        <w:t>SIP UNI Application Server Alarm Status</w:t>
      </w:r>
      <w:bookmarkEnd w:id="136"/>
    </w:p>
    <w:p w14:paraId="3EE17A25" w14:textId="19855DD9" w:rsidR="00E25C1B" w:rsidRPr="00AB7448" w:rsidRDefault="00E25C1B" w:rsidP="00E25C1B">
      <w:pPr>
        <w:rPr>
          <w:rFonts w:ascii="Book Antiqua" w:hAnsi="Book Antiqua"/>
          <w:sz w:val="24"/>
          <w:szCs w:val="24"/>
        </w:rPr>
      </w:pPr>
      <w:r w:rsidRPr="00AB7448">
        <w:rPr>
          <w:rFonts w:ascii="Book Antiqua" w:hAnsi="Book Antiqua"/>
          <w:sz w:val="24"/>
          <w:szCs w:val="24"/>
        </w:rPr>
        <w:t>The SIP UNI Application Server Alarm Status managed entity reports the Application Server alarms defined by the V</w:t>
      </w:r>
      <w:r w:rsidR="00E03583">
        <w:rPr>
          <w:rFonts w:ascii="Book Antiqua" w:hAnsi="Book Antiqua"/>
          <w:sz w:val="24"/>
          <w:szCs w:val="24"/>
        </w:rPr>
        <w:t>Z</w:t>
      </w:r>
      <w:r w:rsidRPr="00AB7448">
        <w:rPr>
          <w:rFonts w:ascii="Book Antiqua" w:hAnsi="Book Antiqua"/>
          <w:sz w:val="24"/>
          <w:szCs w:val="24"/>
        </w:rPr>
        <w:t xml:space="preserve"> SIP UNI Specification (section 7.1.2) when implemented by ONTs. The entity is required for ONTs that offer </w:t>
      </w:r>
      <w:r w:rsidR="00274DD2">
        <w:rPr>
          <w:rFonts w:ascii="Book Antiqua" w:hAnsi="Book Antiqua"/>
          <w:sz w:val="24"/>
          <w:szCs w:val="24"/>
        </w:rPr>
        <w:t xml:space="preserve">SIP-based </w:t>
      </w:r>
      <w:r w:rsidRPr="00AB7448">
        <w:rPr>
          <w:rFonts w:ascii="Book Antiqua" w:hAnsi="Book Antiqua"/>
          <w:sz w:val="24"/>
          <w:szCs w:val="24"/>
        </w:rPr>
        <w:t>VoIP services</w:t>
      </w:r>
      <w:r w:rsidR="005A3836">
        <w:rPr>
          <w:rFonts w:ascii="Book Antiqua" w:hAnsi="Book Antiqua"/>
          <w:sz w:val="24"/>
          <w:szCs w:val="24"/>
        </w:rPr>
        <w:t xml:space="preserve"> on per POTS UNI port</w:t>
      </w:r>
      <w:r w:rsidRPr="00AB7448">
        <w:rPr>
          <w:rFonts w:ascii="Book Antiqua" w:hAnsi="Book Antiqua"/>
          <w:sz w:val="24"/>
          <w:szCs w:val="24"/>
        </w:rPr>
        <w:t>.</w:t>
      </w:r>
    </w:p>
    <w:p w14:paraId="6B17A1D9" w14:textId="28BB0934" w:rsidR="00E25C1B" w:rsidRPr="00AB7448" w:rsidRDefault="00E25C1B" w:rsidP="00E25C1B">
      <w:pPr>
        <w:rPr>
          <w:rFonts w:ascii="Book Antiqua" w:hAnsi="Book Antiqua"/>
          <w:sz w:val="24"/>
          <w:szCs w:val="24"/>
        </w:rPr>
      </w:pPr>
      <w:r w:rsidRPr="00AB7448">
        <w:rPr>
          <w:rFonts w:ascii="Book Antiqua" w:hAnsi="Book Antiqua"/>
          <w:sz w:val="24"/>
          <w:szCs w:val="24"/>
        </w:rPr>
        <w:t xml:space="preserve">An ONT </w:t>
      </w:r>
      <w:r w:rsidRPr="00A16426">
        <w:rPr>
          <w:rFonts w:ascii="Book Antiqua" w:hAnsi="Book Antiqua"/>
          <w:sz w:val="24"/>
          <w:szCs w:val="24"/>
        </w:rPr>
        <w:t xml:space="preserve">that </w:t>
      </w:r>
      <w:r w:rsidR="00274DD2" w:rsidRPr="00A16426">
        <w:rPr>
          <w:rFonts w:ascii="Book Antiqua" w:hAnsi="Book Antiqua"/>
          <w:sz w:val="24"/>
          <w:szCs w:val="24"/>
        </w:rPr>
        <w:t xml:space="preserve">is configured for SIP-based </w:t>
      </w:r>
      <w:r w:rsidRPr="00A16426">
        <w:rPr>
          <w:rFonts w:ascii="Book Antiqua" w:hAnsi="Book Antiqua"/>
          <w:sz w:val="24"/>
          <w:szCs w:val="24"/>
        </w:rPr>
        <w:t>VoIP services automatically creates an instance of this managed entity</w:t>
      </w:r>
      <w:r w:rsidR="00C16772" w:rsidRPr="00A16426">
        <w:rPr>
          <w:rFonts w:ascii="Book Antiqua" w:hAnsi="Book Antiqua"/>
          <w:sz w:val="24"/>
          <w:szCs w:val="24"/>
        </w:rPr>
        <w:t xml:space="preserve"> </w:t>
      </w:r>
      <w:r w:rsidR="005A3836" w:rsidRPr="00A16426">
        <w:rPr>
          <w:rFonts w:ascii="Book Antiqua" w:hAnsi="Book Antiqua"/>
          <w:sz w:val="24"/>
          <w:szCs w:val="24"/>
        </w:rPr>
        <w:t>for each POTS U</w:t>
      </w:r>
      <w:r w:rsidR="005A3836">
        <w:rPr>
          <w:rFonts w:ascii="Book Antiqua" w:hAnsi="Book Antiqua"/>
          <w:sz w:val="24"/>
          <w:szCs w:val="24"/>
        </w:rPr>
        <w:t>NI port</w:t>
      </w:r>
      <w:r w:rsidRPr="00AB7448">
        <w:rPr>
          <w:rFonts w:ascii="Book Antiqua" w:hAnsi="Book Antiqua"/>
          <w:sz w:val="24"/>
          <w:szCs w:val="24"/>
        </w:rPr>
        <w:t>.</w:t>
      </w:r>
    </w:p>
    <w:p w14:paraId="04A8FBD2" w14:textId="779CB951" w:rsidR="00E25C1B" w:rsidRPr="00AB7448" w:rsidRDefault="00E25C1B" w:rsidP="00E25C1B">
      <w:pPr>
        <w:rPr>
          <w:rFonts w:ascii="Book Antiqua" w:hAnsi="Book Antiqua"/>
          <w:sz w:val="24"/>
          <w:szCs w:val="24"/>
        </w:rPr>
      </w:pPr>
      <w:r w:rsidRPr="00AB7448">
        <w:rPr>
          <w:rFonts w:ascii="Book Antiqua" w:hAnsi="Book Antiqua"/>
          <w:sz w:val="24"/>
          <w:szCs w:val="24"/>
        </w:rPr>
        <w:t>Note: some alarms described in the V</w:t>
      </w:r>
      <w:r w:rsidR="00E03583">
        <w:rPr>
          <w:rFonts w:ascii="Book Antiqua" w:hAnsi="Book Antiqua"/>
          <w:sz w:val="24"/>
          <w:szCs w:val="24"/>
        </w:rPr>
        <w:t>Z</w:t>
      </w:r>
      <w:r w:rsidRPr="00AB7448">
        <w:rPr>
          <w:rFonts w:ascii="Book Antiqua" w:hAnsi="Book Antiqua"/>
          <w:sz w:val="24"/>
          <w:szCs w:val="24"/>
        </w:rPr>
        <w:t xml:space="preserve"> SIP UNI Specification are already covered by the VoIP Configure Data ME</w:t>
      </w:r>
      <w:r w:rsidR="00961866">
        <w:rPr>
          <w:rFonts w:ascii="Book Antiqua" w:hAnsi="Book Antiqua"/>
          <w:sz w:val="24"/>
          <w:szCs w:val="24"/>
        </w:rPr>
        <w:t>.</w:t>
      </w:r>
    </w:p>
    <w:p w14:paraId="61D14FAC" w14:textId="77777777" w:rsidR="00E25C1B" w:rsidRPr="00AB7448" w:rsidRDefault="00E25C1B" w:rsidP="00E25C1B">
      <w:pPr>
        <w:rPr>
          <w:rFonts w:ascii="Book Antiqua" w:hAnsi="Book Antiqua"/>
          <w:sz w:val="24"/>
          <w:szCs w:val="24"/>
        </w:rPr>
      </w:pPr>
      <w:r w:rsidRPr="00AB7448">
        <w:rPr>
          <w:rFonts w:ascii="Book Antiqua" w:hAnsi="Book Antiqua"/>
          <w:sz w:val="24"/>
          <w:szCs w:val="24"/>
        </w:rPr>
        <w:t xml:space="preserve">There are </w:t>
      </w:r>
      <w:r>
        <w:rPr>
          <w:rFonts w:ascii="Book Antiqua" w:hAnsi="Book Antiqua"/>
          <w:sz w:val="24"/>
          <w:szCs w:val="24"/>
        </w:rPr>
        <w:t>two</w:t>
      </w:r>
      <w:r w:rsidRPr="00AB7448">
        <w:rPr>
          <w:rFonts w:ascii="Book Antiqua" w:hAnsi="Book Antiqua"/>
          <w:sz w:val="24"/>
          <w:szCs w:val="24"/>
        </w:rPr>
        <w:t xml:space="preserve"> types of alarms defined in this ME</w:t>
      </w:r>
      <w:r>
        <w:rPr>
          <w:rFonts w:ascii="Book Antiqua" w:hAnsi="Book Antiqua"/>
          <w:sz w:val="24"/>
          <w:szCs w:val="24"/>
        </w:rPr>
        <w:t>:</w:t>
      </w:r>
    </w:p>
    <w:p w14:paraId="35EA7604" w14:textId="77777777" w:rsidR="00E25C1B" w:rsidRPr="00AB7448" w:rsidRDefault="00E25C1B" w:rsidP="00635AB1">
      <w:pPr>
        <w:pStyle w:val="ListParagraph"/>
        <w:numPr>
          <w:ilvl w:val="0"/>
          <w:numId w:val="15"/>
        </w:numPr>
        <w:rPr>
          <w:rFonts w:ascii="Book Antiqua" w:hAnsi="Book Antiqua"/>
          <w:sz w:val="24"/>
          <w:szCs w:val="24"/>
        </w:rPr>
      </w:pPr>
      <w:r w:rsidRPr="00AB7448">
        <w:rPr>
          <w:rFonts w:ascii="Book Antiqua" w:hAnsi="Book Antiqua"/>
          <w:sz w:val="24"/>
          <w:szCs w:val="24"/>
        </w:rPr>
        <w:t>REG: Registration server alarms</w:t>
      </w:r>
    </w:p>
    <w:p w14:paraId="7EBE4CF1" w14:textId="77777777" w:rsidR="00E25C1B" w:rsidRPr="00AB7448" w:rsidRDefault="00E25C1B" w:rsidP="00635AB1">
      <w:pPr>
        <w:pStyle w:val="ListParagraph"/>
        <w:numPr>
          <w:ilvl w:val="0"/>
          <w:numId w:val="15"/>
        </w:numPr>
        <w:rPr>
          <w:rFonts w:ascii="Book Antiqua" w:hAnsi="Book Antiqua"/>
          <w:sz w:val="24"/>
          <w:szCs w:val="24"/>
        </w:rPr>
      </w:pPr>
      <w:r w:rsidRPr="00AB7448">
        <w:rPr>
          <w:rFonts w:ascii="Book Antiqua" w:hAnsi="Book Antiqua"/>
          <w:sz w:val="24"/>
          <w:szCs w:val="24"/>
        </w:rPr>
        <w:t>INVITE: Notify Alarms</w:t>
      </w:r>
    </w:p>
    <w:p w14:paraId="659AC36B"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lastRenderedPageBreak/>
        <w:t>Relationships</w:t>
      </w:r>
    </w:p>
    <w:p w14:paraId="7D47C219" w14:textId="172F45A6" w:rsidR="00E25C1B" w:rsidRPr="00AB7448" w:rsidRDefault="00E25C1B" w:rsidP="00E25C1B">
      <w:pPr>
        <w:pStyle w:val="Description"/>
        <w:jc w:val="both"/>
        <w:rPr>
          <w:rFonts w:ascii="Book Antiqua" w:hAnsi="Book Antiqua"/>
          <w:noProof w:val="0"/>
          <w:szCs w:val="24"/>
          <w:lang w:val="en-US"/>
        </w:rPr>
      </w:pPr>
      <w:r w:rsidRPr="00AB7448">
        <w:rPr>
          <w:rFonts w:ascii="Book Antiqua" w:hAnsi="Book Antiqua"/>
          <w:noProof w:val="0"/>
          <w:szCs w:val="24"/>
          <w:lang w:val="en-US"/>
        </w:rPr>
        <w:t>One instance of this managed entity is associated with</w:t>
      </w:r>
      <w:r w:rsidR="00CE43AC">
        <w:rPr>
          <w:rFonts w:ascii="Book Antiqua" w:hAnsi="Book Antiqua"/>
          <w:noProof w:val="0"/>
          <w:szCs w:val="24"/>
          <w:lang w:val="en-US"/>
        </w:rPr>
        <w:t xml:space="preserve"> </w:t>
      </w:r>
      <w:r w:rsidR="00961866">
        <w:rPr>
          <w:rFonts w:ascii="Book Antiqua" w:hAnsi="Book Antiqua"/>
          <w:noProof w:val="0"/>
          <w:szCs w:val="24"/>
          <w:lang w:val="en-US"/>
        </w:rPr>
        <w:t>an instance of PPTP POTS UNI Managed entity</w:t>
      </w:r>
      <w:r w:rsidRPr="00AB7448">
        <w:rPr>
          <w:rFonts w:ascii="Book Antiqua" w:hAnsi="Book Antiqua"/>
          <w:noProof w:val="0"/>
          <w:szCs w:val="24"/>
          <w:lang w:val="en-US"/>
        </w:rPr>
        <w:t>.</w:t>
      </w:r>
    </w:p>
    <w:p w14:paraId="44EE3E4E"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t>Attributes</w:t>
      </w:r>
    </w:p>
    <w:p w14:paraId="02D90EAE" w14:textId="5440487A" w:rsidR="00E25C1B" w:rsidRPr="00AB7448" w:rsidRDefault="00E25C1B" w:rsidP="00E25C1B">
      <w:pPr>
        <w:pStyle w:val="Attribute"/>
        <w:jc w:val="both"/>
        <w:rPr>
          <w:rFonts w:ascii="Book Antiqua" w:hAnsi="Book Antiqua"/>
          <w:noProof w:val="0"/>
          <w:szCs w:val="24"/>
          <w:lang w:val="en-US"/>
        </w:rPr>
      </w:pPr>
      <w:r w:rsidRPr="00AB7448">
        <w:rPr>
          <w:rFonts w:ascii="Book Antiqua" w:hAnsi="Book Antiqua"/>
          <w:b/>
          <w:noProof w:val="0"/>
          <w:szCs w:val="24"/>
          <w:lang w:val="en-US"/>
        </w:rPr>
        <w:t>Managed entity ID:</w:t>
      </w:r>
      <w:r w:rsidRPr="00AB7448">
        <w:rPr>
          <w:rFonts w:ascii="Book Antiqua" w:hAnsi="Book Antiqua"/>
          <w:noProof w:val="0"/>
          <w:szCs w:val="24"/>
          <w:lang w:val="en-US"/>
        </w:rPr>
        <w:t xml:space="preserve"> This attribute uniquely identifies each instance of this managed entity. </w:t>
      </w:r>
      <w:r w:rsidR="005A3836" w:rsidRPr="00B05784">
        <w:t xml:space="preserve">Through an identical </w:t>
      </w:r>
      <w:r w:rsidR="005A3836">
        <w:t xml:space="preserve">Managed entity </w:t>
      </w:r>
      <w:r w:rsidR="005A3836" w:rsidRPr="00B05784">
        <w:t xml:space="preserve">ID, this </w:t>
      </w:r>
      <w:r w:rsidR="005A3836">
        <w:t>ME</w:t>
      </w:r>
      <w:r w:rsidR="005A3836" w:rsidRPr="00B05784">
        <w:t xml:space="preserve"> is implicitly linked to an instance of the </w:t>
      </w:r>
      <w:r w:rsidR="00961866">
        <w:t>PPTP POTS UNI ME</w:t>
      </w:r>
      <w:r w:rsidR="005A3836" w:rsidRPr="00AB7448">
        <w:rPr>
          <w:rFonts w:ascii="Book Antiqua" w:hAnsi="Book Antiqua"/>
          <w:noProof w:val="0"/>
          <w:szCs w:val="24"/>
          <w:lang w:val="en-US"/>
        </w:rPr>
        <w:t xml:space="preserve"> </w:t>
      </w:r>
      <w:r w:rsidRPr="00AB7448">
        <w:rPr>
          <w:rFonts w:ascii="Book Antiqua" w:hAnsi="Book Antiqua"/>
          <w:noProof w:val="0"/>
          <w:szCs w:val="24"/>
          <w:lang w:val="en-US"/>
        </w:rPr>
        <w:t>(R) (mandatory) (2 bytes)</w:t>
      </w:r>
    </w:p>
    <w:p w14:paraId="5C14E29B" w14:textId="77777777" w:rsidR="00E25C1B" w:rsidRPr="00AB7448" w:rsidRDefault="00E25C1B" w:rsidP="00E25C1B">
      <w:pPr>
        <w:pStyle w:val="Headingi"/>
        <w:jc w:val="both"/>
        <w:rPr>
          <w:rFonts w:ascii="Book Antiqua" w:hAnsi="Book Antiqua"/>
          <w:noProof w:val="0"/>
          <w:szCs w:val="24"/>
          <w:lang w:val="en-US"/>
        </w:rPr>
      </w:pPr>
      <w:r w:rsidRPr="00AB7448">
        <w:rPr>
          <w:rFonts w:ascii="Book Antiqua" w:hAnsi="Book Antiqua"/>
          <w:noProof w:val="0"/>
          <w:szCs w:val="24"/>
          <w:lang w:val="en-US"/>
        </w:rPr>
        <w:t>Actions</w:t>
      </w:r>
    </w:p>
    <w:p w14:paraId="28463366" w14:textId="77777777" w:rsidR="00E25C1B" w:rsidRPr="00AB7448" w:rsidRDefault="00E25C1B" w:rsidP="00E25C1B">
      <w:pPr>
        <w:pStyle w:val="Attribute"/>
        <w:jc w:val="both"/>
        <w:rPr>
          <w:rFonts w:ascii="Book Antiqua" w:hAnsi="Book Antiqua"/>
          <w:noProof w:val="0"/>
          <w:szCs w:val="24"/>
          <w:lang w:val="en-US"/>
        </w:rPr>
      </w:pPr>
      <w:r w:rsidRPr="00AB7448">
        <w:rPr>
          <w:rFonts w:ascii="Book Antiqua" w:hAnsi="Book Antiqua"/>
          <w:noProof w:val="0"/>
          <w:szCs w:val="24"/>
          <w:lang w:val="en-US"/>
        </w:rPr>
        <w:t>Get, set</w:t>
      </w:r>
    </w:p>
    <w:p w14:paraId="282E876E" w14:textId="77777777" w:rsidR="00E25C1B" w:rsidRPr="00AB7448" w:rsidRDefault="00E25C1B" w:rsidP="00E25C1B">
      <w:pPr>
        <w:pStyle w:val="Headingi"/>
        <w:keepLines/>
        <w:jc w:val="both"/>
        <w:rPr>
          <w:rFonts w:ascii="Book Antiqua" w:hAnsi="Book Antiqua"/>
          <w:noProof w:val="0"/>
          <w:szCs w:val="24"/>
          <w:lang w:val="en-US"/>
        </w:rPr>
      </w:pPr>
      <w:r w:rsidRPr="00AB7448">
        <w:rPr>
          <w:rFonts w:ascii="Book Antiqua" w:hAnsi="Book Antiqua"/>
          <w:noProof w:val="0"/>
          <w:szCs w:val="24"/>
          <w:lang w:val="en-US"/>
        </w:rPr>
        <w:t>Notifications</w:t>
      </w:r>
    </w:p>
    <w:p w14:paraId="1C0E435B" w14:textId="77777777" w:rsidR="00E25C1B" w:rsidRPr="00AB7448" w:rsidRDefault="00E25C1B" w:rsidP="00E25C1B">
      <w:pPr>
        <w:rPr>
          <w:rFonts w:ascii="Book Antiqua" w:hAnsi="Book Antiqua"/>
          <w:sz w:val="24"/>
          <w:szCs w:val="24"/>
        </w:rPr>
      </w:pPr>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2707"/>
        <w:gridCol w:w="4408"/>
      </w:tblGrid>
      <w:tr w:rsidR="00E25C1B" w:rsidRPr="00C829CA" w14:paraId="6A7057CC" w14:textId="77777777" w:rsidTr="00A061A6">
        <w:trPr>
          <w:cantSplit/>
        </w:trPr>
        <w:tc>
          <w:tcPr>
            <w:tcW w:w="8208" w:type="dxa"/>
            <w:gridSpan w:val="3"/>
            <w:tcBorders>
              <w:top w:val="nil"/>
              <w:left w:val="nil"/>
              <w:right w:val="nil"/>
            </w:tcBorders>
          </w:tcPr>
          <w:p w14:paraId="6A3ABCF8" w14:textId="77777777" w:rsidR="00E25C1B" w:rsidRPr="00C829CA" w:rsidRDefault="00E25C1B" w:rsidP="00A061A6">
            <w:pPr>
              <w:pStyle w:val="Tablehead"/>
              <w:jc w:val="left"/>
              <w:rPr>
                <w:lang w:val="en-US"/>
              </w:rPr>
            </w:pPr>
            <w:r w:rsidRPr="00C829CA">
              <w:rPr>
                <w:lang w:val="en-US"/>
              </w:rPr>
              <w:t>Alarm</w:t>
            </w:r>
          </w:p>
        </w:tc>
      </w:tr>
      <w:tr w:rsidR="00E25C1B" w:rsidRPr="00C829CA" w14:paraId="4B8CCF4E" w14:textId="77777777" w:rsidTr="00A061A6">
        <w:trPr>
          <w:cantSplit/>
        </w:trPr>
        <w:tc>
          <w:tcPr>
            <w:tcW w:w="1093" w:type="dxa"/>
            <w:vAlign w:val="center"/>
          </w:tcPr>
          <w:p w14:paraId="72E527EA"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Alarm number</w:t>
            </w:r>
          </w:p>
        </w:tc>
        <w:tc>
          <w:tcPr>
            <w:tcW w:w="2707" w:type="dxa"/>
            <w:vAlign w:val="center"/>
          </w:tcPr>
          <w:p w14:paraId="5C39310B"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Alarm</w:t>
            </w:r>
          </w:p>
        </w:tc>
        <w:tc>
          <w:tcPr>
            <w:tcW w:w="4408" w:type="dxa"/>
            <w:vAlign w:val="center"/>
          </w:tcPr>
          <w:p w14:paraId="191B68B6" w14:textId="77777777" w:rsidR="00E25C1B" w:rsidRPr="00AB7448" w:rsidRDefault="00E25C1B" w:rsidP="00A061A6">
            <w:pPr>
              <w:pStyle w:val="Tablehead"/>
              <w:rPr>
                <w:rFonts w:ascii="Book Antiqua" w:hAnsi="Book Antiqua"/>
                <w:szCs w:val="22"/>
                <w:lang w:val="en-US"/>
              </w:rPr>
            </w:pPr>
            <w:r w:rsidRPr="00AB7448">
              <w:rPr>
                <w:rFonts w:ascii="Book Antiqua" w:hAnsi="Book Antiqua"/>
                <w:szCs w:val="22"/>
                <w:lang w:val="en-US"/>
              </w:rPr>
              <w:t>Description</w:t>
            </w:r>
          </w:p>
        </w:tc>
      </w:tr>
      <w:tr w:rsidR="00E25C1B" w:rsidRPr="00C829CA" w14:paraId="6C1C7851" w14:textId="77777777" w:rsidTr="00A061A6">
        <w:trPr>
          <w:cantSplit/>
        </w:trPr>
        <w:tc>
          <w:tcPr>
            <w:tcW w:w="1093" w:type="dxa"/>
          </w:tcPr>
          <w:p w14:paraId="73F9BE3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0</w:t>
            </w:r>
          </w:p>
        </w:tc>
        <w:tc>
          <w:tcPr>
            <w:tcW w:w="2707" w:type="dxa"/>
          </w:tcPr>
          <w:p w14:paraId="4F037735"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Domain Name</w:t>
            </w:r>
          </w:p>
        </w:tc>
        <w:tc>
          <w:tcPr>
            <w:tcW w:w="4408" w:type="dxa"/>
          </w:tcPr>
          <w:p w14:paraId="530118A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resolve domain name</w:t>
            </w:r>
          </w:p>
        </w:tc>
      </w:tr>
      <w:tr w:rsidR="00E25C1B" w:rsidRPr="00C829CA" w14:paraId="436F73E9" w14:textId="77777777" w:rsidTr="00A061A6">
        <w:trPr>
          <w:cantSplit/>
        </w:trPr>
        <w:tc>
          <w:tcPr>
            <w:tcW w:w="1093" w:type="dxa"/>
          </w:tcPr>
          <w:p w14:paraId="1B40A29B"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w:t>
            </w:r>
          </w:p>
        </w:tc>
        <w:tc>
          <w:tcPr>
            <w:tcW w:w="2707" w:type="dxa"/>
          </w:tcPr>
          <w:p w14:paraId="19AACC6F"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ICMP</w:t>
            </w:r>
          </w:p>
        </w:tc>
        <w:tc>
          <w:tcPr>
            <w:tcW w:w="4408" w:type="dxa"/>
          </w:tcPr>
          <w:p w14:paraId="487173AC" w14:textId="7A09F75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ICMP Error (Destination unreachable, TTL exceeded, etc</w:t>
            </w:r>
            <w:r w:rsidR="00E03583">
              <w:rPr>
                <w:rFonts w:ascii="Book Antiqua" w:hAnsi="Book Antiqua"/>
                <w:noProof w:val="0"/>
                <w:szCs w:val="22"/>
                <w:lang w:val="en-US"/>
              </w:rPr>
              <w:t>.</w:t>
            </w:r>
            <w:r w:rsidRPr="00AB7448">
              <w:rPr>
                <w:rFonts w:ascii="Book Antiqua" w:hAnsi="Book Antiqua"/>
                <w:noProof w:val="0"/>
                <w:szCs w:val="22"/>
                <w:lang w:val="en-US"/>
              </w:rPr>
              <w:t>)</w:t>
            </w:r>
          </w:p>
        </w:tc>
      </w:tr>
      <w:tr w:rsidR="00E25C1B" w:rsidRPr="00C829CA" w14:paraId="36476474" w14:textId="77777777" w:rsidTr="00A061A6">
        <w:trPr>
          <w:cantSplit/>
        </w:trPr>
        <w:tc>
          <w:tcPr>
            <w:tcW w:w="1093" w:type="dxa"/>
          </w:tcPr>
          <w:p w14:paraId="25BE971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2</w:t>
            </w:r>
          </w:p>
        </w:tc>
        <w:tc>
          <w:tcPr>
            <w:tcW w:w="2707" w:type="dxa"/>
          </w:tcPr>
          <w:p w14:paraId="1BB771A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TCP</w:t>
            </w:r>
          </w:p>
        </w:tc>
        <w:tc>
          <w:tcPr>
            <w:tcW w:w="4408" w:type="dxa"/>
          </w:tcPr>
          <w:p w14:paraId="6790BA49"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open TCP Socket</w:t>
            </w:r>
          </w:p>
        </w:tc>
      </w:tr>
      <w:tr w:rsidR="00E25C1B" w:rsidRPr="00C829CA" w14:paraId="4C1D7587" w14:textId="77777777" w:rsidTr="00A061A6">
        <w:trPr>
          <w:cantSplit/>
        </w:trPr>
        <w:tc>
          <w:tcPr>
            <w:tcW w:w="1093" w:type="dxa"/>
          </w:tcPr>
          <w:p w14:paraId="6BE57920"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3</w:t>
            </w:r>
          </w:p>
        </w:tc>
        <w:tc>
          <w:tcPr>
            <w:tcW w:w="2707" w:type="dxa"/>
          </w:tcPr>
          <w:p w14:paraId="5D64A94C"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TLS</w:t>
            </w:r>
          </w:p>
        </w:tc>
        <w:tc>
          <w:tcPr>
            <w:tcW w:w="4408" w:type="dxa"/>
          </w:tcPr>
          <w:p w14:paraId="79BFBF5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establish TLS session (e.g., cannot validate server certificate)</w:t>
            </w:r>
          </w:p>
        </w:tc>
      </w:tr>
      <w:tr w:rsidR="00E25C1B" w:rsidRPr="00C829CA" w14:paraId="166CAF5C" w14:textId="77777777" w:rsidTr="00A061A6">
        <w:trPr>
          <w:cantSplit/>
        </w:trPr>
        <w:tc>
          <w:tcPr>
            <w:tcW w:w="1093" w:type="dxa"/>
          </w:tcPr>
          <w:p w14:paraId="2132A9F7"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4</w:t>
            </w:r>
          </w:p>
        </w:tc>
        <w:tc>
          <w:tcPr>
            <w:tcW w:w="2707" w:type="dxa"/>
          </w:tcPr>
          <w:p w14:paraId="2FAF2E1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Auth</w:t>
            </w:r>
          </w:p>
        </w:tc>
        <w:tc>
          <w:tcPr>
            <w:tcW w:w="4408" w:type="dxa"/>
          </w:tcPr>
          <w:p w14:paraId="6E88F00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authenticate (e.g., requires authorization but no credentials have been provisioned or credentials are not accepted)</w:t>
            </w:r>
          </w:p>
        </w:tc>
      </w:tr>
      <w:tr w:rsidR="00E25C1B" w:rsidRPr="00C829CA" w14:paraId="66C03E56" w14:textId="77777777" w:rsidTr="00A061A6">
        <w:trPr>
          <w:cantSplit/>
        </w:trPr>
        <w:tc>
          <w:tcPr>
            <w:tcW w:w="1093" w:type="dxa"/>
          </w:tcPr>
          <w:p w14:paraId="62901118"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5</w:t>
            </w:r>
          </w:p>
        </w:tc>
        <w:tc>
          <w:tcPr>
            <w:tcW w:w="2707" w:type="dxa"/>
          </w:tcPr>
          <w:p w14:paraId="4BECBA28"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Timeout</w:t>
            </w:r>
          </w:p>
        </w:tc>
        <w:tc>
          <w:tcPr>
            <w:tcW w:w="4408" w:type="dxa"/>
          </w:tcPr>
          <w:p w14:paraId="53AE74B6"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Request and all attempted retransmissions timed out</w:t>
            </w:r>
          </w:p>
        </w:tc>
      </w:tr>
      <w:tr w:rsidR="00E25C1B" w:rsidRPr="00C829CA" w14:paraId="5EAA03C8" w14:textId="77777777" w:rsidTr="00A061A6">
        <w:trPr>
          <w:cantSplit/>
        </w:trPr>
        <w:tc>
          <w:tcPr>
            <w:tcW w:w="1093" w:type="dxa"/>
          </w:tcPr>
          <w:p w14:paraId="7824495F"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6</w:t>
            </w:r>
          </w:p>
        </w:tc>
        <w:tc>
          <w:tcPr>
            <w:tcW w:w="2707" w:type="dxa"/>
          </w:tcPr>
          <w:p w14:paraId="231FC37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REG Fail</w:t>
            </w:r>
          </w:p>
        </w:tc>
        <w:tc>
          <w:tcPr>
            <w:tcW w:w="4408" w:type="dxa"/>
          </w:tcPr>
          <w:p w14:paraId="14997855"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Failure response received from server</w:t>
            </w:r>
          </w:p>
        </w:tc>
      </w:tr>
      <w:tr w:rsidR="00E25C1B" w:rsidRPr="00C829CA" w14:paraId="7F0E6C8E" w14:textId="77777777" w:rsidTr="00A061A6">
        <w:trPr>
          <w:cantSplit/>
        </w:trPr>
        <w:tc>
          <w:tcPr>
            <w:tcW w:w="1093" w:type="dxa"/>
          </w:tcPr>
          <w:p w14:paraId="3B60049F"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7..9</w:t>
            </w:r>
          </w:p>
        </w:tc>
        <w:tc>
          <w:tcPr>
            <w:tcW w:w="2707" w:type="dxa"/>
          </w:tcPr>
          <w:p w14:paraId="6D9E0FF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w:t>
            </w:r>
          </w:p>
        </w:tc>
        <w:tc>
          <w:tcPr>
            <w:tcW w:w="4408" w:type="dxa"/>
          </w:tcPr>
          <w:p w14:paraId="63D8610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 for future SUBSCRIPTION alarms</w:t>
            </w:r>
          </w:p>
        </w:tc>
      </w:tr>
      <w:tr w:rsidR="00E25C1B" w:rsidRPr="00C829CA" w14:paraId="6FB4B723" w14:textId="77777777" w:rsidTr="00A061A6">
        <w:trPr>
          <w:cantSplit/>
        </w:trPr>
        <w:tc>
          <w:tcPr>
            <w:tcW w:w="1093" w:type="dxa"/>
          </w:tcPr>
          <w:p w14:paraId="676773D4"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10</w:t>
            </w:r>
          </w:p>
        </w:tc>
        <w:tc>
          <w:tcPr>
            <w:tcW w:w="2707" w:type="dxa"/>
          </w:tcPr>
          <w:p w14:paraId="06D369C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Domain Name</w:t>
            </w:r>
          </w:p>
        </w:tc>
        <w:tc>
          <w:tcPr>
            <w:tcW w:w="4408" w:type="dxa"/>
          </w:tcPr>
          <w:p w14:paraId="778CCD81"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resolve domain name</w:t>
            </w:r>
          </w:p>
        </w:tc>
      </w:tr>
      <w:tr w:rsidR="00E25C1B" w:rsidRPr="00C829CA" w14:paraId="79CAC3C2" w14:textId="77777777" w:rsidTr="00A061A6">
        <w:trPr>
          <w:cantSplit/>
        </w:trPr>
        <w:tc>
          <w:tcPr>
            <w:tcW w:w="1093" w:type="dxa"/>
          </w:tcPr>
          <w:p w14:paraId="02E29B80"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11</w:t>
            </w:r>
          </w:p>
        </w:tc>
        <w:tc>
          <w:tcPr>
            <w:tcW w:w="2707" w:type="dxa"/>
          </w:tcPr>
          <w:p w14:paraId="4A7432A0"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ICMP</w:t>
            </w:r>
          </w:p>
        </w:tc>
        <w:tc>
          <w:tcPr>
            <w:tcW w:w="4408" w:type="dxa"/>
          </w:tcPr>
          <w:p w14:paraId="66C6F5A6" w14:textId="36463743"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ICMP Error (Destination unreachable, TTL exceeded, etc</w:t>
            </w:r>
            <w:r w:rsidR="00E03583">
              <w:rPr>
                <w:rFonts w:ascii="Book Antiqua" w:hAnsi="Book Antiqua"/>
                <w:noProof w:val="0"/>
                <w:szCs w:val="22"/>
                <w:lang w:val="en-US"/>
              </w:rPr>
              <w:t>.</w:t>
            </w:r>
            <w:r w:rsidRPr="00AB7448">
              <w:rPr>
                <w:rFonts w:ascii="Book Antiqua" w:hAnsi="Book Antiqua"/>
                <w:noProof w:val="0"/>
                <w:szCs w:val="22"/>
                <w:lang w:val="en-US"/>
              </w:rPr>
              <w:t>)</w:t>
            </w:r>
          </w:p>
        </w:tc>
      </w:tr>
      <w:tr w:rsidR="00E25C1B" w:rsidRPr="00C829CA" w14:paraId="77CD0419" w14:textId="77777777" w:rsidTr="00A061A6">
        <w:trPr>
          <w:cantSplit/>
        </w:trPr>
        <w:tc>
          <w:tcPr>
            <w:tcW w:w="1093" w:type="dxa"/>
          </w:tcPr>
          <w:p w14:paraId="72C4DD3D"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12</w:t>
            </w:r>
          </w:p>
        </w:tc>
        <w:tc>
          <w:tcPr>
            <w:tcW w:w="2707" w:type="dxa"/>
          </w:tcPr>
          <w:p w14:paraId="05685F6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TCP</w:t>
            </w:r>
          </w:p>
        </w:tc>
        <w:tc>
          <w:tcPr>
            <w:tcW w:w="4408" w:type="dxa"/>
          </w:tcPr>
          <w:p w14:paraId="1021B297"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open TCP Socket</w:t>
            </w:r>
          </w:p>
        </w:tc>
      </w:tr>
      <w:tr w:rsidR="00E25C1B" w:rsidRPr="00C829CA" w14:paraId="42CB5665" w14:textId="77777777" w:rsidTr="00A061A6">
        <w:trPr>
          <w:cantSplit/>
        </w:trPr>
        <w:tc>
          <w:tcPr>
            <w:tcW w:w="1093" w:type="dxa"/>
          </w:tcPr>
          <w:p w14:paraId="0F232A99"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13</w:t>
            </w:r>
          </w:p>
        </w:tc>
        <w:tc>
          <w:tcPr>
            <w:tcW w:w="2707" w:type="dxa"/>
          </w:tcPr>
          <w:p w14:paraId="5325D84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TLS</w:t>
            </w:r>
          </w:p>
        </w:tc>
        <w:tc>
          <w:tcPr>
            <w:tcW w:w="4408" w:type="dxa"/>
          </w:tcPr>
          <w:p w14:paraId="6DE69AB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establish TLS session (e.g., cannot validate server certificate)</w:t>
            </w:r>
          </w:p>
        </w:tc>
      </w:tr>
      <w:tr w:rsidR="00E25C1B" w:rsidRPr="00C829CA" w14:paraId="456D9EAC" w14:textId="77777777" w:rsidTr="00A061A6">
        <w:trPr>
          <w:cantSplit/>
        </w:trPr>
        <w:tc>
          <w:tcPr>
            <w:tcW w:w="1093" w:type="dxa"/>
          </w:tcPr>
          <w:p w14:paraId="0DBE45C6"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lastRenderedPageBreak/>
              <w:t>14</w:t>
            </w:r>
          </w:p>
        </w:tc>
        <w:tc>
          <w:tcPr>
            <w:tcW w:w="2707" w:type="dxa"/>
          </w:tcPr>
          <w:p w14:paraId="578771A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Auth</w:t>
            </w:r>
          </w:p>
        </w:tc>
        <w:tc>
          <w:tcPr>
            <w:tcW w:w="4408" w:type="dxa"/>
          </w:tcPr>
          <w:p w14:paraId="0220F54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Cannot authenticate (e.g., requires authorization but no credentials have been provisioned or credentials are not accepted)</w:t>
            </w:r>
          </w:p>
        </w:tc>
      </w:tr>
      <w:tr w:rsidR="00E25C1B" w:rsidRPr="00C829CA" w14:paraId="743B4175"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196D0115"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15</w:t>
            </w:r>
          </w:p>
        </w:tc>
        <w:tc>
          <w:tcPr>
            <w:tcW w:w="2707" w:type="dxa"/>
            <w:tcBorders>
              <w:top w:val="single" w:sz="4" w:space="0" w:color="auto"/>
              <w:left w:val="single" w:sz="4" w:space="0" w:color="auto"/>
              <w:bottom w:val="single" w:sz="4" w:space="0" w:color="auto"/>
              <w:right w:val="single" w:sz="4" w:space="0" w:color="auto"/>
            </w:tcBorders>
          </w:tcPr>
          <w:p w14:paraId="05CF4FE2"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Timeout</w:t>
            </w:r>
          </w:p>
        </w:tc>
        <w:tc>
          <w:tcPr>
            <w:tcW w:w="4408" w:type="dxa"/>
            <w:tcBorders>
              <w:top w:val="single" w:sz="4" w:space="0" w:color="auto"/>
              <w:left w:val="single" w:sz="4" w:space="0" w:color="auto"/>
              <w:bottom w:val="single" w:sz="4" w:space="0" w:color="auto"/>
              <w:right w:val="single" w:sz="4" w:space="0" w:color="auto"/>
            </w:tcBorders>
          </w:tcPr>
          <w:p w14:paraId="7D384EFD"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Request and all attempted retransmissions timed out</w:t>
            </w:r>
          </w:p>
        </w:tc>
      </w:tr>
      <w:tr w:rsidR="00E25C1B" w:rsidRPr="00C829CA" w14:paraId="0E81301D"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204B27F5"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16</w:t>
            </w:r>
          </w:p>
        </w:tc>
        <w:tc>
          <w:tcPr>
            <w:tcW w:w="2707" w:type="dxa"/>
            <w:tcBorders>
              <w:top w:val="single" w:sz="4" w:space="0" w:color="auto"/>
              <w:left w:val="single" w:sz="4" w:space="0" w:color="auto"/>
              <w:bottom w:val="single" w:sz="4" w:space="0" w:color="auto"/>
              <w:right w:val="single" w:sz="4" w:space="0" w:color="auto"/>
            </w:tcBorders>
          </w:tcPr>
          <w:p w14:paraId="7E489E9E"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INVITE Fail</w:t>
            </w:r>
          </w:p>
        </w:tc>
        <w:tc>
          <w:tcPr>
            <w:tcW w:w="4408" w:type="dxa"/>
            <w:tcBorders>
              <w:top w:val="single" w:sz="4" w:space="0" w:color="auto"/>
              <w:left w:val="single" w:sz="4" w:space="0" w:color="auto"/>
              <w:bottom w:val="single" w:sz="4" w:space="0" w:color="auto"/>
              <w:right w:val="single" w:sz="4" w:space="0" w:color="auto"/>
            </w:tcBorders>
          </w:tcPr>
          <w:p w14:paraId="42FA1194"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Failure response received from server (except that 480 and 486 are not to be considered failure responses for the purpose of this alarm)</w:t>
            </w:r>
          </w:p>
        </w:tc>
      </w:tr>
      <w:tr w:rsidR="00E25C1B" w:rsidRPr="00C829CA" w14:paraId="4F28241A" w14:textId="77777777" w:rsidTr="00A061A6">
        <w:trPr>
          <w:cantSplit/>
        </w:trPr>
        <w:tc>
          <w:tcPr>
            <w:tcW w:w="1093" w:type="dxa"/>
            <w:tcBorders>
              <w:top w:val="single" w:sz="4" w:space="0" w:color="auto"/>
              <w:left w:val="single" w:sz="4" w:space="0" w:color="auto"/>
              <w:bottom w:val="single" w:sz="4" w:space="0" w:color="auto"/>
              <w:right w:val="single" w:sz="4" w:space="0" w:color="auto"/>
            </w:tcBorders>
          </w:tcPr>
          <w:p w14:paraId="0D1F77BE" w14:textId="77777777" w:rsidR="00E25C1B" w:rsidRPr="00AB7448" w:rsidRDefault="00E25C1B" w:rsidP="00A061A6">
            <w:pPr>
              <w:pStyle w:val="Tabletext0"/>
              <w:jc w:val="center"/>
              <w:rPr>
                <w:rFonts w:ascii="Book Antiqua" w:hAnsi="Book Antiqua"/>
                <w:noProof w:val="0"/>
                <w:szCs w:val="22"/>
                <w:lang w:val="en-US"/>
              </w:rPr>
            </w:pPr>
            <w:r w:rsidRPr="00AB7448">
              <w:rPr>
                <w:rFonts w:ascii="Book Antiqua" w:hAnsi="Book Antiqua"/>
                <w:noProof w:val="0"/>
                <w:szCs w:val="22"/>
                <w:lang w:val="en-US"/>
              </w:rPr>
              <w:t>28-233</w:t>
            </w:r>
          </w:p>
        </w:tc>
        <w:tc>
          <w:tcPr>
            <w:tcW w:w="2707" w:type="dxa"/>
            <w:tcBorders>
              <w:top w:val="single" w:sz="4" w:space="0" w:color="auto"/>
              <w:left w:val="single" w:sz="4" w:space="0" w:color="auto"/>
              <w:bottom w:val="single" w:sz="4" w:space="0" w:color="auto"/>
              <w:right w:val="single" w:sz="4" w:space="0" w:color="auto"/>
            </w:tcBorders>
          </w:tcPr>
          <w:p w14:paraId="0B417823" w14:textId="2F883FEF"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w:t>
            </w:r>
          </w:p>
        </w:tc>
        <w:tc>
          <w:tcPr>
            <w:tcW w:w="4408" w:type="dxa"/>
            <w:tcBorders>
              <w:top w:val="single" w:sz="4" w:space="0" w:color="auto"/>
              <w:left w:val="single" w:sz="4" w:space="0" w:color="auto"/>
              <w:bottom w:val="single" w:sz="4" w:space="0" w:color="auto"/>
              <w:right w:val="single" w:sz="4" w:space="0" w:color="auto"/>
            </w:tcBorders>
          </w:tcPr>
          <w:p w14:paraId="69AA8E76" w14:textId="77777777" w:rsidR="00E25C1B" w:rsidRPr="00AB7448" w:rsidRDefault="00E25C1B" w:rsidP="00A061A6">
            <w:pPr>
              <w:pStyle w:val="Tabletext0"/>
              <w:rPr>
                <w:rFonts w:ascii="Book Antiqua" w:hAnsi="Book Antiqua"/>
                <w:noProof w:val="0"/>
                <w:szCs w:val="22"/>
                <w:lang w:val="en-US"/>
              </w:rPr>
            </w:pPr>
            <w:r w:rsidRPr="00AB7448">
              <w:rPr>
                <w:rFonts w:ascii="Book Antiqua" w:hAnsi="Book Antiqua"/>
                <w:noProof w:val="0"/>
                <w:szCs w:val="22"/>
                <w:lang w:val="en-US"/>
              </w:rPr>
              <w:t>Reserved for future CONFIGURATION alarms</w:t>
            </w:r>
          </w:p>
        </w:tc>
      </w:tr>
    </w:tbl>
    <w:p w14:paraId="51FDCE1D" w14:textId="77777777" w:rsidR="00E25C1B" w:rsidRPr="00C829CA" w:rsidRDefault="00E25C1B" w:rsidP="00E25C1B">
      <w:pPr>
        <w:tabs>
          <w:tab w:val="left" w:pos="720"/>
        </w:tabs>
        <w:ind w:left="720"/>
      </w:pPr>
    </w:p>
    <w:p w14:paraId="10D9121E" w14:textId="77777777" w:rsidR="00E25C1B" w:rsidRPr="00C829CA" w:rsidRDefault="00E25C1B" w:rsidP="00E25C1B">
      <w:pPr>
        <w:pStyle w:val="Body"/>
      </w:pPr>
    </w:p>
    <w:p w14:paraId="7DBDBDA1" w14:textId="77777777" w:rsidR="00E25C1B" w:rsidRPr="00E25C1B" w:rsidRDefault="00E25C1B" w:rsidP="003C7C15">
      <w:pPr>
        <w:tabs>
          <w:tab w:val="left" w:pos="720"/>
        </w:tabs>
        <w:rPr>
          <w:sz w:val="24"/>
          <w:szCs w:val="24"/>
        </w:rPr>
      </w:pPr>
    </w:p>
    <w:p w14:paraId="567107CE" w14:textId="77777777" w:rsidR="00A61185" w:rsidRPr="00C829CA" w:rsidRDefault="00A61185" w:rsidP="00FB62D6">
      <w:pPr>
        <w:pStyle w:val="Body"/>
      </w:pPr>
    </w:p>
    <w:p w14:paraId="3D5F17AE" w14:textId="7FFA25C3" w:rsidR="00E40A0A" w:rsidRPr="00C829CA" w:rsidRDefault="009B1136" w:rsidP="00E40A0A">
      <w:pPr>
        <w:pStyle w:val="Heading2"/>
      </w:pPr>
      <w:bookmarkStart w:id="137" w:name="_Toc246834701"/>
      <w:bookmarkStart w:id="138" w:name="_Toc260825401"/>
      <w:bookmarkStart w:id="139" w:name="_Toc276723348"/>
      <w:bookmarkStart w:id="140" w:name="_Toc298755083"/>
      <w:bookmarkStart w:id="141" w:name="_Toc264533715"/>
      <w:r w:rsidRPr="00C829CA">
        <w:tab/>
      </w:r>
      <w:bookmarkStart w:id="142" w:name="_Toc33697775"/>
      <w:r w:rsidR="008F6CEE" w:rsidRPr="00C829CA">
        <w:t xml:space="preserve">MEs supporting </w:t>
      </w:r>
      <w:r w:rsidR="00683CF5" w:rsidRPr="00C829CA">
        <w:t>G.989.3 Cla</w:t>
      </w:r>
      <w:r w:rsidR="008F6CEE" w:rsidRPr="00C829CA">
        <w:t>use 14 performance monitoring</w:t>
      </w:r>
      <w:bookmarkEnd w:id="142"/>
    </w:p>
    <w:p w14:paraId="58DD5051" w14:textId="77777777" w:rsidR="00E40A0A" w:rsidRPr="00C829CA" w:rsidRDefault="00E40A0A" w:rsidP="00E40A0A">
      <w:pPr>
        <w:pStyle w:val="Body"/>
      </w:pPr>
    </w:p>
    <w:p w14:paraId="72ECC7BA" w14:textId="48941894" w:rsidR="009B1136" w:rsidRPr="00C829CA" w:rsidRDefault="000F4F7C" w:rsidP="00683CF5">
      <w:pPr>
        <w:pStyle w:val="Heading3"/>
      </w:pPr>
      <w:bookmarkStart w:id="143" w:name="_Toc33697776"/>
      <w:r w:rsidRPr="00C829CA">
        <w:rPr>
          <w:lang w:eastAsia="zh-CN"/>
        </w:rPr>
        <w:t>TWDM channel</w:t>
      </w:r>
      <w:r w:rsidR="009B1136" w:rsidRPr="00C829CA">
        <w:t xml:space="preserve"> </w:t>
      </w:r>
      <w:r w:rsidR="009415DF" w:rsidRPr="00C829CA">
        <w:t xml:space="preserve">PHY/LODS </w:t>
      </w:r>
      <w:r w:rsidR="009B1136" w:rsidRPr="00C829CA">
        <w:t>performance monitoring history data</w:t>
      </w:r>
      <w:bookmarkEnd w:id="137"/>
      <w:bookmarkEnd w:id="138"/>
      <w:bookmarkEnd w:id="139"/>
      <w:bookmarkEnd w:id="140"/>
      <w:bookmarkEnd w:id="141"/>
      <w:bookmarkEnd w:id="143"/>
    </w:p>
    <w:p w14:paraId="2DF3B5A9" w14:textId="2281EF09" w:rsidR="00537880" w:rsidRDefault="00537880" w:rsidP="0053788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95471E">
        <w:rPr>
          <w:rFonts w:ascii="Times New Roman" w:hAnsi="Times New Roman"/>
          <w:color w:val="E36C0A" w:themeColor="accent6" w:themeShade="BF"/>
          <w:sz w:val="22"/>
        </w:rPr>
        <w:t>, Clause 9.16.3</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063D54C5" w14:textId="77777777" w:rsidR="00537880" w:rsidRDefault="00537880" w:rsidP="00537880">
      <w:pPr>
        <w:pStyle w:val="Body"/>
      </w:pPr>
    </w:p>
    <w:p w14:paraId="00B71114" w14:textId="38B7A39E" w:rsidR="009B1136" w:rsidRPr="00C829CA" w:rsidRDefault="009B1136" w:rsidP="009B1136">
      <w:pPr>
        <w:widowControl w:val="0"/>
        <w:rPr>
          <w:rFonts w:ascii="Book Antiqua" w:hAnsi="Book Antiqua"/>
          <w:sz w:val="24"/>
          <w:szCs w:val="24"/>
        </w:rPr>
      </w:pPr>
      <w:r w:rsidRPr="00C829CA">
        <w:rPr>
          <w:rFonts w:ascii="Book Antiqua" w:hAnsi="Book Antiqua"/>
          <w:sz w:val="24"/>
          <w:szCs w:val="24"/>
        </w:rPr>
        <w:t xml:space="preserve">This managed entity collects certain performance monitoring data associated with the </w:t>
      </w:r>
      <w:r w:rsidR="00A73D03" w:rsidRPr="00C829CA">
        <w:rPr>
          <w:rFonts w:ascii="Book Antiqua" w:hAnsi="Book Antiqua"/>
          <w:sz w:val="24"/>
          <w:szCs w:val="24"/>
        </w:rPr>
        <w:t>slot/circuit pack, hosting on</w:t>
      </w:r>
      <w:r w:rsidR="00274DD2">
        <w:rPr>
          <w:rFonts w:ascii="Book Antiqua" w:hAnsi="Book Antiqua"/>
          <w:sz w:val="24"/>
          <w:szCs w:val="24"/>
        </w:rPr>
        <w:t>e</w:t>
      </w:r>
      <w:r w:rsidR="00A73D03" w:rsidRPr="00C829CA">
        <w:rPr>
          <w:rFonts w:ascii="Book Antiqua" w:hAnsi="Book Antiqua"/>
          <w:sz w:val="24"/>
          <w:szCs w:val="24"/>
        </w:rPr>
        <w:t xml:space="preserve"> or more </w:t>
      </w:r>
      <w:r w:rsidRPr="00C829CA">
        <w:rPr>
          <w:rFonts w:ascii="Book Antiqua" w:hAnsi="Book Antiqua"/>
          <w:sz w:val="24"/>
          <w:szCs w:val="24"/>
        </w:rPr>
        <w:t>ANI-G ME</w:t>
      </w:r>
      <w:r w:rsidR="00A73D03" w:rsidRPr="00C829CA">
        <w:rPr>
          <w:rFonts w:ascii="Book Antiqua" w:hAnsi="Book Antiqua"/>
          <w:sz w:val="24"/>
          <w:szCs w:val="24"/>
        </w:rPr>
        <w:t>s,</w:t>
      </w:r>
      <w:r w:rsidR="00DE14E8" w:rsidRPr="00C829CA">
        <w:rPr>
          <w:rFonts w:ascii="Book Antiqua" w:hAnsi="Book Antiqua"/>
          <w:sz w:val="24"/>
          <w:szCs w:val="24"/>
        </w:rPr>
        <w:t xml:space="preserve"> </w:t>
      </w:r>
      <w:r w:rsidR="00A73D03" w:rsidRPr="00C829CA">
        <w:rPr>
          <w:rFonts w:ascii="Book Antiqua" w:hAnsi="Book Antiqua"/>
          <w:sz w:val="24"/>
          <w:szCs w:val="24"/>
        </w:rPr>
        <w:t>and</w:t>
      </w:r>
      <w:r w:rsidR="00DE14E8" w:rsidRPr="00C829CA">
        <w:rPr>
          <w:rFonts w:ascii="Book Antiqua" w:hAnsi="Book Antiqua"/>
          <w:sz w:val="24"/>
          <w:szCs w:val="24"/>
        </w:rPr>
        <w:t xml:space="preserve"> a specific TWDM channel.</w:t>
      </w:r>
      <w:r w:rsidRPr="00C829CA">
        <w:rPr>
          <w:rFonts w:ascii="Book Antiqua" w:hAnsi="Book Antiqua"/>
          <w:sz w:val="24"/>
          <w:szCs w:val="24"/>
        </w:rPr>
        <w:t xml:space="preserve"> Instances of this managed entity are created and deleted by the OLT.</w:t>
      </w:r>
    </w:p>
    <w:p w14:paraId="0A16CBF7" w14:textId="77777777" w:rsidR="009B1136" w:rsidRPr="00C829CA" w:rsidRDefault="009B1136" w:rsidP="009B1136">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279B6FD7" w14:textId="77777777" w:rsidR="009B1136" w:rsidRPr="00C829CA" w:rsidRDefault="009B1136" w:rsidP="009B1136">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111E576C" w14:textId="475AE241" w:rsidR="009B1136" w:rsidRPr="00C829CA" w:rsidRDefault="009B1136" w:rsidP="009B1136">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w:t>
      </w:r>
      <w:r w:rsidR="00904F56" w:rsidRPr="00C829CA">
        <w:rPr>
          <w:rFonts w:ascii="Book Antiqua" w:hAnsi="Book Antiqua"/>
          <w:noProof w:val="0"/>
          <w:szCs w:val="24"/>
          <w:lang w:val="en-US"/>
        </w:rPr>
        <w:t xml:space="preserve">TWDM channel </w:t>
      </w:r>
      <w:r w:rsidR="00DE14E8" w:rsidRPr="00C829CA">
        <w:rPr>
          <w:rFonts w:ascii="Book Antiqua" w:hAnsi="Book Antiqua"/>
          <w:noProof w:val="0"/>
          <w:szCs w:val="24"/>
          <w:lang w:val="en-US"/>
        </w:rPr>
        <w:t xml:space="preserve">managed entity. </w:t>
      </w:r>
    </w:p>
    <w:p w14:paraId="540C90EE"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Attributes</w:t>
      </w:r>
    </w:p>
    <w:p w14:paraId="64C26D1F" w14:textId="03946D0D" w:rsidR="008568DC" w:rsidRPr="00C829CA" w:rsidRDefault="009B1136" w:rsidP="008568DC">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w:t>
      </w:r>
      <w:r w:rsidR="008568DC" w:rsidRPr="00C829CA">
        <w:rPr>
          <w:rFonts w:ascii="Book Antiqua" w:hAnsi="Book Antiqua"/>
          <w:noProof w:val="0"/>
          <w:lang w:val="en-US"/>
        </w:rPr>
        <w:t xml:space="preserve">Through an identical ID, this managed entity is implicitly linked to an instance of the </w:t>
      </w:r>
      <w:r w:rsidR="008568DC" w:rsidRPr="00C829CA">
        <w:rPr>
          <w:rFonts w:ascii="Book Antiqua" w:hAnsi="Book Antiqua"/>
          <w:noProof w:val="0"/>
          <w:lang w:val="en-US" w:eastAsia="ja-JP"/>
        </w:rPr>
        <w:t>TWDM channel ME</w:t>
      </w:r>
      <w:r w:rsidR="008568DC" w:rsidRPr="00C829CA">
        <w:rPr>
          <w:rFonts w:ascii="Book Antiqua" w:hAnsi="Book Antiqua"/>
          <w:noProof w:val="0"/>
          <w:lang w:val="en-US"/>
        </w:rPr>
        <w:t>. (R, Set</w:t>
      </w:r>
      <w:r w:rsidR="008568DC" w:rsidRPr="00C829CA">
        <w:rPr>
          <w:rFonts w:ascii="Book Antiqua" w:hAnsi="Book Antiqua"/>
          <w:noProof w:val="0"/>
          <w:lang w:val="en-US"/>
        </w:rPr>
        <w:noBreakHyphen/>
        <w:t>by</w:t>
      </w:r>
      <w:r w:rsidR="008568DC" w:rsidRPr="00C829CA">
        <w:rPr>
          <w:rFonts w:ascii="Book Antiqua" w:hAnsi="Book Antiqua"/>
          <w:noProof w:val="0"/>
          <w:lang w:val="en-US"/>
        </w:rPr>
        <w:noBreakHyphen/>
        <w:t>create) (mandatory) (2 bytes)</w:t>
      </w:r>
    </w:p>
    <w:p w14:paraId="62C9B7C3"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b/>
          <w:noProof w:val="0"/>
          <w:lang w:val="en-US"/>
        </w:rPr>
        <w:lastRenderedPageBreak/>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F9BAC19"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422634D7" w14:textId="09CC9BF8" w:rsidR="009B1136" w:rsidRPr="00C829CA" w:rsidRDefault="00DF7119" w:rsidP="009B1136">
      <w:pPr>
        <w:pStyle w:val="Attribute"/>
        <w:jc w:val="both"/>
        <w:rPr>
          <w:rFonts w:ascii="Book Antiqua" w:hAnsi="Book Antiqua"/>
          <w:noProof w:val="0"/>
          <w:lang w:val="en-US"/>
        </w:rPr>
      </w:pPr>
      <w:r w:rsidRPr="00C829CA">
        <w:rPr>
          <w:rFonts w:ascii="Book Antiqua" w:hAnsi="Book Antiqua"/>
          <w:b/>
          <w:noProof w:val="0"/>
          <w:szCs w:val="24"/>
          <w:lang w:val="en-US"/>
        </w:rPr>
        <w:t>Total received words protected by BIP-32</w:t>
      </w:r>
      <w:r w:rsidR="009B1136" w:rsidRPr="00C829CA">
        <w:rPr>
          <w:rFonts w:ascii="Book Antiqua" w:hAnsi="Book Antiqua"/>
          <w:noProof w:val="0"/>
          <w:lang w:val="en-US"/>
        </w:rPr>
        <w:t>:</w:t>
      </w:r>
      <w:r w:rsidR="009B1136" w:rsidRPr="00C829CA">
        <w:rPr>
          <w:rFonts w:ascii="Book Antiqua" w:hAnsi="Book Antiqua"/>
          <w:noProof w:val="0"/>
          <w:lang w:val="en-US"/>
        </w:rPr>
        <w:tab/>
      </w:r>
      <w:r w:rsidR="00676364" w:rsidRPr="00C829CA">
        <w:rPr>
          <w:rFonts w:ascii="Book Antiqua" w:hAnsi="Book Antiqua"/>
          <w:noProof w:val="0"/>
          <w:lang w:val="en-US"/>
        </w:rPr>
        <w:t>The c</w:t>
      </w:r>
      <w:r w:rsidRPr="00C829CA">
        <w:rPr>
          <w:rFonts w:ascii="Book Antiqua" w:hAnsi="Book Antiqua"/>
          <w:noProof w:val="0"/>
          <w:lang w:val="en-US"/>
        </w:rPr>
        <w:t xml:space="preserve">ount of 4-byte words included in BIP-32 check. This is a product of the number of </w:t>
      </w:r>
      <w:r w:rsidR="00E72F5C" w:rsidRPr="00C829CA">
        <w:rPr>
          <w:rFonts w:ascii="Book Antiqua" w:hAnsi="Book Antiqua"/>
          <w:noProof w:val="0"/>
          <w:lang w:val="en-US"/>
        </w:rPr>
        <w:t xml:space="preserve">downstream </w:t>
      </w:r>
      <w:r w:rsidR="00AC5539" w:rsidRPr="00C829CA">
        <w:rPr>
          <w:rFonts w:ascii="Book Antiqua" w:hAnsi="Book Antiqua"/>
          <w:noProof w:val="0"/>
          <w:lang w:val="en-US"/>
        </w:rPr>
        <w:t>FS frames recei</w:t>
      </w:r>
      <w:r w:rsidRPr="00C829CA">
        <w:rPr>
          <w:rFonts w:ascii="Book Antiqua" w:hAnsi="Book Antiqua"/>
          <w:noProof w:val="0"/>
          <w:lang w:val="en-US"/>
        </w:rPr>
        <w:t>v</w:t>
      </w:r>
      <w:r w:rsidR="00E72F5C" w:rsidRPr="00C829CA">
        <w:rPr>
          <w:rFonts w:ascii="Book Antiqua" w:hAnsi="Book Antiqua"/>
          <w:noProof w:val="0"/>
          <w:lang w:val="en-US"/>
        </w:rPr>
        <w:t>e</w:t>
      </w:r>
      <w:r w:rsidRPr="00C829CA">
        <w:rPr>
          <w:rFonts w:ascii="Book Antiqua" w:hAnsi="Book Antiqua"/>
          <w:noProof w:val="0"/>
          <w:lang w:val="en-US"/>
        </w:rPr>
        <w:t xml:space="preserve">d by the size of the </w:t>
      </w:r>
      <w:r w:rsidR="00E72F5C" w:rsidRPr="00C829CA">
        <w:rPr>
          <w:rFonts w:ascii="Book Antiqua" w:hAnsi="Book Antiqua"/>
          <w:noProof w:val="0"/>
          <w:lang w:val="en-US"/>
        </w:rPr>
        <w:t>downstream FS frame after the FEC parity byte, if an</w:t>
      </w:r>
      <w:r w:rsidR="00E03583">
        <w:rPr>
          <w:rFonts w:ascii="Book Antiqua" w:hAnsi="Book Antiqua"/>
          <w:noProof w:val="0"/>
          <w:lang w:val="en-US"/>
        </w:rPr>
        <w:t>y, have been removed. The count</w:t>
      </w:r>
      <w:r w:rsidR="00E72F5C" w:rsidRPr="00C829CA">
        <w:rPr>
          <w:rFonts w:ascii="Book Antiqua" w:hAnsi="Book Antiqua"/>
          <w:noProof w:val="0"/>
          <w:lang w:val="en-US"/>
        </w:rPr>
        <w:t xml:space="preserve"> applies to the entire downstream data flow, whether or not addressed to that ONT. </w:t>
      </w:r>
      <w:r w:rsidR="009B1136" w:rsidRPr="00C829CA">
        <w:rPr>
          <w:rFonts w:ascii="Book Antiqua" w:hAnsi="Book Antiqua"/>
          <w:noProof w:val="0"/>
          <w:lang w:val="en-US"/>
        </w:rPr>
        <w:t>(R) (mandatory) (</w:t>
      </w:r>
      <w:r w:rsidR="00B85512">
        <w:rPr>
          <w:rFonts w:ascii="Book Antiqua" w:hAnsi="Book Antiqua"/>
          <w:noProof w:val="0"/>
          <w:lang w:val="en-US"/>
        </w:rPr>
        <w:t>8</w:t>
      </w:r>
      <w:r w:rsidR="009B1136" w:rsidRPr="00C829CA">
        <w:rPr>
          <w:rFonts w:ascii="Book Antiqua" w:hAnsi="Book Antiqua"/>
          <w:noProof w:val="0"/>
          <w:lang w:val="en-US"/>
        </w:rPr>
        <w:t> bytes)</w:t>
      </w:r>
    </w:p>
    <w:p w14:paraId="4EC5FC63" w14:textId="17AEB544" w:rsidR="009B1136" w:rsidRPr="00C829CA" w:rsidRDefault="00DF7119" w:rsidP="009B1136">
      <w:pPr>
        <w:pStyle w:val="Attribute"/>
        <w:jc w:val="both"/>
        <w:rPr>
          <w:rFonts w:ascii="Book Antiqua" w:hAnsi="Book Antiqua"/>
          <w:noProof w:val="0"/>
          <w:lang w:val="en-US"/>
        </w:rPr>
      </w:pPr>
      <w:r w:rsidRPr="00C829CA">
        <w:rPr>
          <w:rFonts w:ascii="Book Antiqua" w:hAnsi="Book Antiqua"/>
          <w:b/>
          <w:noProof w:val="0"/>
          <w:lang w:val="en-US"/>
        </w:rPr>
        <w:t>B</w:t>
      </w:r>
      <w:r w:rsidR="00E72F5C" w:rsidRPr="00C829CA">
        <w:rPr>
          <w:rFonts w:ascii="Book Antiqua" w:hAnsi="Book Antiqua"/>
          <w:b/>
          <w:noProof w:val="0"/>
          <w:lang w:val="en-US"/>
        </w:rPr>
        <w:t xml:space="preserve">IP-32 bit error count: </w:t>
      </w:r>
      <w:r w:rsidR="00E72F5C" w:rsidRPr="00C829CA">
        <w:rPr>
          <w:rFonts w:ascii="Book Antiqua" w:hAnsi="Book Antiqua"/>
          <w:noProof w:val="0"/>
          <w:lang w:val="en-US"/>
        </w:rPr>
        <w:t xml:space="preserve">Count of the bit errors in the received downstream FS frames as </w:t>
      </w:r>
      <w:r w:rsidR="00B85512">
        <w:rPr>
          <w:rFonts w:ascii="Book Antiqua" w:hAnsi="Book Antiqua"/>
          <w:noProof w:val="0"/>
          <w:lang w:val="en-US"/>
        </w:rPr>
        <w:t>measured</w:t>
      </w:r>
      <w:r w:rsidR="00E72F5C" w:rsidRPr="00C829CA">
        <w:rPr>
          <w:rFonts w:ascii="Book Antiqua" w:hAnsi="Book Antiqua"/>
          <w:noProof w:val="0"/>
          <w:lang w:val="en-US"/>
        </w:rPr>
        <w:t xml:space="preserve"> using BIP-32</w:t>
      </w:r>
      <w:r w:rsidR="009B1136" w:rsidRPr="00C829CA">
        <w:rPr>
          <w:rFonts w:ascii="Book Antiqua" w:hAnsi="Book Antiqua"/>
          <w:noProof w:val="0"/>
          <w:lang w:val="en-US"/>
        </w:rPr>
        <w:t>. </w:t>
      </w:r>
      <w:r w:rsidR="00E72F5C" w:rsidRPr="00C829CA">
        <w:rPr>
          <w:rFonts w:ascii="Book Antiqua" w:hAnsi="Book Antiqua"/>
          <w:noProof w:val="0"/>
          <w:lang w:val="en-US"/>
        </w:rPr>
        <w:t xml:space="preserve">If FEC is supported in the downstream direction, the BIP-32 </w:t>
      </w:r>
      <w:r w:rsidR="00B85512">
        <w:rPr>
          <w:rFonts w:ascii="Book Antiqua" w:hAnsi="Book Antiqua"/>
          <w:noProof w:val="0"/>
          <w:lang w:val="en-US"/>
        </w:rPr>
        <w:t>count</w:t>
      </w:r>
      <w:r w:rsidR="00E72F5C" w:rsidRPr="00C829CA">
        <w:rPr>
          <w:rFonts w:ascii="Book Antiqua" w:hAnsi="Book Antiqua"/>
          <w:noProof w:val="0"/>
          <w:lang w:val="en-US"/>
        </w:rPr>
        <w:t xml:space="preserve"> applies to the </w:t>
      </w:r>
      <w:r w:rsidR="00676364" w:rsidRPr="00C829CA">
        <w:rPr>
          <w:rFonts w:ascii="Book Antiqua" w:hAnsi="Book Antiqua"/>
          <w:noProof w:val="0"/>
          <w:lang w:val="en-US"/>
        </w:rPr>
        <w:t>do</w:t>
      </w:r>
      <w:r w:rsidR="00E72F5C" w:rsidRPr="00C829CA">
        <w:rPr>
          <w:rFonts w:ascii="Book Antiqua" w:hAnsi="Book Antiqua"/>
          <w:noProof w:val="0"/>
          <w:lang w:val="en-US"/>
        </w:rPr>
        <w:t xml:space="preserve">wnstream FS frame </w:t>
      </w:r>
      <w:r w:rsidR="00676364" w:rsidRPr="00C829CA">
        <w:rPr>
          <w:rFonts w:ascii="Book Antiqua" w:hAnsi="Book Antiqua"/>
          <w:noProof w:val="0"/>
          <w:lang w:val="en-US"/>
        </w:rPr>
        <w:t>after the FEC cor</w:t>
      </w:r>
      <w:r w:rsidR="00B85512">
        <w:rPr>
          <w:rFonts w:ascii="Book Antiqua" w:hAnsi="Book Antiqua"/>
          <w:noProof w:val="0"/>
          <w:lang w:val="en-US"/>
        </w:rPr>
        <w:t>r</w:t>
      </w:r>
      <w:r w:rsidR="00676364" w:rsidRPr="00C829CA">
        <w:rPr>
          <w:rFonts w:ascii="Book Antiqua" w:hAnsi="Book Antiqua"/>
          <w:noProof w:val="0"/>
          <w:lang w:val="en-US"/>
        </w:rPr>
        <w:t xml:space="preserve">ection has been applied and the FEC parity bytes have been removed. </w:t>
      </w:r>
      <w:r w:rsidR="009B1136" w:rsidRPr="00C829CA">
        <w:rPr>
          <w:rFonts w:ascii="Book Antiqua" w:hAnsi="Book Antiqua"/>
          <w:noProof w:val="0"/>
          <w:lang w:val="en-US"/>
        </w:rPr>
        <w:t>(R) (mandatory) (4 bytes)</w:t>
      </w:r>
    </w:p>
    <w:p w14:paraId="372ED101" w14:textId="382E7115" w:rsidR="009B1136" w:rsidRPr="00C829CA" w:rsidRDefault="008854B6" w:rsidP="009B1136">
      <w:pPr>
        <w:pStyle w:val="Attribute"/>
        <w:jc w:val="both"/>
        <w:rPr>
          <w:rFonts w:ascii="Book Antiqua" w:hAnsi="Book Antiqua"/>
          <w:noProof w:val="0"/>
          <w:lang w:val="en-US"/>
        </w:rPr>
      </w:pPr>
      <w:r w:rsidRPr="00C829CA">
        <w:rPr>
          <w:rFonts w:ascii="Book Antiqua" w:hAnsi="Book Antiqua"/>
          <w:b/>
          <w:noProof w:val="0"/>
          <w:lang w:val="en-US"/>
        </w:rPr>
        <w:t xml:space="preserve">Corrected </w:t>
      </w:r>
      <w:r w:rsidR="00B77F27" w:rsidRPr="00C829CA">
        <w:rPr>
          <w:rFonts w:ascii="Book Antiqua" w:hAnsi="Book Antiqua"/>
          <w:b/>
          <w:noProof w:val="0"/>
          <w:lang w:val="en-US"/>
        </w:rPr>
        <w:t>PSBd HEC e</w:t>
      </w:r>
      <w:r w:rsidR="00E82BE8" w:rsidRPr="00C829CA">
        <w:rPr>
          <w:rFonts w:ascii="Book Antiqua" w:hAnsi="Book Antiqua"/>
          <w:b/>
          <w:noProof w:val="0"/>
          <w:lang w:val="en-US"/>
        </w:rPr>
        <w:t>rror count</w:t>
      </w:r>
      <w:r w:rsidR="009B1136" w:rsidRPr="00C829CA">
        <w:rPr>
          <w:rFonts w:ascii="Book Antiqua" w:hAnsi="Book Antiqua"/>
          <w:noProof w:val="0"/>
          <w:lang w:val="en-US"/>
        </w:rPr>
        <w:t>:</w:t>
      </w:r>
      <w:r w:rsidR="009B1136" w:rsidRPr="00C829CA">
        <w:rPr>
          <w:rFonts w:ascii="Book Antiqua" w:hAnsi="Book Antiqua"/>
          <w:b/>
          <w:noProof w:val="0"/>
          <w:lang w:val="en-US"/>
        </w:rPr>
        <w:t xml:space="preserve"> </w:t>
      </w:r>
      <w:r w:rsidR="009B1136" w:rsidRPr="00C829CA">
        <w:rPr>
          <w:rFonts w:ascii="Book Antiqua" w:hAnsi="Book Antiqua"/>
          <w:noProof w:val="0"/>
          <w:lang w:val="en-US"/>
        </w:rPr>
        <w:t>Th</w:t>
      </w:r>
      <w:r w:rsidR="00B77F27" w:rsidRPr="00C829CA">
        <w:rPr>
          <w:rFonts w:ascii="Book Antiqua" w:hAnsi="Book Antiqua"/>
          <w:noProof w:val="0"/>
          <w:lang w:val="en-US"/>
        </w:rPr>
        <w:t>e</w:t>
      </w:r>
      <w:r w:rsidR="009B1136" w:rsidRPr="00C829CA">
        <w:rPr>
          <w:rFonts w:ascii="Book Antiqua" w:hAnsi="Book Antiqua"/>
          <w:noProof w:val="0"/>
          <w:lang w:val="en-US"/>
        </w:rPr>
        <w:t xml:space="preserve"> </w:t>
      </w:r>
      <w:r w:rsidR="00E82BE8" w:rsidRPr="00C829CA">
        <w:rPr>
          <w:rFonts w:ascii="Book Antiqua" w:hAnsi="Book Antiqua"/>
          <w:noProof w:val="0"/>
          <w:lang w:val="en-US"/>
        </w:rPr>
        <w:t xml:space="preserve">count of the </w:t>
      </w:r>
      <w:r w:rsidRPr="00C829CA">
        <w:rPr>
          <w:rFonts w:ascii="Book Antiqua" w:hAnsi="Book Antiqua"/>
          <w:noProof w:val="0"/>
          <w:lang w:val="en-US"/>
        </w:rPr>
        <w:t xml:space="preserve">errors in either CFC or OCS fields of the PSBd </w:t>
      </w:r>
      <w:r w:rsidR="00F64AF5" w:rsidRPr="00C829CA">
        <w:rPr>
          <w:rFonts w:ascii="Book Antiqua" w:hAnsi="Book Antiqua"/>
          <w:noProof w:val="0"/>
          <w:lang w:val="en-US"/>
        </w:rPr>
        <w:t>block</w:t>
      </w:r>
      <w:r w:rsidRPr="00C829CA">
        <w:rPr>
          <w:rFonts w:ascii="Book Antiqua" w:hAnsi="Book Antiqua"/>
          <w:noProof w:val="0"/>
          <w:lang w:val="en-US"/>
        </w:rPr>
        <w:t xml:space="preserve"> which have been corrected using the HEC technique. </w:t>
      </w:r>
      <w:r w:rsidR="009B1136" w:rsidRPr="00C829CA">
        <w:rPr>
          <w:rFonts w:ascii="Book Antiqua" w:hAnsi="Book Antiqua"/>
          <w:noProof w:val="0"/>
          <w:lang w:val="en-US"/>
        </w:rPr>
        <w:t>(R) (mandatory) (4 bytes)</w:t>
      </w:r>
    </w:p>
    <w:p w14:paraId="59396B21" w14:textId="00C99604" w:rsidR="008854B6" w:rsidRPr="00C829CA" w:rsidRDefault="008854B6" w:rsidP="009B1136">
      <w:pPr>
        <w:pStyle w:val="Attribute"/>
        <w:jc w:val="both"/>
        <w:rPr>
          <w:rFonts w:ascii="Book Antiqua" w:hAnsi="Book Antiqua"/>
          <w:noProof w:val="0"/>
          <w:lang w:val="en-US"/>
        </w:rPr>
      </w:pPr>
      <w:r w:rsidRPr="00C829CA">
        <w:rPr>
          <w:rFonts w:ascii="Book Antiqua" w:hAnsi="Book Antiqua"/>
          <w:b/>
          <w:noProof w:val="0"/>
          <w:lang w:val="en-US"/>
        </w:rPr>
        <w:t>Uncorrectable PSBd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 of the errors in either CFC or OCS fields of the PSBd </w:t>
      </w:r>
      <w:r w:rsidR="00F64AF5" w:rsidRPr="00C829CA">
        <w:rPr>
          <w:rFonts w:ascii="Book Antiqua" w:hAnsi="Book Antiqua"/>
          <w:noProof w:val="0"/>
          <w:lang w:val="en-US"/>
        </w:rPr>
        <w:t>block</w:t>
      </w:r>
      <w:r w:rsidRPr="00C829CA">
        <w:rPr>
          <w:rFonts w:ascii="Book Antiqua" w:hAnsi="Book Antiqua"/>
          <w:noProof w:val="0"/>
          <w:lang w:val="en-US"/>
        </w:rPr>
        <w:t xml:space="preserve"> which could not be corrected using the HEC technique. (R) (mandatory) (4 bytes)</w:t>
      </w:r>
    </w:p>
    <w:p w14:paraId="491D7603" w14:textId="594F29DA" w:rsidR="008854B6" w:rsidRPr="00C829CA" w:rsidRDefault="008854B6" w:rsidP="008854B6">
      <w:pPr>
        <w:pStyle w:val="Attribute"/>
        <w:jc w:val="both"/>
        <w:rPr>
          <w:rFonts w:ascii="Book Antiqua" w:hAnsi="Book Antiqua"/>
          <w:noProof w:val="0"/>
          <w:lang w:val="en-US"/>
        </w:rPr>
      </w:pPr>
      <w:r w:rsidRPr="00C829CA">
        <w:rPr>
          <w:rFonts w:ascii="Book Antiqua" w:hAnsi="Book Antiqua"/>
          <w:b/>
          <w:noProof w:val="0"/>
          <w:lang w:val="en-US"/>
        </w:rPr>
        <w:t>Corrected downstream FS header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 of the errors in the downstream FS header which have been corrected using the HEC technique. (R) (mandatory) (4 bytes)</w:t>
      </w:r>
    </w:p>
    <w:p w14:paraId="6ACCAD33" w14:textId="580641D7" w:rsidR="008854B6" w:rsidRPr="00C829CA" w:rsidRDefault="008854B6" w:rsidP="00F64AF5">
      <w:pPr>
        <w:pStyle w:val="Attribute"/>
        <w:jc w:val="both"/>
        <w:rPr>
          <w:rFonts w:ascii="Book Antiqua" w:hAnsi="Book Antiqua"/>
          <w:noProof w:val="0"/>
          <w:lang w:val="en-US"/>
        </w:rPr>
      </w:pPr>
      <w:r w:rsidRPr="00C829CA">
        <w:rPr>
          <w:rFonts w:ascii="Book Antiqua" w:hAnsi="Book Antiqua"/>
          <w:b/>
          <w:noProof w:val="0"/>
          <w:lang w:val="en-US"/>
        </w:rPr>
        <w:t>Uncorrectable downstream FS header HEC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 of the errors in the downstream FS header which could not be corrected using the HEC technique. (R) (mandatory) (4 bytes)</w:t>
      </w:r>
    </w:p>
    <w:p w14:paraId="1C030DD7" w14:textId="43454202" w:rsidR="008854B6" w:rsidRPr="00C829CA" w:rsidRDefault="008854B6" w:rsidP="008854B6">
      <w:pPr>
        <w:pStyle w:val="Attribute"/>
        <w:jc w:val="both"/>
        <w:rPr>
          <w:rFonts w:ascii="Book Antiqua" w:hAnsi="Book Antiqua"/>
          <w:noProof w:val="0"/>
          <w:lang w:val="en-US"/>
        </w:rPr>
      </w:pPr>
      <w:r w:rsidRPr="00C829CA">
        <w:rPr>
          <w:rFonts w:ascii="Book Antiqua" w:hAnsi="Book Antiqua"/>
          <w:b/>
          <w:noProof w:val="0"/>
          <w:szCs w:val="24"/>
          <w:lang w:val="en-US"/>
        </w:rPr>
        <w:t>Total number of LODS events:</w:t>
      </w:r>
      <w:r w:rsidRPr="00C829CA">
        <w:rPr>
          <w:rFonts w:ascii="Book Antiqua" w:hAnsi="Book Antiqua"/>
          <w:noProof w:val="0"/>
          <w:lang w:val="en-US"/>
        </w:rPr>
        <w:t xml:space="preserve"> The count of the </w:t>
      </w:r>
      <w:r w:rsidR="00F64AF5" w:rsidRPr="00C829CA">
        <w:rPr>
          <w:rFonts w:ascii="Book Antiqua" w:hAnsi="Book Antiqua"/>
          <w:noProof w:val="0"/>
          <w:lang w:val="en-US"/>
        </w:rPr>
        <w:t xml:space="preserve">state transitions from </w:t>
      </w:r>
      <w:r w:rsidR="00F64AF5" w:rsidRPr="00C829CA">
        <w:rPr>
          <w:rFonts w:ascii="Book Antiqua" w:hAnsi="Book Antiqua"/>
          <w:noProof w:val="0"/>
          <w:szCs w:val="24"/>
          <w:lang w:val="en-US"/>
        </w:rPr>
        <w:t xml:space="preserve">O5.1/O5.2 to O6, referring to the ONU activation cycle state machine, Clause 12/G.989.3. </w:t>
      </w:r>
      <w:r w:rsidRPr="00C829CA">
        <w:rPr>
          <w:rFonts w:ascii="Book Antiqua" w:hAnsi="Book Antiqua"/>
          <w:noProof w:val="0"/>
          <w:lang w:val="en-US"/>
        </w:rPr>
        <w:t>(R) (mandatory) (4 bytes)</w:t>
      </w:r>
    </w:p>
    <w:p w14:paraId="4F8BC683" w14:textId="000C9B98"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operating TWDM channel:</w:t>
      </w:r>
      <w:r w:rsidRPr="00C829CA">
        <w:rPr>
          <w:rFonts w:ascii="Book Antiqua" w:hAnsi="Book Antiqua"/>
          <w:noProof w:val="0"/>
          <w:lang w:val="en-US"/>
        </w:rPr>
        <w:t xml:space="preserve"> The count of LODS events cleared automatically without retuning. (R) (mandatory) (4 bytes)</w:t>
      </w:r>
    </w:p>
    <w:p w14:paraId="399AF668" w14:textId="4A60BB98"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protection TWDM channel:</w:t>
      </w:r>
      <w:r w:rsidRPr="00C829CA">
        <w:rPr>
          <w:rFonts w:ascii="Book Antiqua" w:hAnsi="Book Antiqua"/>
          <w:noProof w:val="0"/>
          <w:lang w:val="en-US"/>
        </w:rPr>
        <w:t xml:space="preserve"> The count of LODS events resolved by retuning to a pre-configured protection </w:t>
      </w:r>
      <w:r w:rsidRPr="00C829CA">
        <w:rPr>
          <w:rFonts w:ascii="Book Antiqua" w:hAnsi="Book Antiqua"/>
          <w:noProof w:val="0"/>
          <w:lang w:val="en-US"/>
        </w:rPr>
        <w:lastRenderedPageBreak/>
        <w:t xml:space="preserve">TWDM channel. </w:t>
      </w:r>
      <w:r w:rsidR="00A73D03" w:rsidRPr="00C829CA">
        <w:rPr>
          <w:rFonts w:ascii="Book Antiqua" w:hAnsi="Book Antiqua"/>
          <w:noProof w:val="0"/>
          <w:lang w:val="en-US"/>
        </w:rPr>
        <w:t xml:space="preserve">The event is counted against the original operating channel. </w:t>
      </w:r>
      <w:r w:rsidRPr="00C829CA">
        <w:rPr>
          <w:rFonts w:ascii="Book Antiqua" w:hAnsi="Book Antiqua"/>
          <w:noProof w:val="0"/>
          <w:lang w:val="en-US"/>
        </w:rPr>
        <w:t>(R) (mandatory) (4 bytes)</w:t>
      </w:r>
    </w:p>
    <w:p w14:paraId="602F4EF9" w14:textId="3F2CA300"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restored in discretionary TWDM channel:</w:t>
      </w:r>
      <w:r w:rsidRPr="00C829CA">
        <w:rPr>
          <w:rFonts w:ascii="Book Antiqua" w:hAnsi="Book Antiqua"/>
          <w:noProof w:val="0"/>
          <w:lang w:val="en-US"/>
        </w:rPr>
        <w:t xml:space="preserve"> The count of LODS events resolved by retuning to a TWDM channel</w:t>
      </w:r>
      <w:r w:rsidR="00A73D03" w:rsidRPr="00C829CA">
        <w:rPr>
          <w:rFonts w:ascii="Book Antiqua" w:hAnsi="Book Antiqua"/>
          <w:noProof w:val="0"/>
          <w:lang w:val="en-US"/>
        </w:rPr>
        <w:t xml:space="preserve"> chosen by the ONU</w:t>
      </w:r>
      <w:r w:rsidRPr="00C829CA">
        <w:rPr>
          <w:rFonts w:ascii="Book Antiqua" w:hAnsi="Book Antiqua"/>
          <w:noProof w:val="0"/>
          <w:lang w:val="en-US"/>
        </w:rPr>
        <w:t>, without retuning. Implies that the Wavelength channel protection for the operating channel is not active.</w:t>
      </w:r>
      <w:r w:rsidR="00A73D03" w:rsidRPr="00C829CA">
        <w:rPr>
          <w:rFonts w:ascii="Book Antiqua" w:hAnsi="Book Antiqua"/>
          <w:noProof w:val="0"/>
          <w:lang w:val="en-US"/>
        </w:rPr>
        <w:t xml:space="preserve"> The event is counted against the original operating channel</w:t>
      </w:r>
      <w:r w:rsidRPr="00C829CA">
        <w:rPr>
          <w:rFonts w:ascii="Book Antiqua" w:hAnsi="Book Antiqua"/>
          <w:noProof w:val="0"/>
          <w:lang w:val="en-US"/>
        </w:rPr>
        <w:t xml:space="preserve"> (R) (mandatory) (4 bytes)</w:t>
      </w:r>
    </w:p>
    <w:p w14:paraId="2B48CDE8" w14:textId="3D12CCBE" w:rsidR="00F64AF5" w:rsidRPr="00C829CA" w:rsidRDefault="00F64AF5"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w:t>
      </w:r>
      <w:r w:rsidRPr="00C829CA">
        <w:rPr>
          <w:rFonts w:ascii="Book Antiqua" w:hAnsi="Book Antiqua"/>
          <w:noProof w:val="0"/>
          <w:lang w:val="en-US"/>
        </w:rPr>
        <w:t xml:space="preserve"> The count of </w:t>
      </w:r>
      <w:r w:rsidR="00A73D03" w:rsidRPr="00C829CA">
        <w:rPr>
          <w:rFonts w:ascii="Book Antiqua" w:hAnsi="Book Antiqua"/>
          <w:noProof w:val="0"/>
          <w:lang w:val="en-US"/>
        </w:rPr>
        <w:t xml:space="preserve">LODS events resolved through ONU reactivation; that is, </w:t>
      </w:r>
      <w:r w:rsidR="00A73D03" w:rsidRPr="00C829CA">
        <w:rPr>
          <w:rFonts w:ascii="Book Antiqua" w:hAnsi="Book Antiqua"/>
          <w:noProof w:val="0"/>
          <w:szCs w:val="24"/>
          <w:lang w:val="en-US"/>
        </w:rPr>
        <w:t>either TO2 (without WLCP) or TO3+TO4 (with WLCP) expire before the downstream channel is reacquired</w:t>
      </w:r>
      <w:r w:rsidRPr="00C829CA">
        <w:rPr>
          <w:rFonts w:ascii="Book Antiqua" w:hAnsi="Book Antiqua"/>
          <w:noProof w:val="0"/>
          <w:szCs w:val="24"/>
          <w:lang w:val="en-US"/>
        </w:rPr>
        <w:t>, referring to the ONU activation cycle state machine, Clause 12/G.989.3.</w:t>
      </w:r>
      <w:r w:rsidR="00A73D03" w:rsidRPr="00C829CA">
        <w:rPr>
          <w:rFonts w:ascii="Book Antiqua" w:hAnsi="Book Antiqua"/>
          <w:noProof w:val="0"/>
          <w:lang w:val="en-US"/>
        </w:rPr>
        <w:t xml:space="preserve"> The event is counted against the original operating channel</w:t>
      </w:r>
      <w:r w:rsidRPr="00C829CA">
        <w:rPr>
          <w:rFonts w:ascii="Book Antiqua" w:hAnsi="Book Antiqua"/>
          <w:noProof w:val="0"/>
          <w:szCs w:val="24"/>
          <w:lang w:val="en-US"/>
        </w:rPr>
        <w:t xml:space="preserve"> </w:t>
      </w:r>
      <w:r w:rsidRPr="00C829CA">
        <w:rPr>
          <w:rFonts w:ascii="Book Antiqua" w:hAnsi="Book Antiqua"/>
          <w:noProof w:val="0"/>
          <w:lang w:val="en-US"/>
        </w:rPr>
        <w:t>(R) (mandatory) (4 bytes)</w:t>
      </w:r>
    </w:p>
    <w:p w14:paraId="23100331" w14:textId="3C72B99A" w:rsidR="00F64AF5" w:rsidRPr="00C829CA" w:rsidRDefault="00A73D03" w:rsidP="00F64AF5">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 after retuning to protection TWDM channel</w:t>
      </w:r>
      <w:r w:rsidR="00F64AF5" w:rsidRPr="00C829CA">
        <w:rPr>
          <w:rFonts w:ascii="Book Antiqua" w:hAnsi="Book Antiqua"/>
          <w:b/>
          <w:noProof w:val="0"/>
          <w:szCs w:val="24"/>
          <w:lang w:val="en-US"/>
        </w:rPr>
        <w:t>:</w:t>
      </w:r>
      <w:r w:rsidR="00F64AF5" w:rsidRPr="00C829CA">
        <w:rPr>
          <w:rFonts w:ascii="Book Antiqua" w:hAnsi="Book Antiqua"/>
          <w:noProof w:val="0"/>
          <w:lang w:val="en-US"/>
        </w:rPr>
        <w:t xml:space="preserve"> The </w:t>
      </w:r>
      <w:r w:rsidRPr="00C829CA">
        <w:rPr>
          <w:rFonts w:ascii="Book Antiqua" w:hAnsi="Book Antiqua"/>
          <w:noProof w:val="0"/>
          <w:lang w:val="en-US"/>
        </w:rPr>
        <w:t>count of LODS events resolved through ONU</w:t>
      </w:r>
      <w:r w:rsidR="00BC2DA5">
        <w:rPr>
          <w:rFonts w:ascii="Book Antiqua" w:hAnsi="Book Antiqua"/>
          <w:noProof w:val="0"/>
          <w:lang w:val="en-US"/>
        </w:rPr>
        <w:t xml:space="preserve"> reactivation after attempted pr</w:t>
      </w:r>
      <w:r w:rsidRPr="00C829CA">
        <w:rPr>
          <w:rFonts w:ascii="Book Antiqua" w:hAnsi="Book Antiqua"/>
          <w:noProof w:val="0"/>
          <w:lang w:val="en-US"/>
        </w:rPr>
        <w:t>otection switching, which turns unsuccessful due to a handshake</w:t>
      </w:r>
      <w:r w:rsidR="00F64AF5" w:rsidRPr="00C829CA">
        <w:rPr>
          <w:rFonts w:ascii="Book Antiqua" w:hAnsi="Book Antiqua"/>
          <w:noProof w:val="0"/>
          <w:szCs w:val="24"/>
          <w:lang w:val="en-US"/>
        </w:rPr>
        <w:t xml:space="preserve"> </w:t>
      </w:r>
      <w:r w:rsidRPr="00C829CA">
        <w:rPr>
          <w:rFonts w:ascii="Book Antiqua" w:hAnsi="Book Antiqua"/>
          <w:noProof w:val="0"/>
          <w:szCs w:val="24"/>
          <w:lang w:val="en-US"/>
        </w:rPr>
        <w:t xml:space="preserve">failure. </w:t>
      </w:r>
      <w:r w:rsidR="00F64AF5" w:rsidRPr="00C829CA">
        <w:rPr>
          <w:rFonts w:ascii="Book Antiqua" w:hAnsi="Book Antiqua"/>
          <w:noProof w:val="0"/>
          <w:lang w:val="en-US"/>
        </w:rPr>
        <w:t>(R) (mandatory) (4 bytes)</w:t>
      </w:r>
    </w:p>
    <w:p w14:paraId="6FA370C1" w14:textId="2DE7D60B" w:rsidR="00A73D03" w:rsidRPr="00C829CA" w:rsidRDefault="00A73D03" w:rsidP="00A73D03">
      <w:pPr>
        <w:pStyle w:val="Attribute"/>
        <w:jc w:val="both"/>
        <w:rPr>
          <w:rFonts w:ascii="Book Antiqua" w:hAnsi="Book Antiqua"/>
          <w:noProof w:val="0"/>
          <w:lang w:val="en-US"/>
        </w:rPr>
      </w:pPr>
      <w:r w:rsidRPr="00C829CA">
        <w:rPr>
          <w:rFonts w:ascii="Book Antiqua" w:hAnsi="Book Antiqua"/>
          <w:b/>
          <w:noProof w:val="0"/>
          <w:szCs w:val="24"/>
          <w:lang w:val="en-US"/>
        </w:rPr>
        <w:t>LODS events resulting in reactivation after retuning to discretionary TWDM channel:</w:t>
      </w:r>
      <w:r w:rsidRPr="00C829CA">
        <w:rPr>
          <w:rFonts w:ascii="Book Antiqua" w:hAnsi="Book Antiqua"/>
          <w:noProof w:val="0"/>
          <w:lang w:val="en-US"/>
        </w:rPr>
        <w:t xml:space="preserve"> The count of LODS events resolved through ONU reactivation after attempted retuning to a discretionary channel, which turns unsuccessful due to a handshake</w:t>
      </w:r>
      <w:r w:rsidRPr="00C829CA">
        <w:rPr>
          <w:rFonts w:ascii="Book Antiqua" w:hAnsi="Book Antiqua"/>
          <w:noProof w:val="0"/>
          <w:szCs w:val="24"/>
          <w:lang w:val="en-US"/>
        </w:rPr>
        <w:t xml:space="preserve"> failure. </w:t>
      </w:r>
      <w:r w:rsidRPr="00C829CA">
        <w:rPr>
          <w:rFonts w:ascii="Book Antiqua" w:hAnsi="Book Antiqua"/>
          <w:noProof w:val="0"/>
          <w:lang w:val="en-US"/>
        </w:rPr>
        <w:t>(R) (mandatory) (4 bytes)</w:t>
      </w:r>
    </w:p>
    <w:p w14:paraId="404B7EB5" w14:textId="77777777" w:rsidR="00F64AF5" w:rsidRPr="00C829CA" w:rsidRDefault="00F64AF5" w:rsidP="00F64AF5">
      <w:pPr>
        <w:pStyle w:val="Attribute"/>
        <w:jc w:val="both"/>
        <w:rPr>
          <w:rFonts w:ascii="Book Antiqua" w:hAnsi="Book Antiqua"/>
          <w:noProof w:val="0"/>
          <w:lang w:val="en-US"/>
        </w:rPr>
      </w:pPr>
    </w:p>
    <w:p w14:paraId="0F3631F8" w14:textId="2D27A374" w:rsidR="008854B6" w:rsidRPr="00C829CA" w:rsidRDefault="008854B6" w:rsidP="009B1136">
      <w:pPr>
        <w:pStyle w:val="Attribute"/>
        <w:jc w:val="both"/>
        <w:rPr>
          <w:rFonts w:ascii="Book Antiqua" w:hAnsi="Book Antiqua"/>
          <w:b/>
          <w:noProof w:val="0"/>
          <w:szCs w:val="24"/>
          <w:lang w:val="en-US"/>
        </w:rPr>
      </w:pPr>
    </w:p>
    <w:p w14:paraId="51B9C957"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Actions</w:t>
      </w:r>
    </w:p>
    <w:p w14:paraId="5F6DFC86" w14:textId="77777777" w:rsidR="009B1136" w:rsidRPr="00C829CA" w:rsidRDefault="009B1136" w:rsidP="009B1136">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97D8C6E" w14:textId="7DAA32A0" w:rsidR="009B1136" w:rsidRPr="00C829CA" w:rsidRDefault="009B1136" w:rsidP="009B1136">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00811315" w14:textId="77777777" w:rsidR="009B1136" w:rsidRPr="00C829CA" w:rsidRDefault="009B1136" w:rsidP="009B1136">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8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770"/>
        <w:gridCol w:w="1980"/>
      </w:tblGrid>
      <w:tr w:rsidR="00086CEE" w:rsidRPr="00C829CA" w14:paraId="293668A9" w14:textId="77777777" w:rsidTr="009415DF">
        <w:trPr>
          <w:cantSplit/>
        </w:trPr>
        <w:tc>
          <w:tcPr>
            <w:tcW w:w="7830" w:type="dxa"/>
            <w:gridSpan w:val="3"/>
            <w:tcBorders>
              <w:top w:val="nil"/>
              <w:left w:val="nil"/>
              <w:right w:val="nil"/>
            </w:tcBorders>
            <w:vAlign w:val="center"/>
          </w:tcPr>
          <w:p w14:paraId="72C5CC2A" w14:textId="4659EBFD" w:rsidR="00086CEE" w:rsidRPr="00C829CA" w:rsidRDefault="00086CEE" w:rsidP="00E40A0A">
            <w:pPr>
              <w:pStyle w:val="Tablehead"/>
              <w:jc w:val="left"/>
              <w:rPr>
                <w:rFonts w:ascii="Book Antiqua" w:hAnsi="Book Antiqua"/>
                <w:lang w:val="en-US"/>
              </w:rPr>
            </w:pPr>
            <w:r w:rsidRPr="00C829CA">
              <w:rPr>
                <w:rFonts w:ascii="Book Antiqua" w:hAnsi="Book Antiqua"/>
                <w:lang w:val="en-US"/>
              </w:rPr>
              <w:t>Threshold crossing alert</w:t>
            </w:r>
          </w:p>
        </w:tc>
      </w:tr>
      <w:tr w:rsidR="00086CEE" w:rsidRPr="00C829CA" w14:paraId="4C61455E" w14:textId="77777777" w:rsidTr="009415DF">
        <w:trPr>
          <w:cantSplit/>
        </w:trPr>
        <w:tc>
          <w:tcPr>
            <w:tcW w:w="1080" w:type="dxa"/>
            <w:vAlign w:val="center"/>
          </w:tcPr>
          <w:p w14:paraId="2759F516" w14:textId="7807040B" w:rsidR="00086CEE" w:rsidRPr="00C829CA" w:rsidRDefault="00086CEE" w:rsidP="00E40A0A">
            <w:pPr>
              <w:pStyle w:val="Tablehead"/>
              <w:rPr>
                <w:rFonts w:ascii="Book Antiqua" w:hAnsi="Book Antiqua"/>
                <w:lang w:val="en-US"/>
              </w:rPr>
            </w:pPr>
            <w:r w:rsidRPr="00C829CA">
              <w:rPr>
                <w:rFonts w:ascii="Book Antiqua" w:hAnsi="Book Antiqua"/>
                <w:lang w:val="en-US"/>
              </w:rPr>
              <w:t>Alarm number</w:t>
            </w:r>
          </w:p>
        </w:tc>
        <w:tc>
          <w:tcPr>
            <w:tcW w:w="4770" w:type="dxa"/>
            <w:vAlign w:val="center"/>
          </w:tcPr>
          <w:p w14:paraId="411C10BA" w14:textId="77777777" w:rsidR="00086CEE" w:rsidRPr="00C829CA" w:rsidRDefault="00086CEE" w:rsidP="00E40A0A">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CBA9133" w14:textId="77777777" w:rsidR="00086CEE" w:rsidRPr="00C829CA" w:rsidRDefault="00086CEE" w:rsidP="00E40A0A">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86CEE" w:rsidRPr="00C829CA" w14:paraId="017815E4" w14:textId="77777777" w:rsidTr="009415DF">
        <w:trPr>
          <w:cantSplit/>
        </w:trPr>
        <w:tc>
          <w:tcPr>
            <w:tcW w:w="1080" w:type="dxa"/>
          </w:tcPr>
          <w:p w14:paraId="4AAEFA18" w14:textId="0061E329" w:rsidR="00086CEE" w:rsidRPr="00C829CA" w:rsidRDefault="00086CEE" w:rsidP="00E40A0A">
            <w:pPr>
              <w:pStyle w:val="Tabletext0"/>
              <w:jc w:val="center"/>
              <w:rPr>
                <w:rFonts w:ascii="Book Antiqua" w:hAnsi="Book Antiqua"/>
                <w:noProof w:val="0"/>
                <w:lang w:val="en-US"/>
              </w:rPr>
            </w:pPr>
            <w:r w:rsidRPr="00C829CA">
              <w:rPr>
                <w:rFonts w:ascii="Book Antiqua" w:hAnsi="Book Antiqua"/>
                <w:noProof w:val="0"/>
                <w:lang w:val="en-US"/>
              </w:rPr>
              <w:t>0</w:t>
            </w:r>
          </w:p>
        </w:tc>
        <w:tc>
          <w:tcPr>
            <w:tcW w:w="4770" w:type="dxa"/>
            <w:shd w:val="clear" w:color="auto" w:fill="FFFFFF" w:themeFill="background1"/>
          </w:tcPr>
          <w:p w14:paraId="35BD477B" w14:textId="412960DD" w:rsidR="00086CEE" w:rsidRPr="00C829CA" w:rsidRDefault="003148EE" w:rsidP="00E40A0A">
            <w:pPr>
              <w:pStyle w:val="Tabletext0"/>
              <w:rPr>
                <w:rFonts w:ascii="Book Antiqua" w:hAnsi="Book Antiqua"/>
                <w:noProof w:val="0"/>
                <w:lang w:val="en-US"/>
              </w:rPr>
            </w:pPr>
            <w:r>
              <w:rPr>
                <w:rFonts w:ascii="Book Antiqua" w:hAnsi="Book Antiqua"/>
                <w:noProof w:val="0"/>
                <w:lang w:val="en-US"/>
              </w:rPr>
              <w:t xml:space="preserve"> N/A</w:t>
            </w:r>
          </w:p>
        </w:tc>
        <w:tc>
          <w:tcPr>
            <w:tcW w:w="1980" w:type="dxa"/>
            <w:shd w:val="clear" w:color="auto" w:fill="FFFFFF" w:themeFill="background1"/>
          </w:tcPr>
          <w:p w14:paraId="396C0E94" w14:textId="6B75D161" w:rsidR="00086CEE" w:rsidRPr="00C829CA" w:rsidRDefault="00086CEE" w:rsidP="00E40A0A">
            <w:pPr>
              <w:pStyle w:val="Tabletext0"/>
              <w:jc w:val="center"/>
              <w:rPr>
                <w:rFonts w:ascii="Book Antiqua" w:hAnsi="Book Antiqua"/>
                <w:noProof w:val="0"/>
                <w:szCs w:val="24"/>
                <w:lang w:val="en-US"/>
              </w:rPr>
            </w:pPr>
          </w:p>
        </w:tc>
      </w:tr>
      <w:tr w:rsidR="00DA4ED9" w:rsidRPr="00C829CA" w14:paraId="0731DC52" w14:textId="77777777" w:rsidTr="009415DF">
        <w:trPr>
          <w:cantSplit/>
        </w:trPr>
        <w:tc>
          <w:tcPr>
            <w:tcW w:w="1080" w:type="dxa"/>
          </w:tcPr>
          <w:p w14:paraId="76EC824C" w14:textId="293F7AAA"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w:t>
            </w:r>
          </w:p>
        </w:tc>
        <w:tc>
          <w:tcPr>
            <w:tcW w:w="4770" w:type="dxa"/>
            <w:shd w:val="clear" w:color="auto" w:fill="FFFFFF" w:themeFill="background1"/>
          </w:tcPr>
          <w:p w14:paraId="6A4F9FD5" w14:textId="0E77AE9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BIP-32 bit error count</w:t>
            </w:r>
          </w:p>
        </w:tc>
        <w:tc>
          <w:tcPr>
            <w:tcW w:w="1980" w:type="dxa"/>
            <w:shd w:val="clear" w:color="auto" w:fill="FFFFFF" w:themeFill="background1"/>
          </w:tcPr>
          <w:p w14:paraId="0BB3AE4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DA4ED9" w:rsidRPr="00C829CA" w14:paraId="0396F553" w14:textId="77777777" w:rsidTr="009415DF">
        <w:trPr>
          <w:cantSplit/>
        </w:trPr>
        <w:tc>
          <w:tcPr>
            <w:tcW w:w="1080" w:type="dxa"/>
          </w:tcPr>
          <w:p w14:paraId="1EDDF94D" w14:textId="579703B4"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2</w:t>
            </w:r>
          </w:p>
        </w:tc>
        <w:tc>
          <w:tcPr>
            <w:tcW w:w="4770" w:type="dxa"/>
            <w:shd w:val="clear" w:color="auto" w:fill="FFFFFF" w:themeFill="background1"/>
          </w:tcPr>
          <w:p w14:paraId="44B1CBB3" w14:textId="474C0F0A"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PSBd HEC errors – corrected</w:t>
            </w:r>
          </w:p>
        </w:tc>
        <w:tc>
          <w:tcPr>
            <w:tcW w:w="1980" w:type="dxa"/>
            <w:shd w:val="clear" w:color="auto" w:fill="FFFFFF" w:themeFill="background1"/>
          </w:tcPr>
          <w:p w14:paraId="73E06BDD"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DA4ED9" w:rsidRPr="00C829CA" w14:paraId="28D379EF" w14:textId="77777777" w:rsidTr="009415DF">
        <w:trPr>
          <w:cantSplit/>
        </w:trPr>
        <w:tc>
          <w:tcPr>
            <w:tcW w:w="1080" w:type="dxa"/>
          </w:tcPr>
          <w:p w14:paraId="514E2454" w14:textId="574629F1"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lastRenderedPageBreak/>
              <w:t>3</w:t>
            </w:r>
          </w:p>
        </w:tc>
        <w:tc>
          <w:tcPr>
            <w:tcW w:w="4770" w:type="dxa"/>
            <w:shd w:val="clear" w:color="auto" w:fill="FFFFFF" w:themeFill="background1"/>
          </w:tcPr>
          <w:p w14:paraId="3DD486AE" w14:textId="634A902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PSBd HEC errors – uncorrectable</w:t>
            </w:r>
          </w:p>
        </w:tc>
        <w:tc>
          <w:tcPr>
            <w:tcW w:w="1980" w:type="dxa"/>
            <w:shd w:val="clear" w:color="auto" w:fill="FFFFFF" w:themeFill="background1"/>
          </w:tcPr>
          <w:p w14:paraId="1D3F84B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DA4ED9" w:rsidRPr="00C829CA" w14:paraId="0FE829EC" w14:textId="77777777" w:rsidTr="009415DF">
        <w:trPr>
          <w:cantSplit/>
        </w:trPr>
        <w:tc>
          <w:tcPr>
            <w:tcW w:w="1080" w:type="dxa"/>
          </w:tcPr>
          <w:p w14:paraId="53F99FAA" w14:textId="403283B5"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4</w:t>
            </w:r>
          </w:p>
        </w:tc>
        <w:tc>
          <w:tcPr>
            <w:tcW w:w="4770" w:type="dxa"/>
            <w:shd w:val="clear" w:color="auto" w:fill="FFFFFF" w:themeFill="background1"/>
          </w:tcPr>
          <w:p w14:paraId="2A6F0E6E" w14:textId="2006812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FS header errors – corrected</w:t>
            </w:r>
          </w:p>
        </w:tc>
        <w:tc>
          <w:tcPr>
            <w:tcW w:w="1980" w:type="dxa"/>
            <w:shd w:val="clear" w:color="auto" w:fill="FFFFFF" w:themeFill="background1"/>
          </w:tcPr>
          <w:p w14:paraId="01896B5B"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DA4ED9" w:rsidRPr="00C829CA" w14:paraId="73E6CAA1" w14:textId="77777777" w:rsidTr="009415DF">
        <w:trPr>
          <w:cantSplit/>
        </w:trPr>
        <w:tc>
          <w:tcPr>
            <w:tcW w:w="1080" w:type="dxa"/>
          </w:tcPr>
          <w:p w14:paraId="589D0E7D" w14:textId="58DEF34B"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5</w:t>
            </w:r>
          </w:p>
        </w:tc>
        <w:tc>
          <w:tcPr>
            <w:tcW w:w="4770" w:type="dxa"/>
            <w:shd w:val="clear" w:color="auto" w:fill="FFFFFF" w:themeFill="background1"/>
          </w:tcPr>
          <w:p w14:paraId="1C41A8E4" w14:textId="689C116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FS header errors – uncorrectable</w:t>
            </w:r>
          </w:p>
        </w:tc>
        <w:tc>
          <w:tcPr>
            <w:tcW w:w="1980" w:type="dxa"/>
            <w:shd w:val="clear" w:color="auto" w:fill="FFFFFF" w:themeFill="background1"/>
          </w:tcPr>
          <w:p w14:paraId="1DF8FBF6"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DA4ED9" w:rsidRPr="00C829CA" w14:paraId="54EFAED4" w14:textId="77777777" w:rsidTr="009415DF">
        <w:trPr>
          <w:cantSplit/>
        </w:trPr>
        <w:tc>
          <w:tcPr>
            <w:tcW w:w="1080" w:type="dxa"/>
          </w:tcPr>
          <w:p w14:paraId="77F88084" w14:textId="33F9004D"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6</w:t>
            </w:r>
          </w:p>
        </w:tc>
        <w:tc>
          <w:tcPr>
            <w:tcW w:w="4770" w:type="dxa"/>
            <w:shd w:val="clear" w:color="auto" w:fill="FFFFFF" w:themeFill="background1"/>
          </w:tcPr>
          <w:p w14:paraId="136735E0" w14:textId="2B7896A4"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Total LODS event count</w:t>
            </w:r>
          </w:p>
        </w:tc>
        <w:tc>
          <w:tcPr>
            <w:tcW w:w="1980" w:type="dxa"/>
            <w:shd w:val="clear" w:color="auto" w:fill="FFFFFF" w:themeFill="background1"/>
          </w:tcPr>
          <w:p w14:paraId="798A97D5"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7</w:t>
            </w:r>
          </w:p>
        </w:tc>
      </w:tr>
      <w:tr w:rsidR="00DA4ED9" w:rsidRPr="00C829CA" w14:paraId="578951C6" w14:textId="77777777" w:rsidTr="009415DF">
        <w:trPr>
          <w:cantSplit/>
        </w:trPr>
        <w:tc>
          <w:tcPr>
            <w:tcW w:w="1080" w:type="dxa"/>
          </w:tcPr>
          <w:p w14:paraId="0A12DCF3" w14:textId="18A721CC"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7</w:t>
            </w:r>
          </w:p>
        </w:tc>
        <w:tc>
          <w:tcPr>
            <w:tcW w:w="4770" w:type="dxa"/>
            <w:shd w:val="clear" w:color="auto" w:fill="FFFFFF" w:themeFill="background1"/>
          </w:tcPr>
          <w:p w14:paraId="10B31944" w14:textId="1632D1DC" w:rsidR="00DA4ED9" w:rsidRPr="00C829CA" w:rsidRDefault="00DA4ED9" w:rsidP="00DA4ED9">
            <w:pPr>
              <w:pStyle w:val="Tabletext0"/>
              <w:rPr>
                <w:rFonts w:ascii="Book Antiqua" w:hAnsi="Book Antiqua"/>
                <w:noProof w:val="0"/>
                <w:lang w:val="en-US"/>
              </w:rPr>
            </w:pPr>
            <w:r w:rsidRPr="00C829CA">
              <w:rPr>
                <w:rFonts w:ascii="Book Antiqua" w:hAnsi="Book Antiqua"/>
                <w:noProof w:val="0"/>
                <w:lang w:val="en-US"/>
              </w:rPr>
              <w:t>LODS – restored in operating TWDM ch.</w:t>
            </w:r>
          </w:p>
        </w:tc>
        <w:tc>
          <w:tcPr>
            <w:tcW w:w="1980" w:type="dxa"/>
            <w:shd w:val="clear" w:color="auto" w:fill="FFFFFF" w:themeFill="background1"/>
          </w:tcPr>
          <w:p w14:paraId="41DD0804"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8</w:t>
            </w:r>
          </w:p>
        </w:tc>
      </w:tr>
      <w:tr w:rsidR="00DA4ED9" w:rsidRPr="00C829CA" w14:paraId="28482C11" w14:textId="77777777" w:rsidTr="009415DF">
        <w:trPr>
          <w:cantSplit/>
        </w:trPr>
        <w:tc>
          <w:tcPr>
            <w:tcW w:w="1080" w:type="dxa"/>
          </w:tcPr>
          <w:p w14:paraId="4A130E58" w14:textId="572FC2AE"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8</w:t>
            </w:r>
          </w:p>
        </w:tc>
        <w:tc>
          <w:tcPr>
            <w:tcW w:w="4770" w:type="dxa"/>
            <w:shd w:val="clear" w:color="auto" w:fill="FFFFFF" w:themeFill="background1"/>
          </w:tcPr>
          <w:p w14:paraId="581A11A5" w14:textId="24568692" w:rsidR="00DA4ED9" w:rsidRPr="00C829CA" w:rsidRDefault="00DA4ED9" w:rsidP="00DA4ED9">
            <w:pPr>
              <w:pStyle w:val="Tabletext0"/>
              <w:rPr>
                <w:rFonts w:ascii="Book Antiqua" w:hAnsi="Book Antiqua"/>
                <w:noProof w:val="0"/>
                <w:lang w:val="en-US"/>
              </w:rPr>
            </w:pPr>
            <w:r w:rsidRPr="00C829CA">
              <w:rPr>
                <w:rFonts w:ascii="Book Antiqua" w:hAnsi="Book Antiqua"/>
                <w:noProof w:val="0"/>
                <w:lang w:val="en-US"/>
              </w:rPr>
              <w:t>LODS – restored in protection TWDM ch.</w:t>
            </w:r>
          </w:p>
        </w:tc>
        <w:tc>
          <w:tcPr>
            <w:tcW w:w="1980" w:type="dxa"/>
            <w:shd w:val="clear" w:color="auto" w:fill="FFFFFF" w:themeFill="background1"/>
          </w:tcPr>
          <w:p w14:paraId="7B23D24F"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9</w:t>
            </w:r>
          </w:p>
        </w:tc>
      </w:tr>
      <w:tr w:rsidR="00DA4ED9" w:rsidRPr="00C829CA" w14:paraId="1C773616" w14:textId="77777777" w:rsidTr="009415DF">
        <w:trPr>
          <w:cantSplit/>
        </w:trPr>
        <w:tc>
          <w:tcPr>
            <w:tcW w:w="1080" w:type="dxa"/>
          </w:tcPr>
          <w:p w14:paraId="73CF5C51" w14:textId="3578DF9E"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9</w:t>
            </w:r>
          </w:p>
        </w:tc>
        <w:tc>
          <w:tcPr>
            <w:tcW w:w="4770" w:type="dxa"/>
            <w:shd w:val="clear" w:color="auto" w:fill="FFFFFF" w:themeFill="background1"/>
          </w:tcPr>
          <w:p w14:paraId="75158EF3" w14:textId="00A458A8"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restored in discretionary TWDM ch.</w:t>
            </w:r>
          </w:p>
        </w:tc>
        <w:tc>
          <w:tcPr>
            <w:tcW w:w="1980" w:type="dxa"/>
            <w:shd w:val="clear" w:color="auto" w:fill="FFFFFF" w:themeFill="background1"/>
          </w:tcPr>
          <w:p w14:paraId="571A0679"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10</w:t>
            </w:r>
          </w:p>
        </w:tc>
      </w:tr>
      <w:tr w:rsidR="00DA4ED9" w:rsidRPr="00C829CA" w14:paraId="4DF87AC2" w14:textId="77777777" w:rsidTr="009415DF">
        <w:trPr>
          <w:cantSplit/>
        </w:trPr>
        <w:tc>
          <w:tcPr>
            <w:tcW w:w="1080" w:type="dxa"/>
          </w:tcPr>
          <w:p w14:paraId="2462B393" w14:textId="47A6627B"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10</w:t>
            </w:r>
          </w:p>
        </w:tc>
        <w:tc>
          <w:tcPr>
            <w:tcW w:w="4770" w:type="dxa"/>
            <w:shd w:val="clear" w:color="auto" w:fill="FFFFFF" w:themeFill="background1"/>
          </w:tcPr>
          <w:p w14:paraId="798FD01C" w14:textId="152984A5"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reactivations</w:t>
            </w:r>
          </w:p>
        </w:tc>
        <w:tc>
          <w:tcPr>
            <w:tcW w:w="1980" w:type="dxa"/>
            <w:shd w:val="clear" w:color="auto" w:fill="FFFFFF" w:themeFill="background1"/>
          </w:tcPr>
          <w:p w14:paraId="1D2FCDD7"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11</w:t>
            </w:r>
          </w:p>
        </w:tc>
      </w:tr>
      <w:tr w:rsidR="00DA4ED9" w:rsidRPr="00C829CA" w14:paraId="37AF6491" w14:textId="77777777" w:rsidTr="009415DF">
        <w:trPr>
          <w:cantSplit/>
        </w:trPr>
        <w:tc>
          <w:tcPr>
            <w:tcW w:w="1080" w:type="dxa"/>
          </w:tcPr>
          <w:p w14:paraId="508A5385" w14:textId="1E5C8A72"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lang w:val="en-US"/>
              </w:rPr>
              <w:t>11</w:t>
            </w:r>
          </w:p>
        </w:tc>
        <w:tc>
          <w:tcPr>
            <w:tcW w:w="4770" w:type="dxa"/>
            <w:shd w:val="clear" w:color="auto" w:fill="FFFFFF" w:themeFill="background1"/>
          </w:tcPr>
          <w:p w14:paraId="65B2F67F" w14:textId="465A72C2" w:rsidR="00DA4ED9" w:rsidRPr="00C829CA" w:rsidRDefault="00DA4ED9" w:rsidP="00E40A0A">
            <w:pPr>
              <w:pStyle w:val="Tabletext0"/>
              <w:rPr>
                <w:rFonts w:ascii="Book Antiqua" w:hAnsi="Book Antiqua"/>
                <w:noProof w:val="0"/>
                <w:lang w:val="en-US"/>
              </w:rPr>
            </w:pPr>
            <w:r w:rsidRPr="00C829CA">
              <w:rPr>
                <w:rFonts w:ascii="Book Antiqua" w:hAnsi="Book Antiqua"/>
                <w:noProof w:val="0"/>
                <w:lang w:val="en-US"/>
              </w:rPr>
              <w:t>LODS – handshake failure in protection ch.</w:t>
            </w:r>
          </w:p>
        </w:tc>
        <w:tc>
          <w:tcPr>
            <w:tcW w:w="1980" w:type="dxa"/>
            <w:shd w:val="clear" w:color="auto" w:fill="FFFFFF" w:themeFill="background1"/>
          </w:tcPr>
          <w:p w14:paraId="1DA75688" w14:textId="77777777" w:rsidR="00DA4ED9" w:rsidRPr="00C829CA" w:rsidRDefault="00DA4ED9" w:rsidP="00E40A0A">
            <w:pPr>
              <w:pStyle w:val="Tabletext0"/>
              <w:jc w:val="center"/>
              <w:rPr>
                <w:rFonts w:ascii="Book Antiqua" w:hAnsi="Book Antiqua"/>
                <w:noProof w:val="0"/>
                <w:lang w:val="en-US"/>
              </w:rPr>
            </w:pPr>
            <w:r w:rsidRPr="00C829CA">
              <w:rPr>
                <w:rFonts w:ascii="Book Antiqua" w:hAnsi="Book Antiqua"/>
                <w:noProof w:val="0"/>
                <w:szCs w:val="24"/>
                <w:lang w:val="en-US"/>
              </w:rPr>
              <w:t>12</w:t>
            </w:r>
          </w:p>
        </w:tc>
      </w:tr>
      <w:tr w:rsidR="00DA4ED9" w:rsidRPr="00C829CA" w14:paraId="3A56724A" w14:textId="77777777" w:rsidTr="009415DF">
        <w:trPr>
          <w:cantSplit/>
        </w:trPr>
        <w:tc>
          <w:tcPr>
            <w:tcW w:w="1080" w:type="dxa"/>
          </w:tcPr>
          <w:p w14:paraId="5EB1DB40" w14:textId="7FD91762" w:rsidR="00DA4ED9" w:rsidRPr="00C829CA" w:rsidRDefault="00DA4ED9" w:rsidP="00E40A0A">
            <w:pPr>
              <w:pStyle w:val="Tabletext0"/>
              <w:keepNext/>
              <w:keepLines/>
              <w:jc w:val="center"/>
              <w:rPr>
                <w:rFonts w:ascii="Book Antiqua" w:hAnsi="Book Antiqua"/>
                <w:noProof w:val="0"/>
                <w:lang w:val="en-US"/>
              </w:rPr>
            </w:pPr>
            <w:r w:rsidRPr="00C829CA">
              <w:rPr>
                <w:rFonts w:ascii="Book Antiqua" w:hAnsi="Book Antiqua"/>
                <w:noProof w:val="0"/>
                <w:lang w:val="en-US"/>
              </w:rPr>
              <w:t>12</w:t>
            </w:r>
          </w:p>
        </w:tc>
        <w:tc>
          <w:tcPr>
            <w:tcW w:w="4770" w:type="dxa"/>
            <w:shd w:val="clear" w:color="auto" w:fill="FFFFFF" w:themeFill="background1"/>
          </w:tcPr>
          <w:p w14:paraId="68351883" w14:textId="43A03210" w:rsidR="00DA4ED9" w:rsidRPr="00C829CA" w:rsidRDefault="00DA4ED9" w:rsidP="00E40A0A">
            <w:pPr>
              <w:pStyle w:val="Tabletext0"/>
              <w:keepNext/>
              <w:keepLines/>
              <w:rPr>
                <w:rFonts w:ascii="Book Antiqua" w:hAnsi="Book Antiqua"/>
                <w:noProof w:val="0"/>
                <w:lang w:val="en-US"/>
              </w:rPr>
            </w:pPr>
            <w:r w:rsidRPr="00C829CA">
              <w:rPr>
                <w:rFonts w:ascii="Book Antiqua" w:hAnsi="Book Antiqua"/>
                <w:noProof w:val="0"/>
                <w:lang w:val="en-US"/>
              </w:rPr>
              <w:t>LODS – handshake failure in discretionary ch.</w:t>
            </w:r>
          </w:p>
        </w:tc>
        <w:tc>
          <w:tcPr>
            <w:tcW w:w="1980" w:type="dxa"/>
            <w:shd w:val="clear" w:color="auto" w:fill="FFFFFF" w:themeFill="background1"/>
          </w:tcPr>
          <w:p w14:paraId="57FA59DE" w14:textId="77777777" w:rsidR="00DA4ED9" w:rsidRPr="00C829CA" w:rsidRDefault="00DA4ED9" w:rsidP="00E40A0A">
            <w:pPr>
              <w:pStyle w:val="Tabletext0"/>
              <w:keepNext/>
              <w:keepLines/>
              <w:jc w:val="center"/>
              <w:rPr>
                <w:rFonts w:ascii="Book Antiqua" w:hAnsi="Book Antiqua"/>
                <w:noProof w:val="0"/>
                <w:lang w:val="en-US"/>
              </w:rPr>
            </w:pPr>
            <w:r w:rsidRPr="00C829CA">
              <w:rPr>
                <w:rFonts w:ascii="Book Antiqua" w:hAnsi="Book Antiqua"/>
                <w:noProof w:val="0"/>
                <w:szCs w:val="24"/>
                <w:lang w:val="en-US"/>
              </w:rPr>
              <w:t>13</w:t>
            </w:r>
          </w:p>
        </w:tc>
      </w:tr>
      <w:tr w:rsidR="00DA4ED9" w:rsidRPr="00C829CA" w14:paraId="06BEDCFC" w14:textId="77777777" w:rsidTr="009415DF">
        <w:trPr>
          <w:cantSplit/>
        </w:trPr>
        <w:tc>
          <w:tcPr>
            <w:tcW w:w="7830" w:type="dxa"/>
            <w:gridSpan w:val="3"/>
          </w:tcPr>
          <w:p w14:paraId="11C67D3A" w14:textId="2D9039F0" w:rsidR="00DA4ED9" w:rsidRPr="00C829CA" w:rsidRDefault="00DA4ED9" w:rsidP="00E40A0A">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A5EC054" w14:textId="77777777" w:rsidR="00FB62D6" w:rsidRPr="00C829CA" w:rsidRDefault="00FB62D6" w:rsidP="00FB62D6">
      <w:pPr>
        <w:pStyle w:val="Body"/>
      </w:pPr>
    </w:p>
    <w:p w14:paraId="782CEBFA" w14:textId="678AA65D" w:rsidR="00A73D03" w:rsidRPr="00C829CA" w:rsidRDefault="00A73D03" w:rsidP="004170A1">
      <w:pPr>
        <w:spacing w:after="0"/>
        <w:rPr>
          <w:b/>
          <w:sz w:val="28"/>
        </w:rPr>
      </w:pPr>
    </w:p>
    <w:p w14:paraId="6E65BE6B" w14:textId="766E27EA" w:rsidR="00A73D03" w:rsidRPr="00C829CA" w:rsidRDefault="00A73D03" w:rsidP="00A73D03">
      <w:pPr>
        <w:pStyle w:val="Heading3"/>
      </w:pPr>
      <w:bookmarkStart w:id="144" w:name="_Toc33697777"/>
      <w:r w:rsidRPr="00C829CA">
        <w:rPr>
          <w:lang w:eastAsia="zh-CN"/>
        </w:rPr>
        <w:t xml:space="preserve">TWDM </w:t>
      </w:r>
      <w:r w:rsidR="007D22FB" w:rsidRPr="00C829CA">
        <w:rPr>
          <w:lang w:eastAsia="zh-CN"/>
        </w:rPr>
        <w:t xml:space="preserve">channel </w:t>
      </w:r>
      <w:r w:rsidR="004F115E" w:rsidRPr="00C829CA">
        <w:rPr>
          <w:lang w:eastAsia="zh-CN"/>
        </w:rPr>
        <w:t xml:space="preserve">FEC </w:t>
      </w:r>
      <w:r w:rsidRPr="00C829CA">
        <w:t>performance monitoring history data</w:t>
      </w:r>
      <w:bookmarkEnd w:id="144"/>
    </w:p>
    <w:p w14:paraId="20A85A4D" w14:textId="6BEAD0A2" w:rsidR="001A7236" w:rsidRPr="00C829CA" w:rsidRDefault="00A73D03" w:rsidP="00A73D03">
      <w:pPr>
        <w:widowControl w:val="0"/>
        <w:rPr>
          <w:rFonts w:ascii="Book Antiqua" w:hAnsi="Book Antiqua"/>
          <w:sz w:val="24"/>
          <w:szCs w:val="24"/>
        </w:rPr>
      </w:pPr>
      <w:r w:rsidRPr="00C829CA">
        <w:rPr>
          <w:rFonts w:ascii="Book Antiqua" w:hAnsi="Book Antiqua"/>
          <w:sz w:val="24"/>
          <w:szCs w:val="24"/>
        </w:rPr>
        <w:t xml:space="preserve">This managed entity </w:t>
      </w:r>
      <w:r w:rsidR="001A7236" w:rsidRPr="00C829CA">
        <w:rPr>
          <w:rFonts w:ascii="Book Antiqua" w:hAnsi="Book Antiqua"/>
          <w:sz w:val="24"/>
          <w:szCs w:val="24"/>
        </w:rPr>
        <w:t>attributes and notifications are completely</w:t>
      </w:r>
      <w:r w:rsidR="004F115E" w:rsidRPr="00C829CA">
        <w:rPr>
          <w:rFonts w:ascii="Book Antiqua" w:hAnsi="Book Antiqua"/>
          <w:sz w:val="24"/>
          <w:szCs w:val="24"/>
        </w:rPr>
        <w:t xml:space="preserve"> identical to </w:t>
      </w:r>
      <w:r w:rsidR="001A7236" w:rsidRPr="00C829CA">
        <w:rPr>
          <w:rFonts w:ascii="Book Antiqua" w:hAnsi="Book Antiqua"/>
          <w:sz w:val="24"/>
          <w:szCs w:val="24"/>
        </w:rPr>
        <w:t>those of the FEC PM history data ME defined in section 9.2.9/G.988</w:t>
      </w:r>
      <w:r w:rsidR="00FC0604">
        <w:rPr>
          <w:rFonts w:ascii="Book Antiqua" w:hAnsi="Book Antiqua"/>
          <w:sz w:val="24"/>
          <w:szCs w:val="24"/>
        </w:rPr>
        <w:t xml:space="preserve"> and its enhanced version defined in section 9.2.22/G.988</w:t>
      </w:r>
      <w:r w:rsidR="001A7236" w:rsidRPr="00C829CA">
        <w:rPr>
          <w:rFonts w:ascii="Book Antiqua" w:hAnsi="Book Antiqua"/>
          <w:sz w:val="24"/>
          <w:szCs w:val="24"/>
        </w:rPr>
        <w:t>. Therefore, the latter can be reused</w:t>
      </w:r>
      <w:r w:rsidR="00B5576D">
        <w:rPr>
          <w:rFonts w:ascii="Book Antiqua" w:hAnsi="Book Antiqua"/>
          <w:sz w:val="24"/>
          <w:szCs w:val="24"/>
        </w:rPr>
        <w:t xml:space="preserve"> in the context of </w:t>
      </w:r>
      <w:r w:rsidR="001A7236" w:rsidRPr="00C829CA">
        <w:rPr>
          <w:rFonts w:ascii="Book Antiqua" w:hAnsi="Book Antiqua"/>
          <w:sz w:val="24"/>
          <w:szCs w:val="24"/>
        </w:rPr>
        <w:t xml:space="preserve">NG-PON2 systems, provided its ME ID should be implicitly associated with the instances of TWDM channel ME, rather than ANI-G ME. </w:t>
      </w:r>
    </w:p>
    <w:p w14:paraId="232A42F7" w14:textId="77777777" w:rsidR="001A7236" w:rsidRPr="00C829CA" w:rsidRDefault="001A7236" w:rsidP="00A73D03">
      <w:pPr>
        <w:widowControl w:val="0"/>
        <w:rPr>
          <w:sz w:val="24"/>
          <w:szCs w:val="24"/>
        </w:rPr>
      </w:pPr>
    </w:p>
    <w:p w14:paraId="4D1D2D94" w14:textId="77777777" w:rsidR="004170A1" w:rsidRPr="00C829CA" w:rsidRDefault="004170A1" w:rsidP="004170A1">
      <w:pPr>
        <w:pStyle w:val="Heading3"/>
      </w:pPr>
      <w:bookmarkStart w:id="145" w:name="_Toc33697778"/>
      <w:r w:rsidRPr="00C829CA">
        <w:rPr>
          <w:lang w:eastAsia="zh-CN"/>
        </w:rPr>
        <w:t>TWDM channel</w:t>
      </w:r>
      <w:r w:rsidRPr="00C829CA">
        <w:t xml:space="preserve"> XGEM performance monitoring history data</w:t>
      </w:r>
      <w:bookmarkEnd w:id="145"/>
    </w:p>
    <w:p w14:paraId="3D596F9B" w14:textId="76BF5719"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9.16.4</w:t>
      </w:r>
      <w:r w:rsidRPr="00537880">
        <w:rPr>
          <w:color w:val="E36C0A" w:themeColor="accent6" w:themeShade="BF"/>
          <w:sz w:val="22"/>
        </w:rPr>
        <w:t xml:space="preserve">. </w:t>
      </w:r>
    </w:p>
    <w:p w14:paraId="7DD9786B" w14:textId="3A09FD41"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G.988 employs</w:t>
      </w:r>
      <w:r w:rsidR="00537880">
        <w:rPr>
          <w:rFonts w:ascii="Times New Roman" w:hAnsi="Times New Roman"/>
          <w:color w:val="E36C0A" w:themeColor="accent6" w:themeShade="BF"/>
          <w:sz w:val="22"/>
        </w:rPr>
        <w:t xml:space="preserve"> </w:t>
      </w:r>
      <w:r w:rsidR="00537880" w:rsidRPr="00722674">
        <w:rPr>
          <w:rFonts w:asciiTheme="majorBidi" w:hAnsiTheme="majorBidi" w:cstheme="majorBidi"/>
          <w:b/>
          <w:bCs/>
        </w:rPr>
        <w:t>Threshold data 64 bit</w:t>
      </w:r>
      <w:r w:rsidR="00537880" w:rsidRPr="00722674" w:rsidDel="00BD5F86">
        <w:rPr>
          <w:rFonts w:asciiTheme="majorBidi" w:hAnsiTheme="majorBidi" w:cstheme="majorBidi"/>
          <w:b/>
        </w:rPr>
        <w:t xml:space="preserve"> </w:t>
      </w:r>
      <w:r w:rsidR="00537880" w:rsidRPr="00722674">
        <w:rPr>
          <w:rFonts w:asciiTheme="majorBidi" w:hAnsiTheme="majorBidi" w:cstheme="majorBidi"/>
          <w:b/>
        </w:rPr>
        <w:t>ID</w:t>
      </w:r>
      <w:r w:rsidR="00537880">
        <w:rPr>
          <w:rFonts w:asciiTheme="majorBidi" w:hAnsiTheme="majorBidi" w:cstheme="majorBidi"/>
          <w:b/>
        </w:rPr>
        <w:t xml:space="preserve"> </w:t>
      </w:r>
      <w:r w:rsidR="00537880" w:rsidRPr="00537880">
        <w:rPr>
          <w:rFonts w:cstheme="majorBidi"/>
        </w:rPr>
        <w:t xml:space="preserve">attribute instead of the </w:t>
      </w:r>
      <w:r w:rsidR="00537880" w:rsidRPr="00C829CA">
        <w:rPr>
          <w:b/>
        </w:rPr>
        <w:t>Threshold data</w:t>
      </w:r>
      <w:r w:rsidR="00537880" w:rsidRPr="00C829CA">
        <w:rPr>
          <w:sz w:val="26"/>
          <w:vertAlign w:val="subscript"/>
        </w:rPr>
        <w:t xml:space="preserve"> </w:t>
      </w:r>
      <w:r w:rsidR="00537880" w:rsidRPr="00C829CA">
        <w:rPr>
          <w:b/>
          <w:lang w:eastAsia="ja-JP"/>
        </w:rPr>
        <w:t>1/2</w:t>
      </w:r>
      <w:r w:rsidR="00537880" w:rsidRPr="00C829CA">
        <w:rPr>
          <w:b/>
        </w:rPr>
        <w:t xml:space="preserve"> ID</w:t>
      </w:r>
      <w:r w:rsidR="00537880">
        <w:rPr>
          <w:b/>
        </w:rPr>
        <w:t xml:space="preserve">, </w:t>
      </w:r>
      <w:r w:rsidR="00537880" w:rsidRPr="00537880">
        <w:t>and</w:t>
      </w:r>
      <w:r w:rsidR="00537880">
        <w:t xml:space="preserve"> has renumbered TCA alarms.</w:t>
      </w:r>
    </w:p>
    <w:p w14:paraId="6673DA2D" w14:textId="39A26374" w:rsidR="00537880" w:rsidRDefault="00537880" w:rsidP="00537880">
      <w:pPr>
        <w:pStyle w:val="Body"/>
      </w:pPr>
      <w:r>
        <w:t xml:space="preserve">The remainder of this </w:t>
      </w:r>
      <w:r w:rsidR="00767654">
        <w:t>clause</w:t>
      </w:r>
      <w:r>
        <w:t xml:space="preserve"> is retained for information and reference only.</w:t>
      </w:r>
    </w:p>
    <w:p w14:paraId="74C79589" w14:textId="77777777" w:rsidR="00537880" w:rsidRDefault="00537880" w:rsidP="00537880">
      <w:pPr>
        <w:pStyle w:val="Body"/>
      </w:pPr>
    </w:p>
    <w:p w14:paraId="736A60E7" w14:textId="7C4AF415" w:rsidR="004170A1" w:rsidRPr="00C829CA" w:rsidRDefault="004170A1" w:rsidP="004170A1">
      <w:pPr>
        <w:widowControl w:val="0"/>
        <w:rPr>
          <w:rFonts w:ascii="Book Antiqua" w:hAnsi="Book Antiqua"/>
          <w:sz w:val="24"/>
          <w:szCs w:val="24"/>
        </w:rPr>
      </w:pPr>
      <w:r w:rsidRPr="00C829CA">
        <w:rPr>
          <w:rFonts w:ascii="Book Antiqua" w:hAnsi="Book Antiqua"/>
          <w:sz w:val="24"/>
          <w:szCs w:val="24"/>
        </w:rPr>
        <w:t>This managed entity collects certain XGEM-related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53146B76" w14:textId="77777777" w:rsidR="004170A1" w:rsidRPr="00C829CA" w:rsidRDefault="004170A1" w:rsidP="004170A1">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16B7D49" w14:textId="77777777" w:rsidR="004170A1" w:rsidRPr="00C829CA" w:rsidRDefault="004170A1" w:rsidP="004170A1">
      <w:pPr>
        <w:pStyle w:val="Headingi"/>
        <w:jc w:val="both"/>
        <w:rPr>
          <w:rFonts w:ascii="Book Antiqua" w:hAnsi="Book Antiqua"/>
          <w:noProof w:val="0"/>
          <w:szCs w:val="24"/>
          <w:lang w:val="en-US"/>
        </w:rPr>
      </w:pPr>
      <w:r w:rsidRPr="00C829CA">
        <w:rPr>
          <w:rFonts w:ascii="Book Antiqua" w:hAnsi="Book Antiqua"/>
          <w:noProof w:val="0"/>
          <w:szCs w:val="24"/>
          <w:lang w:val="en-US"/>
        </w:rPr>
        <w:lastRenderedPageBreak/>
        <w:t>Relationships</w:t>
      </w:r>
    </w:p>
    <w:p w14:paraId="23B2372F" w14:textId="77777777" w:rsidR="004170A1" w:rsidRPr="00C829CA" w:rsidRDefault="004170A1" w:rsidP="004170A1">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06FBBB80" w14:textId="77777777" w:rsidR="004170A1" w:rsidRPr="00C829CA" w:rsidRDefault="004170A1" w:rsidP="004170A1">
      <w:pPr>
        <w:pStyle w:val="Headingi"/>
        <w:jc w:val="both"/>
        <w:rPr>
          <w:rFonts w:ascii="Book Antiqua" w:hAnsi="Book Antiqua"/>
          <w:noProof w:val="0"/>
          <w:lang w:val="en-US"/>
        </w:rPr>
      </w:pPr>
      <w:r w:rsidRPr="00C829CA">
        <w:rPr>
          <w:rFonts w:ascii="Book Antiqua" w:hAnsi="Book Antiqua"/>
          <w:noProof w:val="0"/>
          <w:lang w:val="en-US"/>
        </w:rPr>
        <w:t>Attributes</w:t>
      </w:r>
    </w:p>
    <w:p w14:paraId="0254E489"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0DD016BE"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030528A2" w14:textId="7777777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7F47C68" w14:textId="21EE60F0"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transmitted XGEM frames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aggregated across all XGEM ports of the given ONU.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79558C67" w14:textId="5109A3D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Transmitted XGEM frames with LF bit not set:</w:t>
      </w:r>
      <w:r w:rsidRPr="00C829CA">
        <w:rPr>
          <w:rFonts w:ascii="Book Antiqua" w:hAnsi="Book Antiqua"/>
          <w:noProof w:val="0"/>
          <w:lang w:val="en-US"/>
        </w:rPr>
        <w:t xml:space="preserve"> The counter aggregated across all XGEM ports of the given ONU identifies the number of fragmentation operations.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61F84E77" w14:textId="79DF41F9"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received XGEM frames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aggregated across all XGEM ports of the given ONU.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0DE71F99" w14:textId="04F2E99E"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Received XGEM frames with </w:t>
      </w:r>
      <w:r w:rsidR="00530E28" w:rsidRPr="00C829CA">
        <w:rPr>
          <w:rFonts w:ascii="Book Antiqua" w:hAnsi="Book Antiqua"/>
          <w:b/>
          <w:noProof w:val="0"/>
          <w:lang w:val="en-US"/>
        </w:rPr>
        <w:t xml:space="preserve">XGEM </w:t>
      </w:r>
      <w:r w:rsidRPr="00C829CA">
        <w:rPr>
          <w:rFonts w:ascii="Book Antiqua" w:hAnsi="Book Antiqua"/>
          <w:b/>
          <w:noProof w:val="0"/>
          <w:lang w:val="en-US"/>
        </w:rPr>
        <w:t>header HEC errors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aggregated across all XGEM ports of the given ONU identifies the number of loss XGEM frame delineation events. (R)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76B3E76D" w14:textId="2A6550FD"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FS words lost to </w:t>
      </w:r>
      <w:r w:rsidR="00530E28" w:rsidRPr="00C829CA">
        <w:rPr>
          <w:rFonts w:ascii="Book Antiqua" w:hAnsi="Book Antiqua"/>
          <w:b/>
          <w:noProof w:val="0"/>
          <w:lang w:val="en-US"/>
        </w:rPr>
        <w:t xml:space="preserve">XGEM header </w:t>
      </w:r>
      <w:r w:rsidRPr="00C829CA">
        <w:rPr>
          <w:rFonts w:ascii="Book Antiqua" w:hAnsi="Book Antiqua"/>
          <w:b/>
          <w:noProof w:val="0"/>
          <w:lang w:val="en-US"/>
        </w:rPr>
        <w:t>HEC errors:</w:t>
      </w:r>
      <w:r w:rsidRPr="00C829CA">
        <w:rPr>
          <w:rFonts w:ascii="Book Antiqua" w:hAnsi="Book Antiqua"/>
          <w:noProof w:val="0"/>
          <w:lang w:val="en-US"/>
        </w:rPr>
        <w:t xml:space="preserve"> </w:t>
      </w:r>
      <w:r w:rsidR="00615095">
        <w:rPr>
          <w:rFonts w:ascii="Book Antiqua" w:hAnsi="Book Antiqua"/>
          <w:noProof w:val="0"/>
          <w:lang w:val="en-US"/>
        </w:rPr>
        <w:t>The counter of the FS fra</w:t>
      </w:r>
      <w:r w:rsidR="00CE43AC">
        <w:rPr>
          <w:rFonts w:ascii="Book Antiqua" w:hAnsi="Book Antiqua"/>
          <w:noProof w:val="0"/>
          <w:lang w:val="en-US"/>
        </w:rPr>
        <w:t xml:space="preserve">me </w:t>
      </w:r>
      <w:r w:rsidR="00615095">
        <w:rPr>
          <w:rFonts w:ascii="Book Antiqua" w:hAnsi="Book Antiqua"/>
          <w:noProof w:val="0"/>
          <w:lang w:val="en-US"/>
        </w:rPr>
        <w:t xml:space="preserve">words lost due to XGEM frame header errors that cause loss of XGEM frame delineation. </w:t>
      </w:r>
      <w:r w:rsidRPr="00C829CA">
        <w:rPr>
          <w:rFonts w:ascii="Book Antiqua" w:hAnsi="Book Antiqua"/>
          <w:noProof w:val="0"/>
          <w:lang w:val="en-US"/>
        </w:rPr>
        <w:t>(R) (mandatory) (</w:t>
      </w:r>
      <w:r w:rsidR="00615095">
        <w:rPr>
          <w:rFonts w:ascii="Book Antiqua" w:hAnsi="Book Antiqua"/>
          <w:noProof w:val="0"/>
          <w:lang w:val="en-US"/>
        </w:rPr>
        <w:t>8</w:t>
      </w:r>
      <w:r w:rsidR="00615095" w:rsidRPr="00C829CA">
        <w:rPr>
          <w:rFonts w:ascii="Book Antiqua" w:hAnsi="Book Antiqua"/>
          <w:noProof w:val="0"/>
          <w:lang w:val="en-US"/>
        </w:rPr>
        <w:t> </w:t>
      </w:r>
      <w:r w:rsidRPr="00C829CA">
        <w:rPr>
          <w:rFonts w:ascii="Book Antiqua" w:hAnsi="Book Antiqua"/>
          <w:noProof w:val="0"/>
          <w:lang w:val="en-US"/>
        </w:rPr>
        <w:t>byte)</w:t>
      </w:r>
    </w:p>
    <w:p w14:paraId="6EC23F4D" w14:textId="6DBEB234"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 xml:space="preserve">XGEM </w:t>
      </w:r>
      <w:r w:rsidR="00530E28" w:rsidRPr="00C829CA">
        <w:rPr>
          <w:rFonts w:ascii="Book Antiqua" w:hAnsi="Book Antiqua"/>
          <w:b/>
          <w:noProof w:val="0"/>
          <w:lang w:val="en-US"/>
        </w:rPr>
        <w:t xml:space="preserve">encryption </w:t>
      </w:r>
      <w:r w:rsidRPr="00C829CA">
        <w:rPr>
          <w:rFonts w:ascii="Book Antiqua" w:hAnsi="Book Antiqua"/>
          <w:b/>
          <w:noProof w:val="0"/>
          <w:lang w:val="en-US"/>
        </w:rPr>
        <w:t>key error</w:t>
      </w:r>
      <w:r w:rsidR="00530E28" w:rsidRPr="00C829CA">
        <w:rPr>
          <w:rFonts w:ascii="Book Antiqua" w:hAnsi="Book Antiqua"/>
          <w:b/>
          <w:noProof w:val="0"/>
          <w:lang w:val="en-US"/>
        </w:rPr>
        <w:t>s</w:t>
      </w:r>
      <w:r w:rsidRPr="00C829CA">
        <w:rPr>
          <w:rFonts w:ascii="Book Antiqua" w:hAnsi="Book Antiqua"/>
          <w:b/>
          <w:noProof w:val="0"/>
          <w:lang w:val="en-US"/>
        </w:rPr>
        <w:t xml:space="preserve">: </w:t>
      </w:r>
      <w:r w:rsidRPr="00C829CA">
        <w:rPr>
          <w:rFonts w:ascii="Book Antiqua" w:hAnsi="Book Antiqua"/>
          <w:noProof w:val="0"/>
          <w:lang w:val="en-US"/>
        </w:rPr>
        <w:t xml:space="preserve">The counter aggregated across all XGEM ports of the given ONU identifies the number of received </w:t>
      </w:r>
      <w:r w:rsidRPr="00C829CA">
        <w:rPr>
          <w:rFonts w:ascii="Book Antiqua" w:hAnsi="Book Antiqua"/>
          <w:noProof w:val="0"/>
          <w:szCs w:val="24"/>
          <w:lang w:val="en-US"/>
        </w:rPr>
        <w:t xml:space="preserve">XGEM frames that have </w:t>
      </w:r>
      <w:r w:rsidR="009C5E7C">
        <w:rPr>
          <w:rFonts w:ascii="Book Antiqua" w:hAnsi="Book Antiqua"/>
          <w:noProof w:val="0"/>
          <w:szCs w:val="24"/>
          <w:lang w:val="en-US"/>
        </w:rPr>
        <w:t>to</w:t>
      </w:r>
      <w:r w:rsidRPr="00C829CA">
        <w:rPr>
          <w:rFonts w:ascii="Book Antiqua" w:hAnsi="Book Antiqua"/>
          <w:noProof w:val="0"/>
          <w:szCs w:val="24"/>
          <w:lang w:val="en-US"/>
        </w:rPr>
        <w:t xml:space="preserve"> be discarded because of unknown or invalid encryption key</w:t>
      </w:r>
      <w:r w:rsidRPr="00C829CA">
        <w:rPr>
          <w:rFonts w:ascii="Book Antiqua" w:hAnsi="Book Antiqua"/>
          <w:noProof w:val="0"/>
          <w:sz w:val="20"/>
          <w:lang w:val="en-US"/>
        </w:rPr>
        <w:t xml:space="preserve">. </w:t>
      </w:r>
      <w:r w:rsidRPr="00C829CA">
        <w:rPr>
          <w:rFonts w:ascii="Book Antiqua" w:hAnsi="Book Antiqua"/>
          <w:noProof w:val="0"/>
          <w:lang w:val="en-US"/>
        </w:rPr>
        <w:t>The number is included into the Total received XGEM frame count above. (R) (mandatory) (</w:t>
      </w:r>
      <w:r w:rsidR="00B70C46">
        <w:rPr>
          <w:rFonts w:ascii="Book Antiqua" w:hAnsi="Book Antiqua"/>
          <w:noProof w:val="0"/>
          <w:lang w:val="en-US"/>
        </w:rPr>
        <w:t>8</w:t>
      </w:r>
      <w:r w:rsidR="00B70C46" w:rsidRPr="00C829CA">
        <w:rPr>
          <w:rFonts w:ascii="Book Antiqua" w:hAnsi="Book Antiqua"/>
          <w:noProof w:val="0"/>
          <w:lang w:val="en-US"/>
        </w:rPr>
        <w:t> </w:t>
      </w:r>
      <w:r w:rsidRPr="00C829CA">
        <w:rPr>
          <w:rFonts w:ascii="Book Antiqua" w:hAnsi="Book Antiqua"/>
          <w:noProof w:val="0"/>
          <w:lang w:val="en-US"/>
        </w:rPr>
        <w:t>byte)</w:t>
      </w:r>
    </w:p>
    <w:p w14:paraId="2D034CCF" w14:textId="76548F87" w:rsidR="004170A1" w:rsidRPr="00C829CA" w:rsidRDefault="004170A1" w:rsidP="004170A1">
      <w:pPr>
        <w:pStyle w:val="Attribute"/>
        <w:jc w:val="both"/>
        <w:rPr>
          <w:rFonts w:ascii="Book Antiqua" w:hAnsi="Book Antiqua"/>
          <w:noProof w:val="0"/>
          <w:lang w:val="en-US"/>
        </w:rPr>
      </w:pPr>
      <w:r w:rsidRPr="00C829CA">
        <w:rPr>
          <w:rFonts w:ascii="Book Antiqua" w:hAnsi="Book Antiqua"/>
          <w:b/>
          <w:noProof w:val="0"/>
          <w:lang w:val="en-US"/>
        </w:rPr>
        <w:t>Total transmitted bytes in non-idle XGEM frames:</w:t>
      </w:r>
      <w:r w:rsidRPr="00C829CA">
        <w:rPr>
          <w:rFonts w:ascii="Book Antiqua" w:hAnsi="Book Antiqua"/>
          <w:noProof w:val="0"/>
          <w:lang w:val="en-US"/>
        </w:rPr>
        <w:t xml:space="preserve"> The counter aggregated across all XGEM ports of the given. (R) (mandatory) (</w:t>
      </w:r>
      <w:r w:rsidR="00B85512">
        <w:rPr>
          <w:rFonts w:ascii="Book Antiqua" w:hAnsi="Book Antiqua"/>
          <w:noProof w:val="0"/>
          <w:lang w:val="en-US"/>
        </w:rPr>
        <w:t>8</w:t>
      </w:r>
      <w:r w:rsidRPr="00C829CA">
        <w:rPr>
          <w:rFonts w:ascii="Book Antiqua" w:hAnsi="Book Antiqua"/>
          <w:noProof w:val="0"/>
          <w:lang w:val="en-US"/>
        </w:rPr>
        <w:t> byte)</w:t>
      </w:r>
    </w:p>
    <w:p w14:paraId="72A660F6" w14:textId="7EAD6ABE" w:rsidR="004170A1" w:rsidRPr="00C829CA" w:rsidRDefault="00AC5539" w:rsidP="004170A1">
      <w:pPr>
        <w:pStyle w:val="Attribute"/>
        <w:jc w:val="both"/>
        <w:rPr>
          <w:rFonts w:ascii="Book Antiqua" w:hAnsi="Book Antiqua"/>
          <w:noProof w:val="0"/>
          <w:lang w:val="en-US"/>
        </w:rPr>
      </w:pPr>
      <w:r w:rsidRPr="00C829CA">
        <w:rPr>
          <w:rFonts w:ascii="Book Antiqua" w:hAnsi="Book Antiqua"/>
          <w:b/>
          <w:noProof w:val="0"/>
          <w:lang w:val="en-US"/>
        </w:rPr>
        <w:lastRenderedPageBreak/>
        <w:t>Total receive</w:t>
      </w:r>
      <w:r w:rsidR="004170A1" w:rsidRPr="00C829CA">
        <w:rPr>
          <w:rFonts w:ascii="Book Antiqua" w:hAnsi="Book Antiqua"/>
          <w:b/>
          <w:noProof w:val="0"/>
          <w:lang w:val="en-US"/>
        </w:rPr>
        <w:t>d bytes in non-idle XGEM frames:</w:t>
      </w:r>
      <w:r w:rsidR="004170A1" w:rsidRPr="00C829CA">
        <w:rPr>
          <w:rFonts w:ascii="Book Antiqua" w:hAnsi="Book Antiqua"/>
          <w:noProof w:val="0"/>
          <w:lang w:val="en-US"/>
        </w:rPr>
        <w:t xml:space="preserve"> The counter aggregated across all XGEM ports of the given ONU. (R) (man</w:t>
      </w:r>
      <w:r w:rsidR="00B85512">
        <w:rPr>
          <w:rFonts w:ascii="Book Antiqua" w:hAnsi="Book Antiqua"/>
          <w:noProof w:val="0"/>
          <w:lang w:val="en-US"/>
        </w:rPr>
        <w:t>datory) (8</w:t>
      </w:r>
      <w:r w:rsidR="004170A1" w:rsidRPr="00C829CA">
        <w:rPr>
          <w:rFonts w:ascii="Book Antiqua" w:hAnsi="Book Antiqua"/>
          <w:noProof w:val="0"/>
          <w:lang w:val="en-US"/>
        </w:rPr>
        <w:t> byte)</w:t>
      </w:r>
    </w:p>
    <w:p w14:paraId="73E2AD4F" w14:textId="77777777" w:rsidR="004170A1" w:rsidRPr="00C829CA" w:rsidRDefault="004170A1" w:rsidP="004170A1">
      <w:pPr>
        <w:spacing w:after="0"/>
        <w:rPr>
          <w:rFonts w:ascii="Book Antiqua" w:hAnsi="Book Antiqua"/>
          <w:b/>
          <w:sz w:val="28"/>
        </w:rPr>
      </w:pPr>
    </w:p>
    <w:p w14:paraId="5A1F97EC" w14:textId="77777777" w:rsidR="004170A1" w:rsidRPr="00C829CA" w:rsidRDefault="004170A1" w:rsidP="004170A1">
      <w:pPr>
        <w:spacing w:after="0"/>
        <w:rPr>
          <w:rFonts w:ascii="Book Antiqua" w:hAnsi="Book Antiqua"/>
          <w:b/>
          <w:sz w:val="28"/>
        </w:rPr>
      </w:pPr>
    </w:p>
    <w:p w14:paraId="40CD00BD" w14:textId="77777777" w:rsidR="007D22FB" w:rsidRPr="00C829CA" w:rsidRDefault="007D22FB" w:rsidP="007D22FB">
      <w:pPr>
        <w:pStyle w:val="Headingi"/>
        <w:jc w:val="both"/>
        <w:rPr>
          <w:rFonts w:ascii="Book Antiqua" w:hAnsi="Book Antiqua"/>
          <w:noProof w:val="0"/>
          <w:lang w:val="en-US"/>
        </w:rPr>
      </w:pPr>
      <w:r w:rsidRPr="00C829CA">
        <w:rPr>
          <w:rFonts w:ascii="Book Antiqua" w:hAnsi="Book Antiqua"/>
          <w:noProof w:val="0"/>
          <w:lang w:val="en-US"/>
        </w:rPr>
        <w:t>Actions</w:t>
      </w:r>
    </w:p>
    <w:p w14:paraId="13A219FF" w14:textId="77777777" w:rsidR="007D22FB" w:rsidRPr="00C829CA" w:rsidRDefault="007D22FB" w:rsidP="007D22FB">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4CCBFC1D" w14:textId="5DE50544" w:rsidR="007D22FB" w:rsidRPr="00C829CA" w:rsidRDefault="007D22FB" w:rsidP="007D22FB">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4893D261" w14:textId="77777777" w:rsidR="007D22FB" w:rsidRPr="00C829CA" w:rsidRDefault="007D22FB" w:rsidP="007D22FB">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7D22FB" w:rsidRPr="00C829CA" w14:paraId="5272570E" w14:textId="77777777" w:rsidTr="00E87E53">
        <w:trPr>
          <w:cantSplit/>
        </w:trPr>
        <w:tc>
          <w:tcPr>
            <w:tcW w:w="8100" w:type="dxa"/>
            <w:gridSpan w:val="3"/>
            <w:tcBorders>
              <w:top w:val="nil"/>
              <w:left w:val="nil"/>
              <w:right w:val="nil"/>
            </w:tcBorders>
            <w:vAlign w:val="center"/>
          </w:tcPr>
          <w:p w14:paraId="69FAB804" w14:textId="77777777" w:rsidR="007D22FB" w:rsidRPr="00C829CA" w:rsidRDefault="007D22FB" w:rsidP="00913F6D">
            <w:pPr>
              <w:pStyle w:val="Tablehead"/>
              <w:jc w:val="left"/>
              <w:rPr>
                <w:rFonts w:ascii="Book Antiqua" w:hAnsi="Book Antiqua"/>
                <w:lang w:val="en-US"/>
              </w:rPr>
            </w:pPr>
            <w:r w:rsidRPr="00C829CA">
              <w:rPr>
                <w:rFonts w:ascii="Book Antiqua" w:hAnsi="Book Antiqua"/>
                <w:lang w:val="en-US"/>
              </w:rPr>
              <w:t>Threshold crossing alert</w:t>
            </w:r>
          </w:p>
        </w:tc>
      </w:tr>
      <w:tr w:rsidR="00E87E53" w:rsidRPr="00C829CA" w14:paraId="137308DD" w14:textId="77777777" w:rsidTr="00E87E53">
        <w:trPr>
          <w:cantSplit/>
        </w:trPr>
        <w:tc>
          <w:tcPr>
            <w:tcW w:w="1080" w:type="dxa"/>
            <w:vAlign w:val="center"/>
          </w:tcPr>
          <w:p w14:paraId="0782999E" w14:textId="77777777" w:rsidR="007D22FB" w:rsidRPr="00C829CA" w:rsidRDefault="007D22FB" w:rsidP="00913F6D">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384BFA98" w14:textId="77777777" w:rsidR="007D22FB" w:rsidRPr="00C829CA" w:rsidRDefault="007D22FB" w:rsidP="00913F6D">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55D97BE6" w14:textId="77777777" w:rsidR="007D22FB" w:rsidRPr="00C829CA" w:rsidRDefault="007D22FB" w:rsidP="00913F6D">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E87E53" w:rsidRPr="00C829CA" w14:paraId="6A7F54ED" w14:textId="77777777" w:rsidTr="00E87E53">
        <w:trPr>
          <w:cantSplit/>
        </w:trPr>
        <w:tc>
          <w:tcPr>
            <w:tcW w:w="1080" w:type="dxa"/>
          </w:tcPr>
          <w:p w14:paraId="3F27C5C0"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3DA2AD1" w14:textId="370578B6" w:rsidR="007D22FB" w:rsidRPr="00C829CA" w:rsidRDefault="004F3516" w:rsidP="007D22FB">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13A98C7D" w14:textId="3D903884" w:rsidR="007D22FB" w:rsidRPr="00C829CA" w:rsidRDefault="007D22FB" w:rsidP="00913F6D">
            <w:pPr>
              <w:pStyle w:val="Tabletext0"/>
              <w:jc w:val="center"/>
              <w:rPr>
                <w:rFonts w:ascii="Book Antiqua" w:hAnsi="Book Antiqua"/>
                <w:noProof w:val="0"/>
                <w:szCs w:val="24"/>
                <w:lang w:val="en-US"/>
              </w:rPr>
            </w:pPr>
          </w:p>
        </w:tc>
      </w:tr>
      <w:tr w:rsidR="00E87E53" w:rsidRPr="00C829CA" w14:paraId="5772829E" w14:textId="77777777" w:rsidTr="00E87E53">
        <w:trPr>
          <w:cantSplit/>
        </w:trPr>
        <w:tc>
          <w:tcPr>
            <w:tcW w:w="1080" w:type="dxa"/>
          </w:tcPr>
          <w:p w14:paraId="31E9E6C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75485D73" w14:textId="32D49D15" w:rsidR="007D22FB" w:rsidRPr="00C829CA" w:rsidRDefault="004F3516" w:rsidP="00913F6D">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74360534" w14:textId="188190BF" w:rsidR="007D22FB" w:rsidRPr="00C829CA" w:rsidRDefault="007D22FB" w:rsidP="00913F6D">
            <w:pPr>
              <w:pStyle w:val="Tabletext0"/>
              <w:jc w:val="center"/>
              <w:rPr>
                <w:rFonts w:ascii="Book Antiqua" w:hAnsi="Book Antiqua"/>
                <w:noProof w:val="0"/>
                <w:lang w:val="en-US"/>
              </w:rPr>
            </w:pPr>
          </w:p>
        </w:tc>
      </w:tr>
      <w:tr w:rsidR="00E87E53" w:rsidRPr="00C829CA" w14:paraId="2661AD0A" w14:textId="77777777" w:rsidTr="00E87E53">
        <w:trPr>
          <w:cantSplit/>
        </w:trPr>
        <w:tc>
          <w:tcPr>
            <w:tcW w:w="1080" w:type="dxa"/>
          </w:tcPr>
          <w:p w14:paraId="5F09C26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147510C4" w14:textId="7B9B570C" w:rsidR="007D22FB" w:rsidRPr="00C829CA" w:rsidRDefault="004F3516" w:rsidP="00530E28">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6A10ED04" w14:textId="3D9ABBAA" w:rsidR="007D22FB" w:rsidRPr="00C829CA" w:rsidRDefault="007D22FB" w:rsidP="00913F6D">
            <w:pPr>
              <w:pStyle w:val="Tabletext0"/>
              <w:jc w:val="center"/>
              <w:rPr>
                <w:rFonts w:ascii="Book Antiqua" w:hAnsi="Book Antiqua"/>
                <w:noProof w:val="0"/>
                <w:lang w:val="en-US"/>
              </w:rPr>
            </w:pPr>
          </w:p>
        </w:tc>
      </w:tr>
      <w:tr w:rsidR="00E87E53" w:rsidRPr="00C829CA" w14:paraId="3CD9A92E" w14:textId="77777777" w:rsidTr="00E87E53">
        <w:trPr>
          <w:cantSplit/>
        </w:trPr>
        <w:tc>
          <w:tcPr>
            <w:tcW w:w="1080" w:type="dxa"/>
          </w:tcPr>
          <w:p w14:paraId="0C381268"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5E26D4FB" w14:textId="571ACE56" w:rsidR="007D22FB" w:rsidRPr="00C829CA" w:rsidRDefault="00530E28" w:rsidP="00530E28">
            <w:pPr>
              <w:pStyle w:val="Tabletext0"/>
              <w:rPr>
                <w:rFonts w:ascii="Book Antiqua" w:hAnsi="Book Antiqua"/>
                <w:noProof w:val="0"/>
                <w:lang w:val="en-US"/>
              </w:rPr>
            </w:pPr>
            <w:r w:rsidRPr="00C829CA">
              <w:rPr>
                <w:rFonts w:ascii="Book Antiqua" w:hAnsi="Book Antiqua"/>
                <w:noProof w:val="0"/>
                <w:lang w:val="en-US"/>
              </w:rPr>
              <w:t>Received XGEM header</w:t>
            </w:r>
            <w:r w:rsidR="007D22FB" w:rsidRPr="00C829CA">
              <w:rPr>
                <w:rFonts w:ascii="Book Antiqua" w:hAnsi="Book Antiqua"/>
                <w:noProof w:val="0"/>
                <w:lang w:val="en-US"/>
              </w:rPr>
              <w:t xml:space="preserve"> HEC errors </w:t>
            </w:r>
          </w:p>
        </w:tc>
        <w:tc>
          <w:tcPr>
            <w:tcW w:w="1980" w:type="dxa"/>
            <w:shd w:val="clear" w:color="auto" w:fill="FFFFFF" w:themeFill="background1"/>
          </w:tcPr>
          <w:p w14:paraId="12C579AD"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E87E53" w:rsidRPr="00C829CA" w14:paraId="516A8D51" w14:textId="77777777" w:rsidTr="00E87E53">
        <w:trPr>
          <w:cantSplit/>
        </w:trPr>
        <w:tc>
          <w:tcPr>
            <w:tcW w:w="1080" w:type="dxa"/>
          </w:tcPr>
          <w:p w14:paraId="053C208F"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6EB9AF11" w14:textId="3A6AA045" w:rsidR="007D22FB" w:rsidRPr="00C829CA" w:rsidRDefault="007D22FB" w:rsidP="00530E28">
            <w:pPr>
              <w:pStyle w:val="Tabletext0"/>
              <w:rPr>
                <w:rFonts w:ascii="Book Antiqua" w:hAnsi="Book Antiqua"/>
                <w:noProof w:val="0"/>
                <w:lang w:val="en-US"/>
              </w:rPr>
            </w:pPr>
            <w:r w:rsidRPr="00C829CA">
              <w:rPr>
                <w:rFonts w:ascii="Book Antiqua" w:hAnsi="Book Antiqua"/>
                <w:noProof w:val="0"/>
                <w:lang w:val="en-US"/>
              </w:rPr>
              <w:t xml:space="preserve">FS </w:t>
            </w:r>
            <w:r w:rsidR="00530E28" w:rsidRPr="00C829CA">
              <w:rPr>
                <w:rFonts w:ascii="Book Antiqua" w:hAnsi="Book Antiqua"/>
                <w:noProof w:val="0"/>
                <w:lang w:val="en-US"/>
              </w:rPr>
              <w:t xml:space="preserve">words lost to XGEM header HEC errors </w:t>
            </w:r>
          </w:p>
        </w:tc>
        <w:tc>
          <w:tcPr>
            <w:tcW w:w="1980" w:type="dxa"/>
            <w:shd w:val="clear" w:color="auto" w:fill="FFFFFF" w:themeFill="background1"/>
          </w:tcPr>
          <w:p w14:paraId="647E03F4"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E87E53" w:rsidRPr="00C829CA" w14:paraId="7E884D5C" w14:textId="77777777" w:rsidTr="00E87E53">
        <w:trPr>
          <w:cantSplit/>
        </w:trPr>
        <w:tc>
          <w:tcPr>
            <w:tcW w:w="1080" w:type="dxa"/>
          </w:tcPr>
          <w:p w14:paraId="7FBC48EB"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7546602B" w14:textId="37F0A6B3" w:rsidR="007D22FB" w:rsidRPr="00C829CA" w:rsidRDefault="00530E28" w:rsidP="00913F6D">
            <w:pPr>
              <w:pStyle w:val="Tabletext0"/>
              <w:rPr>
                <w:rFonts w:ascii="Book Antiqua" w:hAnsi="Book Antiqua"/>
                <w:noProof w:val="0"/>
                <w:lang w:val="en-US"/>
              </w:rPr>
            </w:pPr>
            <w:r w:rsidRPr="00C829CA">
              <w:rPr>
                <w:rFonts w:ascii="Book Antiqua" w:hAnsi="Book Antiqua"/>
                <w:noProof w:val="0"/>
                <w:lang w:val="en-US"/>
              </w:rPr>
              <w:t>XGEM encryption key errors</w:t>
            </w:r>
          </w:p>
        </w:tc>
        <w:tc>
          <w:tcPr>
            <w:tcW w:w="1980" w:type="dxa"/>
            <w:shd w:val="clear" w:color="auto" w:fill="FFFFFF" w:themeFill="background1"/>
          </w:tcPr>
          <w:p w14:paraId="27E45B1E" w14:textId="77777777" w:rsidR="007D22FB" w:rsidRPr="00C829CA" w:rsidRDefault="007D22FB" w:rsidP="00913F6D">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E87E53" w:rsidRPr="00C829CA" w14:paraId="1CF2BCE5" w14:textId="77777777" w:rsidTr="00E87E53">
        <w:trPr>
          <w:cantSplit/>
        </w:trPr>
        <w:tc>
          <w:tcPr>
            <w:tcW w:w="1080" w:type="dxa"/>
          </w:tcPr>
          <w:p w14:paraId="4E0CBCDB" w14:textId="47C769C7" w:rsidR="007D22FB" w:rsidRPr="00C829CA" w:rsidRDefault="007D22FB" w:rsidP="00913F6D">
            <w:pPr>
              <w:pStyle w:val="Tabletext0"/>
              <w:jc w:val="center"/>
              <w:rPr>
                <w:rFonts w:ascii="Book Antiqua" w:hAnsi="Book Antiqua"/>
                <w:noProof w:val="0"/>
                <w:lang w:val="en-US"/>
              </w:rPr>
            </w:pPr>
          </w:p>
        </w:tc>
        <w:tc>
          <w:tcPr>
            <w:tcW w:w="5040" w:type="dxa"/>
            <w:shd w:val="clear" w:color="auto" w:fill="FFFFFF" w:themeFill="background1"/>
          </w:tcPr>
          <w:p w14:paraId="59B5EFE7" w14:textId="4831DEEB" w:rsidR="007D22FB" w:rsidRPr="00C829CA" w:rsidRDefault="007D22FB" w:rsidP="00913F6D">
            <w:pPr>
              <w:pStyle w:val="Tabletext0"/>
              <w:rPr>
                <w:rFonts w:ascii="Book Antiqua" w:hAnsi="Book Antiqua"/>
                <w:noProof w:val="0"/>
                <w:lang w:val="en-US"/>
              </w:rPr>
            </w:pPr>
          </w:p>
        </w:tc>
        <w:tc>
          <w:tcPr>
            <w:tcW w:w="1980" w:type="dxa"/>
            <w:shd w:val="clear" w:color="auto" w:fill="FFFFFF" w:themeFill="background1"/>
          </w:tcPr>
          <w:p w14:paraId="33C162A9" w14:textId="3C41BF3A" w:rsidR="007D22FB" w:rsidRPr="00C829CA" w:rsidRDefault="007D22FB" w:rsidP="00913F6D">
            <w:pPr>
              <w:pStyle w:val="Tabletext0"/>
              <w:jc w:val="center"/>
              <w:rPr>
                <w:rFonts w:ascii="Book Antiqua" w:hAnsi="Book Antiqua"/>
                <w:noProof w:val="0"/>
                <w:lang w:val="en-US"/>
              </w:rPr>
            </w:pPr>
          </w:p>
        </w:tc>
      </w:tr>
      <w:tr w:rsidR="00E87E53" w:rsidRPr="00C829CA" w14:paraId="037E01C4" w14:textId="77777777" w:rsidTr="00E87E53">
        <w:trPr>
          <w:cantSplit/>
        </w:trPr>
        <w:tc>
          <w:tcPr>
            <w:tcW w:w="1080" w:type="dxa"/>
          </w:tcPr>
          <w:p w14:paraId="27456C51" w14:textId="4151F674" w:rsidR="007D22FB" w:rsidRPr="00C829CA" w:rsidRDefault="007D22FB" w:rsidP="00913F6D">
            <w:pPr>
              <w:pStyle w:val="Tabletext0"/>
              <w:jc w:val="center"/>
              <w:rPr>
                <w:rFonts w:ascii="Book Antiqua" w:hAnsi="Book Antiqua"/>
                <w:noProof w:val="0"/>
                <w:lang w:val="en-US"/>
              </w:rPr>
            </w:pPr>
          </w:p>
        </w:tc>
        <w:tc>
          <w:tcPr>
            <w:tcW w:w="5040" w:type="dxa"/>
            <w:shd w:val="clear" w:color="auto" w:fill="FFFFFF" w:themeFill="background1"/>
          </w:tcPr>
          <w:p w14:paraId="2D593213" w14:textId="00688694" w:rsidR="007D22FB" w:rsidRPr="00C829CA" w:rsidRDefault="007D22FB" w:rsidP="00BB6059">
            <w:pPr>
              <w:pStyle w:val="Tabletext0"/>
              <w:rPr>
                <w:rFonts w:ascii="Book Antiqua" w:hAnsi="Book Antiqua"/>
                <w:noProof w:val="0"/>
                <w:lang w:val="en-US"/>
              </w:rPr>
            </w:pPr>
          </w:p>
        </w:tc>
        <w:tc>
          <w:tcPr>
            <w:tcW w:w="1980" w:type="dxa"/>
            <w:shd w:val="clear" w:color="auto" w:fill="FFFFFF" w:themeFill="background1"/>
          </w:tcPr>
          <w:p w14:paraId="51E2C3CA" w14:textId="44FF855A" w:rsidR="007D22FB" w:rsidRPr="00C829CA" w:rsidRDefault="007D22FB" w:rsidP="00913F6D">
            <w:pPr>
              <w:pStyle w:val="Tabletext0"/>
              <w:jc w:val="center"/>
              <w:rPr>
                <w:rFonts w:ascii="Book Antiqua" w:hAnsi="Book Antiqua"/>
                <w:noProof w:val="0"/>
                <w:lang w:val="en-US"/>
              </w:rPr>
            </w:pPr>
          </w:p>
        </w:tc>
      </w:tr>
      <w:tr w:rsidR="007D22FB" w:rsidRPr="00C829CA" w14:paraId="47EE39BF" w14:textId="77777777" w:rsidTr="00E87E53">
        <w:trPr>
          <w:cantSplit/>
        </w:trPr>
        <w:tc>
          <w:tcPr>
            <w:tcW w:w="8100" w:type="dxa"/>
            <w:gridSpan w:val="3"/>
          </w:tcPr>
          <w:p w14:paraId="1E29E2CB" w14:textId="77777777" w:rsidR="007D22FB" w:rsidRPr="00C829CA" w:rsidRDefault="007D22FB" w:rsidP="00913F6D">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61328C60" w14:textId="77777777" w:rsidR="001A7236" w:rsidRPr="00C829CA" w:rsidRDefault="001A7236" w:rsidP="001A7236">
      <w:pPr>
        <w:pStyle w:val="Body"/>
      </w:pPr>
    </w:p>
    <w:p w14:paraId="1F4B63D6" w14:textId="77777777" w:rsidR="00913F6D" w:rsidRPr="00C829CA" w:rsidRDefault="00913F6D" w:rsidP="00913F6D">
      <w:pPr>
        <w:pStyle w:val="Body"/>
      </w:pPr>
    </w:p>
    <w:p w14:paraId="2A41BA45" w14:textId="1B19D2CF" w:rsidR="00913F6D" w:rsidRPr="00C829CA" w:rsidRDefault="00913F6D" w:rsidP="00913F6D">
      <w:pPr>
        <w:pStyle w:val="Heading3"/>
      </w:pPr>
      <w:bookmarkStart w:id="146" w:name="_Toc33697779"/>
      <w:r w:rsidRPr="00C829CA">
        <w:rPr>
          <w:lang w:eastAsia="zh-CN"/>
        </w:rPr>
        <w:t xml:space="preserve">TWDM channel PLOAM </w:t>
      </w:r>
      <w:r w:rsidRPr="00C829CA">
        <w:t>per</w:t>
      </w:r>
      <w:r w:rsidR="00F73771">
        <w:t xml:space="preserve">formance monitoring history </w:t>
      </w:r>
      <w:r w:rsidR="00F73771" w:rsidRPr="004F3516">
        <w:t>data part 1</w:t>
      </w:r>
      <w:bookmarkEnd w:id="146"/>
      <w:r w:rsidR="00F73771" w:rsidRPr="004F3516">
        <w:t xml:space="preserve"> </w:t>
      </w:r>
    </w:p>
    <w:p w14:paraId="384AB1BD" w14:textId="0C8FD73D" w:rsidR="00537880" w:rsidRDefault="00537880" w:rsidP="00537880">
      <w:pPr>
        <w:pStyle w:val="Body"/>
      </w:pPr>
      <w:r>
        <w:t>NOTE: The managed entity originally specified in this section has been incorporated into the ITU-T Rec G.</w:t>
      </w:r>
      <w:r w:rsidRPr="00B26717">
        <w:t>988</w:t>
      </w:r>
      <w:r>
        <w:rPr>
          <w:rFonts w:ascii="Times New Roman" w:hAnsi="Times New Roman"/>
          <w:sz w:val="22"/>
        </w:rPr>
        <w:t>.</w:t>
      </w:r>
      <w:r w:rsidRPr="00B26717">
        <w:rPr>
          <w:rFonts w:ascii="Times New Roman" w:hAnsi="Times New Roman"/>
          <w:sz w:val="22"/>
        </w:rPr>
        <w:t xml:space="preserve"> </w:t>
      </w:r>
      <w:r>
        <w:rPr>
          <w:rFonts w:ascii="Times New Roman" w:hAnsi="Times New Roman"/>
          <w:sz w:val="22"/>
        </w:rPr>
        <w:t>C</w:t>
      </w:r>
      <w:r>
        <w:t>ompliance</w:t>
      </w:r>
      <w:r w:rsidRPr="00B26717">
        <w:t xml:space="preserve"> </w:t>
      </w:r>
      <w:r>
        <w:t>with Verizon OpenOMCI v2.0 implies that implementation of this ME should follow ITU-T Rec G.988</w:t>
      </w:r>
      <w:r>
        <w:rPr>
          <w:rFonts w:ascii="Times New Roman" w:hAnsi="Times New Roman"/>
          <w:color w:val="E36C0A" w:themeColor="accent6" w:themeShade="BF"/>
          <w:sz w:val="22"/>
        </w:rPr>
        <w:t xml:space="preserve"> (08/2019) Amd. 2</w:t>
      </w:r>
      <w:r w:rsidR="00FC0604">
        <w:rPr>
          <w:rFonts w:ascii="Times New Roman" w:hAnsi="Times New Roman"/>
          <w:color w:val="E36C0A" w:themeColor="accent6" w:themeShade="BF"/>
          <w:sz w:val="22"/>
        </w:rPr>
        <w:t>, Clause 9.16.5</w:t>
      </w:r>
      <w:r>
        <w:rPr>
          <w:rFonts w:ascii="Times New Roman" w:hAnsi="Times New Roman"/>
          <w:color w:val="E36C0A" w:themeColor="accent6" w:themeShade="BF"/>
          <w:sz w:val="22"/>
        </w:rPr>
        <w:t xml:space="preserve">. </w:t>
      </w:r>
      <w:r>
        <w:t xml:space="preserve">The remainder of this </w:t>
      </w:r>
      <w:r w:rsidR="00767654">
        <w:t>clause</w:t>
      </w:r>
      <w:r>
        <w:t xml:space="preserve"> is retained for information and reference only.</w:t>
      </w:r>
    </w:p>
    <w:p w14:paraId="3A71D6A3" w14:textId="77777777" w:rsidR="00537880" w:rsidRDefault="00537880" w:rsidP="00913F6D">
      <w:pPr>
        <w:widowControl w:val="0"/>
        <w:rPr>
          <w:rFonts w:ascii="Book Antiqua" w:hAnsi="Book Antiqua"/>
          <w:sz w:val="24"/>
          <w:szCs w:val="24"/>
        </w:rPr>
      </w:pPr>
    </w:p>
    <w:p w14:paraId="3D5AC83C" w14:textId="4B89B414" w:rsidR="00913F6D" w:rsidRPr="00C829CA" w:rsidRDefault="00913F6D" w:rsidP="00913F6D">
      <w:pPr>
        <w:widowControl w:val="0"/>
        <w:rPr>
          <w:rFonts w:ascii="Book Antiqua" w:hAnsi="Book Antiqua"/>
          <w:sz w:val="24"/>
          <w:szCs w:val="24"/>
        </w:rPr>
      </w:pPr>
      <w:r w:rsidRPr="00C829CA">
        <w:rPr>
          <w:rFonts w:ascii="Book Antiqua" w:hAnsi="Book Antiqua"/>
          <w:sz w:val="24"/>
          <w:szCs w:val="24"/>
        </w:rPr>
        <w:t>This managed entity collects certain PLOAM-related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7D01734E" w14:textId="027C0E4E" w:rsidR="00365CCF" w:rsidRPr="00C829CA" w:rsidRDefault="00365CCF" w:rsidP="00913F6D">
      <w:pPr>
        <w:widowControl w:val="0"/>
        <w:rPr>
          <w:rFonts w:ascii="Book Antiqua" w:hAnsi="Book Antiqua"/>
          <w:sz w:val="24"/>
          <w:szCs w:val="24"/>
        </w:rPr>
      </w:pPr>
      <w:r w:rsidRPr="00C829CA">
        <w:rPr>
          <w:rFonts w:ascii="Book Antiqua" w:hAnsi="Book Antiqua"/>
          <w:sz w:val="24"/>
          <w:szCs w:val="24"/>
        </w:rPr>
        <w:t>The downstream PLOAM message counts of this ME include only the received PLOAM messages pertaining to the given ONU, that is:</w:t>
      </w:r>
    </w:p>
    <w:p w14:paraId="3D2FAC77" w14:textId="4BE4BB03" w:rsidR="00365CCF" w:rsidRPr="00C829CA" w:rsidRDefault="00365CCF" w:rsidP="00365CCF">
      <w:pPr>
        <w:pStyle w:val="ListParagraph"/>
        <w:widowControl w:val="0"/>
        <w:numPr>
          <w:ilvl w:val="0"/>
          <w:numId w:val="14"/>
        </w:numPr>
        <w:rPr>
          <w:rFonts w:ascii="Book Antiqua" w:hAnsi="Book Antiqua"/>
          <w:sz w:val="24"/>
          <w:szCs w:val="24"/>
        </w:rPr>
      </w:pPr>
      <w:r w:rsidRPr="00C829CA">
        <w:rPr>
          <w:rFonts w:ascii="Book Antiqua" w:hAnsi="Book Antiqua"/>
          <w:sz w:val="24"/>
          <w:szCs w:val="24"/>
        </w:rPr>
        <w:lastRenderedPageBreak/>
        <w:t>Unicast PLOAM messages, addressed by ONU-ID;</w:t>
      </w:r>
    </w:p>
    <w:p w14:paraId="32824D85" w14:textId="6154D23E" w:rsidR="00365CCF" w:rsidRPr="00C829CA" w:rsidRDefault="00365CCF" w:rsidP="00365CCF">
      <w:pPr>
        <w:pStyle w:val="ListParagraph"/>
        <w:widowControl w:val="0"/>
        <w:numPr>
          <w:ilvl w:val="0"/>
          <w:numId w:val="14"/>
        </w:numPr>
        <w:rPr>
          <w:rFonts w:ascii="Book Antiqua" w:hAnsi="Book Antiqua"/>
          <w:sz w:val="24"/>
          <w:szCs w:val="24"/>
        </w:rPr>
      </w:pPr>
      <w:r w:rsidRPr="00C829CA">
        <w:rPr>
          <w:rFonts w:ascii="Book Antiqua" w:hAnsi="Book Antiqua"/>
          <w:sz w:val="24"/>
          <w:szCs w:val="24"/>
        </w:rPr>
        <w:t>Broadcast PLOAM messages, addressed by Serial Number;</w:t>
      </w:r>
    </w:p>
    <w:p w14:paraId="20E737CF" w14:textId="797053BA" w:rsidR="00365CCF" w:rsidRPr="00C829CA" w:rsidRDefault="00B5576D" w:rsidP="00365CCF">
      <w:pPr>
        <w:pStyle w:val="ListParagraph"/>
        <w:widowControl w:val="0"/>
        <w:numPr>
          <w:ilvl w:val="0"/>
          <w:numId w:val="14"/>
        </w:numPr>
        <w:rPr>
          <w:rFonts w:ascii="Book Antiqua" w:hAnsi="Book Antiqua"/>
          <w:sz w:val="24"/>
          <w:szCs w:val="24"/>
        </w:rPr>
      </w:pPr>
      <w:r>
        <w:rPr>
          <w:rFonts w:ascii="Book Antiqua" w:hAnsi="Book Antiqua"/>
          <w:sz w:val="24"/>
          <w:szCs w:val="24"/>
        </w:rPr>
        <w:t>Broadcast PLOAM messages</w:t>
      </w:r>
      <w:r w:rsidR="00365CCF" w:rsidRPr="00C829CA">
        <w:rPr>
          <w:rFonts w:ascii="Book Antiqua" w:hAnsi="Book Antiqua"/>
          <w:sz w:val="24"/>
          <w:szCs w:val="24"/>
        </w:rPr>
        <w:t>, addressed to all ONUs on the PON.</w:t>
      </w:r>
    </w:p>
    <w:p w14:paraId="7E6D8AC1" w14:textId="0AA4797D" w:rsidR="00A80238" w:rsidRPr="00C829CA" w:rsidRDefault="00A80238" w:rsidP="00A80238">
      <w:pPr>
        <w:widowControl w:val="0"/>
        <w:rPr>
          <w:rFonts w:ascii="Book Antiqua" w:hAnsi="Book Antiqua"/>
          <w:sz w:val="24"/>
          <w:szCs w:val="24"/>
        </w:rPr>
      </w:pPr>
      <w:r w:rsidRPr="00C829CA">
        <w:rPr>
          <w:rFonts w:ascii="Book Antiqua" w:hAnsi="Book Antiqua"/>
          <w:sz w:val="24"/>
          <w:szCs w:val="24"/>
        </w:rPr>
        <w:t xml:space="preserve">This ME includes all PLOAM PM counters characterized as </w:t>
      </w:r>
      <w:r w:rsidRPr="00C829CA">
        <w:rPr>
          <w:rFonts w:ascii="Book Antiqua" w:hAnsi="Book Antiqua"/>
          <w:b/>
          <w:sz w:val="24"/>
          <w:szCs w:val="24"/>
        </w:rPr>
        <w:t>mandatory</w:t>
      </w:r>
      <w:r w:rsidRPr="00C829CA">
        <w:rPr>
          <w:rFonts w:ascii="Book Antiqua" w:hAnsi="Book Antiqua"/>
          <w:sz w:val="24"/>
          <w:szCs w:val="24"/>
        </w:rPr>
        <w:t xml:space="preserve"> in Clause 14/G.989.3.  </w:t>
      </w:r>
    </w:p>
    <w:p w14:paraId="5EC06B67" w14:textId="77777777" w:rsidR="00913F6D" w:rsidRPr="00C829CA" w:rsidRDefault="00913F6D" w:rsidP="00913F6D">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16E544CF" w14:textId="77777777" w:rsidR="00913F6D" w:rsidRPr="00C829CA" w:rsidRDefault="00913F6D" w:rsidP="00913F6D">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48D6C5F" w14:textId="77777777" w:rsidR="00913F6D" w:rsidRPr="00C829CA" w:rsidRDefault="00913F6D" w:rsidP="00913F6D">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70837B09" w14:textId="77777777" w:rsidR="00913F6D" w:rsidRPr="00C829CA" w:rsidRDefault="00913F6D" w:rsidP="00913F6D">
      <w:pPr>
        <w:pStyle w:val="Headingi"/>
        <w:jc w:val="both"/>
        <w:rPr>
          <w:rFonts w:ascii="Book Antiqua" w:hAnsi="Book Antiqua"/>
          <w:noProof w:val="0"/>
          <w:lang w:val="en-US"/>
        </w:rPr>
      </w:pPr>
      <w:r w:rsidRPr="00C829CA">
        <w:rPr>
          <w:rFonts w:ascii="Book Antiqua" w:hAnsi="Book Antiqua"/>
          <w:noProof w:val="0"/>
          <w:lang w:val="en-US"/>
        </w:rPr>
        <w:t>Attributes</w:t>
      </w:r>
    </w:p>
    <w:p w14:paraId="7F13F24A"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B4301FC"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14AFF931" w14:textId="77777777"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BAEFF0B" w14:textId="06A6D15A" w:rsidR="00365CCF" w:rsidRPr="00C829CA" w:rsidRDefault="00365CCF" w:rsidP="00365CCF">
      <w:pPr>
        <w:pStyle w:val="Attribute"/>
        <w:jc w:val="both"/>
        <w:rPr>
          <w:rFonts w:ascii="Book Antiqua" w:hAnsi="Book Antiqua"/>
          <w:noProof w:val="0"/>
          <w:lang w:val="en-US"/>
        </w:rPr>
      </w:pPr>
      <w:r w:rsidRPr="00C829CA">
        <w:rPr>
          <w:rFonts w:ascii="Book Antiqua" w:hAnsi="Book Antiqua"/>
          <w:b/>
          <w:noProof w:val="0"/>
          <w:lang w:val="en-US"/>
        </w:rPr>
        <w:t>PLOAM MIC errors:</w:t>
      </w:r>
      <w:r w:rsidRPr="00C829CA">
        <w:rPr>
          <w:rFonts w:ascii="Book Antiqua" w:hAnsi="Book Antiqua"/>
          <w:noProof w:val="0"/>
          <w:lang w:val="en-US"/>
        </w:rPr>
        <w:t xml:space="preserve"> The</w:t>
      </w:r>
      <w:r w:rsidR="009C5E7C">
        <w:rPr>
          <w:rFonts w:ascii="Book Antiqua" w:hAnsi="Book Antiqua"/>
          <w:noProof w:val="0"/>
          <w:lang w:val="en-US"/>
        </w:rPr>
        <w:t xml:space="preserve"> counter of received PLOAM messa</w:t>
      </w:r>
      <w:r w:rsidR="00B5576D">
        <w:rPr>
          <w:rFonts w:ascii="Book Antiqua" w:hAnsi="Book Antiqua"/>
          <w:noProof w:val="0"/>
          <w:lang w:val="en-US"/>
        </w:rPr>
        <w:t>ges that remain unparsea</w:t>
      </w:r>
      <w:r w:rsidRPr="00C829CA">
        <w:rPr>
          <w:rFonts w:ascii="Book Antiqua" w:hAnsi="Book Antiqua"/>
          <w:noProof w:val="0"/>
          <w:lang w:val="en-US"/>
        </w:rPr>
        <w:t>ble due to MIC error. (R) (mandatory) (4 byte)</w:t>
      </w:r>
    </w:p>
    <w:p w14:paraId="3DF77BB5" w14:textId="5550BE2B" w:rsidR="00913F6D" w:rsidRPr="00C829CA" w:rsidRDefault="00913F6D" w:rsidP="00913F6D">
      <w:pPr>
        <w:pStyle w:val="Attribute"/>
        <w:jc w:val="both"/>
        <w:rPr>
          <w:rFonts w:ascii="Book Antiqua" w:hAnsi="Book Antiqua"/>
          <w:noProof w:val="0"/>
          <w:lang w:val="en-US"/>
        </w:rPr>
      </w:pPr>
      <w:r w:rsidRPr="00C829CA">
        <w:rPr>
          <w:rFonts w:ascii="Book Antiqua" w:hAnsi="Book Antiqua"/>
          <w:b/>
          <w:noProof w:val="0"/>
          <w:lang w:val="en-US"/>
        </w:rPr>
        <w:t>Downstream PLOAM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w:t>
      </w:r>
      <w:r w:rsidR="00365CCF" w:rsidRPr="00C829CA">
        <w:rPr>
          <w:rFonts w:ascii="Book Antiqua" w:hAnsi="Book Antiqua"/>
          <w:noProof w:val="0"/>
          <w:lang w:val="en-US"/>
        </w:rPr>
        <w:t>of received broadcast and unicast PLOAM messages pertaining to the given ONU.</w:t>
      </w:r>
      <w:r w:rsidRPr="00C829CA">
        <w:rPr>
          <w:rFonts w:ascii="Book Antiqua" w:hAnsi="Book Antiqua"/>
          <w:noProof w:val="0"/>
          <w:lang w:val="en-US"/>
        </w:rPr>
        <w:t xml:space="preserve"> (R) (mandatory) (4 byte)</w:t>
      </w:r>
    </w:p>
    <w:p w14:paraId="5FB0FBC0" w14:textId="19ABA045"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Ranging_Time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received </w:t>
      </w:r>
      <w:r w:rsidR="005F1413">
        <w:rPr>
          <w:rFonts w:ascii="Book Antiqua" w:hAnsi="Book Antiqua"/>
          <w:noProof w:val="0"/>
          <w:lang w:val="en-US"/>
        </w:rPr>
        <w:t xml:space="preserve">Ranging_Time </w:t>
      </w:r>
      <w:r w:rsidRPr="00C829CA">
        <w:rPr>
          <w:rFonts w:ascii="Book Antiqua" w:hAnsi="Book Antiqua"/>
          <w:noProof w:val="0"/>
          <w:lang w:val="en-US"/>
        </w:rPr>
        <w:t>PLOAM messages. (R) (mandatory) (4 byte)</w:t>
      </w:r>
    </w:p>
    <w:p w14:paraId="23B6EA51" w14:textId="77777777"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Protection_Control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Protection_Control PLOAM messages. (R) (mandatory) (4 byte)</w:t>
      </w:r>
    </w:p>
    <w:p w14:paraId="3CFB7E03" w14:textId="68303F5F" w:rsidR="002572F7" w:rsidRPr="00C829CA" w:rsidRDefault="002572F7" w:rsidP="002572F7">
      <w:pPr>
        <w:pStyle w:val="Attribute"/>
        <w:jc w:val="both"/>
        <w:rPr>
          <w:rFonts w:ascii="Book Antiqua" w:hAnsi="Book Antiqua"/>
          <w:noProof w:val="0"/>
          <w:lang w:val="en-US"/>
        </w:rPr>
      </w:pPr>
      <w:r w:rsidRPr="00C829CA">
        <w:rPr>
          <w:rFonts w:ascii="Book Antiqua" w:hAnsi="Book Antiqua"/>
          <w:b/>
          <w:noProof w:val="0"/>
          <w:lang w:val="en-US"/>
        </w:rPr>
        <w:t>Adjust_Tx_Wavelength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received </w:t>
      </w:r>
      <w:r w:rsidR="005F1413">
        <w:rPr>
          <w:rFonts w:ascii="Book Antiqua" w:hAnsi="Book Antiqua"/>
          <w:noProof w:val="0"/>
          <w:lang w:val="en-US"/>
        </w:rPr>
        <w:t xml:space="preserve">Adjust_Tx_Wavelength </w:t>
      </w:r>
      <w:r w:rsidRPr="00C829CA">
        <w:rPr>
          <w:rFonts w:ascii="Book Antiqua" w:hAnsi="Book Antiqua"/>
          <w:noProof w:val="0"/>
          <w:lang w:val="en-US"/>
        </w:rPr>
        <w:t>PLOAM messages. (R) (mandatory) (4 byte)</w:t>
      </w:r>
    </w:p>
    <w:p w14:paraId="171E103C" w14:textId="3F9B7FE5" w:rsidR="002572F7" w:rsidRPr="00C829CA" w:rsidRDefault="00B45AA4" w:rsidP="002572F7">
      <w:pPr>
        <w:pStyle w:val="Attribute"/>
        <w:jc w:val="both"/>
        <w:rPr>
          <w:rFonts w:ascii="Book Antiqua" w:hAnsi="Book Antiqua"/>
          <w:noProof w:val="0"/>
          <w:lang w:val="en-US"/>
        </w:rPr>
      </w:pPr>
      <w:r w:rsidRPr="00C829CA">
        <w:rPr>
          <w:b/>
          <w:noProof w:val="0"/>
          <w:szCs w:val="24"/>
          <w:lang w:val="en-US"/>
        </w:rPr>
        <w:t>Adjust_Tx_Wavelength</w:t>
      </w:r>
      <w:r w:rsidRPr="00C829CA" w:rsidDel="00827A0B">
        <w:rPr>
          <w:b/>
          <w:noProof w:val="0"/>
          <w:szCs w:val="24"/>
          <w:lang w:val="en-US"/>
        </w:rPr>
        <w:t xml:space="preserve"> </w:t>
      </w:r>
      <w:r w:rsidRPr="00C829CA">
        <w:rPr>
          <w:b/>
          <w:noProof w:val="0"/>
          <w:szCs w:val="24"/>
          <w:lang w:val="en-US"/>
        </w:rPr>
        <w:t>adjustment amplitude</w:t>
      </w:r>
      <w:r w:rsidR="002572F7" w:rsidRPr="00C829CA">
        <w:rPr>
          <w:rFonts w:ascii="Book Antiqua" w:hAnsi="Book Antiqua"/>
          <w:noProof w:val="0"/>
          <w:lang w:val="en-US"/>
        </w:rPr>
        <w:t>:</w:t>
      </w:r>
      <w:r w:rsidR="002572F7" w:rsidRPr="00C829CA">
        <w:rPr>
          <w:rFonts w:ascii="Book Antiqua" w:hAnsi="Book Antiqua"/>
          <w:b/>
          <w:noProof w:val="0"/>
          <w:lang w:val="en-US"/>
        </w:rPr>
        <w:t xml:space="preserve"> </w:t>
      </w:r>
      <w:r w:rsidRPr="00C829CA">
        <w:rPr>
          <w:noProof w:val="0"/>
          <w:szCs w:val="24"/>
          <w:lang w:val="en-US"/>
        </w:rPr>
        <w:t>An estimator of the absolute value of the transmission wavelength adjustment</w:t>
      </w:r>
      <w:r w:rsidR="002572F7" w:rsidRPr="00C829CA">
        <w:rPr>
          <w:rFonts w:ascii="Book Antiqua" w:hAnsi="Book Antiqua"/>
          <w:noProof w:val="0"/>
          <w:szCs w:val="24"/>
          <w:lang w:val="en-US"/>
        </w:rPr>
        <w:t>.</w:t>
      </w:r>
      <w:r w:rsidR="002572F7" w:rsidRPr="00C829CA">
        <w:rPr>
          <w:rFonts w:ascii="Book Antiqua" w:hAnsi="Book Antiqua"/>
          <w:noProof w:val="0"/>
          <w:lang w:val="en-US"/>
        </w:rPr>
        <w:t xml:space="preserve"> (R) (mandatory) (4 byte)</w:t>
      </w:r>
    </w:p>
    <w:p w14:paraId="325AEE2E" w14:textId="12DD4657" w:rsidR="00913F6D" w:rsidRPr="00C829CA" w:rsidRDefault="00913F6D" w:rsidP="00913F6D">
      <w:pPr>
        <w:pStyle w:val="Attribute"/>
        <w:jc w:val="both"/>
        <w:rPr>
          <w:rFonts w:ascii="Book Antiqua" w:hAnsi="Book Antiqua"/>
          <w:noProof w:val="0"/>
          <w:lang w:val="en-US"/>
        </w:rPr>
      </w:pPr>
    </w:p>
    <w:p w14:paraId="2F6CC907"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t>Actions</w:t>
      </w:r>
    </w:p>
    <w:p w14:paraId="7B68EB61"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031AE047" w14:textId="3607E07D" w:rsidR="000F6880" w:rsidRPr="00C829CA" w:rsidRDefault="000F6880" w:rsidP="000F6880">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391AB6F8"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7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680"/>
        <w:gridCol w:w="1980"/>
      </w:tblGrid>
      <w:tr w:rsidR="000F6880" w:rsidRPr="00C829CA" w14:paraId="417DD27D" w14:textId="77777777" w:rsidTr="000F6880">
        <w:trPr>
          <w:cantSplit/>
        </w:trPr>
        <w:tc>
          <w:tcPr>
            <w:tcW w:w="7740" w:type="dxa"/>
            <w:gridSpan w:val="3"/>
            <w:tcBorders>
              <w:top w:val="nil"/>
              <w:left w:val="nil"/>
              <w:right w:val="nil"/>
            </w:tcBorders>
            <w:vAlign w:val="center"/>
          </w:tcPr>
          <w:p w14:paraId="50EA2442" w14:textId="77777777" w:rsidR="000F6880" w:rsidRPr="00C829CA" w:rsidRDefault="000F6880" w:rsidP="00474A7B">
            <w:pPr>
              <w:pStyle w:val="Tablehead"/>
              <w:jc w:val="left"/>
              <w:rPr>
                <w:rFonts w:ascii="Book Antiqua" w:hAnsi="Book Antiqua"/>
                <w:lang w:val="en-US"/>
              </w:rPr>
            </w:pPr>
            <w:r w:rsidRPr="00C829CA">
              <w:rPr>
                <w:rFonts w:ascii="Book Antiqua" w:hAnsi="Book Antiqua"/>
                <w:lang w:val="en-US"/>
              </w:rPr>
              <w:t>Threshold crossing alert</w:t>
            </w:r>
          </w:p>
        </w:tc>
      </w:tr>
      <w:tr w:rsidR="000F6880" w:rsidRPr="00C829CA" w14:paraId="2DBF43A6" w14:textId="77777777" w:rsidTr="000F6880">
        <w:trPr>
          <w:cantSplit/>
        </w:trPr>
        <w:tc>
          <w:tcPr>
            <w:tcW w:w="1080" w:type="dxa"/>
            <w:vAlign w:val="center"/>
          </w:tcPr>
          <w:p w14:paraId="1300EF70" w14:textId="77777777" w:rsidR="000F6880" w:rsidRPr="00C829CA" w:rsidRDefault="000F6880" w:rsidP="00474A7B">
            <w:pPr>
              <w:pStyle w:val="Tablehead"/>
              <w:rPr>
                <w:rFonts w:ascii="Book Antiqua" w:hAnsi="Book Antiqua"/>
                <w:lang w:val="en-US"/>
              </w:rPr>
            </w:pPr>
            <w:r w:rsidRPr="00C829CA">
              <w:rPr>
                <w:rFonts w:ascii="Book Antiqua" w:hAnsi="Book Antiqua"/>
                <w:lang w:val="en-US"/>
              </w:rPr>
              <w:t>Alarm number</w:t>
            </w:r>
          </w:p>
        </w:tc>
        <w:tc>
          <w:tcPr>
            <w:tcW w:w="4680" w:type="dxa"/>
            <w:vAlign w:val="center"/>
          </w:tcPr>
          <w:p w14:paraId="25EE4FFD" w14:textId="77777777" w:rsidR="000F6880" w:rsidRPr="00C829CA" w:rsidRDefault="000F6880" w:rsidP="00474A7B">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427F6E82" w14:textId="77777777" w:rsidR="000F6880" w:rsidRPr="00C829CA" w:rsidRDefault="000F6880" w:rsidP="00474A7B">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F6880" w:rsidRPr="00C829CA" w14:paraId="6321250B" w14:textId="77777777" w:rsidTr="000F6880">
        <w:trPr>
          <w:cantSplit/>
        </w:trPr>
        <w:tc>
          <w:tcPr>
            <w:tcW w:w="1080" w:type="dxa"/>
          </w:tcPr>
          <w:p w14:paraId="1D9309A7" w14:textId="77777777" w:rsidR="000F6880" w:rsidRPr="00C829CA" w:rsidRDefault="000F6880" w:rsidP="00474A7B">
            <w:pPr>
              <w:pStyle w:val="Tabletext0"/>
              <w:jc w:val="center"/>
              <w:rPr>
                <w:rFonts w:ascii="Book Antiqua" w:hAnsi="Book Antiqua"/>
                <w:noProof w:val="0"/>
                <w:lang w:val="en-US"/>
              </w:rPr>
            </w:pPr>
            <w:r w:rsidRPr="00C829CA">
              <w:rPr>
                <w:rFonts w:ascii="Book Antiqua" w:hAnsi="Book Antiqua"/>
                <w:noProof w:val="0"/>
                <w:lang w:val="en-US"/>
              </w:rPr>
              <w:t>0</w:t>
            </w:r>
          </w:p>
        </w:tc>
        <w:tc>
          <w:tcPr>
            <w:tcW w:w="4680" w:type="dxa"/>
            <w:shd w:val="clear" w:color="auto" w:fill="FFFFFF" w:themeFill="background1"/>
          </w:tcPr>
          <w:p w14:paraId="2CE6170C" w14:textId="62247135" w:rsidR="000F6880" w:rsidRPr="00C829CA" w:rsidRDefault="000F6880" w:rsidP="00474A7B">
            <w:pPr>
              <w:pStyle w:val="Tabletext0"/>
              <w:rPr>
                <w:rFonts w:ascii="Book Antiqua" w:hAnsi="Book Antiqua"/>
                <w:noProof w:val="0"/>
                <w:lang w:val="en-US"/>
              </w:rPr>
            </w:pPr>
            <w:r w:rsidRPr="00C829CA">
              <w:rPr>
                <w:rFonts w:ascii="Book Antiqua" w:hAnsi="Book Antiqua"/>
                <w:noProof w:val="0"/>
                <w:lang w:val="en-US"/>
              </w:rPr>
              <w:t>PLOAM MIC errors</w:t>
            </w:r>
          </w:p>
        </w:tc>
        <w:tc>
          <w:tcPr>
            <w:tcW w:w="1980" w:type="dxa"/>
            <w:shd w:val="clear" w:color="auto" w:fill="FFFFFF" w:themeFill="background1"/>
          </w:tcPr>
          <w:p w14:paraId="120EF6DD" w14:textId="77777777" w:rsidR="000F6880" w:rsidRPr="00C829CA" w:rsidRDefault="000F6880" w:rsidP="00474A7B">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0F6880" w:rsidRPr="00C829CA" w14:paraId="4EBAD5CC" w14:textId="77777777" w:rsidTr="000F6880">
        <w:trPr>
          <w:cantSplit/>
        </w:trPr>
        <w:tc>
          <w:tcPr>
            <w:tcW w:w="7740" w:type="dxa"/>
            <w:gridSpan w:val="3"/>
          </w:tcPr>
          <w:p w14:paraId="0A5735E2" w14:textId="77777777" w:rsidR="000F6880" w:rsidRPr="00C829CA" w:rsidRDefault="000F6880" w:rsidP="00474A7B">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70A8E3E0" w14:textId="77777777" w:rsidR="000F6880" w:rsidRPr="00C829CA" w:rsidRDefault="000F6880" w:rsidP="000F6880">
      <w:pPr>
        <w:pStyle w:val="Body"/>
      </w:pPr>
    </w:p>
    <w:p w14:paraId="0B76E614" w14:textId="77777777" w:rsidR="000F6880" w:rsidRPr="00C829CA" w:rsidRDefault="000F6880" w:rsidP="000F6880">
      <w:pPr>
        <w:widowControl w:val="0"/>
        <w:rPr>
          <w:sz w:val="24"/>
          <w:szCs w:val="24"/>
        </w:rPr>
      </w:pPr>
    </w:p>
    <w:p w14:paraId="6B65472F" w14:textId="77777777" w:rsidR="000F6880" w:rsidRPr="00C829CA" w:rsidRDefault="000F6880" w:rsidP="000F6880">
      <w:pPr>
        <w:pStyle w:val="Body"/>
      </w:pPr>
    </w:p>
    <w:p w14:paraId="2768BF93" w14:textId="69B9439D" w:rsidR="000F6880" w:rsidRPr="00C829CA" w:rsidRDefault="000F6880" w:rsidP="000F6880">
      <w:pPr>
        <w:pStyle w:val="Heading3"/>
      </w:pPr>
      <w:bookmarkStart w:id="147" w:name="_Toc33697780"/>
      <w:r w:rsidRPr="00C829CA">
        <w:rPr>
          <w:lang w:eastAsia="zh-CN"/>
        </w:rPr>
        <w:t xml:space="preserve">TWDM channel PLOAM </w:t>
      </w:r>
      <w:r w:rsidRPr="00C829CA">
        <w:t xml:space="preserve">performance monitoring history </w:t>
      </w:r>
      <w:r w:rsidRPr="004F3516">
        <w:t xml:space="preserve">data </w:t>
      </w:r>
      <w:r w:rsidR="00F73771" w:rsidRPr="004F3516">
        <w:t>part 2</w:t>
      </w:r>
      <w:bookmarkEnd w:id="147"/>
    </w:p>
    <w:p w14:paraId="7079BF89" w14:textId="5122649B"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9.16.6</w:t>
      </w:r>
      <w:r w:rsidRPr="00537880">
        <w:rPr>
          <w:color w:val="E36C0A" w:themeColor="accent6" w:themeShade="BF"/>
          <w:sz w:val="22"/>
        </w:rPr>
        <w:t xml:space="preserve">. </w:t>
      </w:r>
    </w:p>
    <w:p w14:paraId="09B5D22D" w14:textId="469E4D7E"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w:t>
      </w:r>
      <w:r w:rsidR="00767654">
        <w:rPr>
          <w:color w:val="E36C0A" w:themeColor="accent6" w:themeShade="BF"/>
          <w:sz w:val="22"/>
        </w:rPr>
        <w:t xml:space="preserve">G.988 </w:t>
      </w:r>
      <w:r w:rsidR="00537880">
        <w:t>has renumbered TCA alarms.</w:t>
      </w:r>
    </w:p>
    <w:p w14:paraId="1F4CAEF0" w14:textId="17951212" w:rsidR="00537880" w:rsidRDefault="00537880" w:rsidP="00537880">
      <w:pPr>
        <w:pStyle w:val="Body"/>
      </w:pPr>
      <w:r>
        <w:t xml:space="preserve">The remainder of this </w:t>
      </w:r>
      <w:r w:rsidR="00767654">
        <w:t>clause</w:t>
      </w:r>
      <w:r>
        <w:t xml:space="preserve"> is retained for information and reference only.</w:t>
      </w:r>
    </w:p>
    <w:p w14:paraId="5D2DA20E" w14:textId="77777777" w:rsidR="00537880" w:rsidRDefault="00537880" w:rsidP="00537880">
      <w:pPr>
        <w:pStyle w:val="Body"/>
      </w:pPr>
    </w:p>
    <w:p w14:paraId="788A3AA6" w14:textId="522ED0A6" w:rsidR="000F6880" w:rsidRPr="00C829CA" w:rsidRDefault="000F6880" w:rsidP="000F6880">
      <w:pPr>
        <w:widowControl w:val="0"/>
        <w:rPr>
          <w:rFonts w:ascii="Book Antiqua" w:hAnsi="Book Antiqua"/>
          <w:sz w:val="24"/>
          <w:szCs w:val="24"/>
        </w:rPr>
      </w:pPr>
      <w:r w:rsidRPr="00C829CA">
        <w:rPr>
          <w:rFonts w:ascii="Book Antiqua" w:hAnsi="Book Antiqua"/>
          <w:sz w:val="24"/>
          <w:szCs w:val="24"/>
        </w:rPr>
        <w:t>This managed entity collects additional PLOAM-related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69F8E0BF" w14:textId="77777777" w:rsidR="000F6880" w:rsidRPr="00C829CA" w:rsidRDefault="000F6880" w:rsidP="000F6880">
      <w:pPr>
        <w:widowControl w:val="0"/>
        <w:rPr>
          <w:rFonts w:ascii="Book Antiqua" w:hAnsi="Book Antiqua"/>
          <w:sz w:val="24"/>
          <w:szCs w:val="24"/>
        </w:rPr>
      </w:pPr>
      <w:r w:rsidRPr="00C829CA">
        <w:rPr>
          <w:rFonts w:ascii="Book Antiqua" w:hAnsi="Book Antiqua"/>
          <w:sz w:val="24"/>
          <w:szCs w:val="24"/>
        </w:rPr>
        <w:t>The downstream PLOAM message counts of this ME include only the received PLOAM messages pertaining to the given ONU, that is:</w:t>
      </w:r>
    </w:p>
    <w:p w14:paraId="0BD2F5B4" w14:textId="77777777" w:rsidR="000F6880" w:rsidRPr="00C829CA" w:rsidRDefault="000F6880" w:rsidP="000F6880">
      <w:pPr>
        <w:pStyle w:val="ListParagraph"/>
        <w:widowControl w:val="0"/>
        <w:numPr>
          <w:ilvl w:val="0"/>
          <w:numId w:val="14"/>
        </w:numPr>
        <w:rPr>
          <w:rFonts w:ascii="Book Antiqua" w:hAnsi="Book Antiqua"/>
          <w:sz w:val="24"/>
          <w:szCs w:val="24"/>
        </w:rPr>
      </w:pPr>
      <w:r w:rsidRPr="00C829CA">
        <w:rPr>
          <w:rFonts w:ascii="Book Antiqua" w:hAnsi="Book Antiqua"/>
          <w:sz w:val="24"/>
          <w:szCs w:val="24"/>
        </w:rPr>
        <w:t>Unicast PLOAM messages, addressed by ONU-ID;</w:t>
      </w:r>
    </w:p>
    <w:p w14:paraId="3728A699" w14:textId="77777777" w:rsidR="000F6880" w:rsidRPr="00C829CA" w:rsidRDefault="000F6880" w:rsidP="000F6880">
      <w:pPr>
        <w:pStyle w:val="ListParagraph"/>
        <w:widowControl w:val="0"/>
        <w:numPr>
          <w:ilvl w:val="0"/>
          <w:numId w:val="14"/>
        </w:numPr>
        <w:rPr>
          <w:rFonts w:ascii="Book Antiqua" w:hAnsi="Book Antiqua"/>
          <w:sz w:val="24"/>
          <w:szCs w:val="24"/>
        </w:rPr>
      </w:pPr>
      <w:r w:rsidRPr="00C829CA">
        <w:rPr>
          <w:rFonts w:ascii="Book Antiqua" w:hAnsi="Book Antiqua"/>
          <w:sz w:val="24"/>
          <w:szCs w:val="24"/>
        </w:rPr>
        <w:t>Broadcast PLOAM messages, addressed by Serial Number;</w:t>
      </w:r>
    </w:p>
    <w:p w14:paraId="2D8C1BDE" w14:textId="79F1AD08" w:rsidR="000F6880" w:rsidRPr="00C829CA" w:rsidRDefault="00B5576D" w:rsidP="000F6880">
      <w:pPr>
        <w:pStyle w:val="ListParagraph"/>
        <w:widowControl w:val="0"/>
        <w:numPr>
          <w:ilvl w:val="0"/>
          <w:numId w:val="14"/>
        </w:numPr>
        <w:rPr>
          <w:rFonts w:ascii="Book Antiqua" w:hAnsi="Book Antiqua"/>
          <w:sz w:val="24"/>
          <w:szCs w:val="24"/>
        </w:rPr>
      </w:pPr>
      <w:r>
        <w:rPr>
          <w:rFonts w:ascii="Book Antiqua" w:hAnsi="Book Antiqua"/>
          <w:sz w:val="24"/>
          <w:szCs w:val="24"/>
        </w:rPr>
        <w:t>Broadcast PLOAM messages</w:t>
      </w:r>
      <w:r w:rsidR="000F6880" w:rsidRPr="00C829CA">
        <w:rPr>
          <w:rFonts w:ascii="Book Antiqua" w:hAnsi="Book Antiqua"/>
          <w:sz w:val="24"/>
          <w:szCs w:val="24"/>
        </w:rPr>
        <w:t>, addressed to all ONUs on the PON.</w:t>
      </w:r>
    </w:p>
    <w:p w14:paraId="1B16A573" w14:textId="4ED5E2E0" w:rsidR="00A80238" w:rsidRPr="00C829CA" w:rsidRDefault="00A80238" w:rsidP="000F6880">
      <w:pPr>
        <w:rPr>
          <w:rFonts w:ascii="Book Antiqua" w:hAnsi="Book Antiqua"/>
          <w:sz w:val="24"/>
          <w:szCs w:val="24"/>
        </w:rPr>
      </w:pPr>
      <w:r w:rsidRPr="00C829CA">
        <w:rPr>
          <w:rFonts w:ascii="Book Antiqua" w:hAnsi="Book Antiqua"/>
          <w:sz w:val="24"/>
          <w:szCs w:val="24"/>
        </w:rPr>
        <w:t xml:space="preserve">All these counters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7315D6C8" w14:textId="77777777" w:rsidR="000F6880" w:rsidRPr="00C829CA" w:rsidRDefault="000F6880" w:rsidP="000F6880">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27DDAD45" w14:textId="77777777" w:rsidR="000F6880" w:rsidRPr="00C829CA" w:rsidRDefault="000F6880" w:rsidP="000F6880">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E4CF838" w14:textId="77777777" w:rsidR="000F6880" w:rsidRPr="00C829CA" w:rsidRDefault="000F6880" w:rsidP="000F6880">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69DB7979" w14:textId="77777777" w:rsidR="000F6880" w:rsidRPr="00C829CA" w:rsidRDefault="000F6880" w:rsidP="000F6880">
      <w:pPr>
        <w:pStyle w:val="Headingi"/>
        <w:jc w:val="both"/>
        <w:rPr>
          <w:rFonts w:ascii="Book Antiqua" w:hAnsi="Book Antiqua"/>
          <w:noProof w:val="0"/>
          <w:lang w:val="en-US"/>
        </w:rPr>
      </w:pPr>
      <w:r w:rsidRPr="00C829CA">
        <w:rPr>
          <w:rFonts w:ascii="Book Antiqua" w:hAnsi="Book Antiqua"/>
          <w:noProof w:val="0"/>
          <w:lang w:val="en-US"/>
        </w:rPr>
        <w:lastRenderedPageBreak/>
        <w:t>Attributes</w:t>
      </w:r>
    </w:p>
    <w:p w14:paraId="23CFFDFC"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7D4F7D04"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D7C05CD" w14:textId="77777777" w:rsidR="000F6880" w:rsidRPr="00C829CA" w:rsidRDefault="000F6880" w:rsidP="000F6880">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08A502B" w14:textId="26016622"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System_Profile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System_Profile PLOAM messages. (R) (mandatory) (4 byte)</w:t>
      </w:r>
    </w:p>
    <w:p w14:paraId="45325D42" w14:textId="1EB7FB19"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Channel_Profile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Channel_Profile PLOAM messages. (R) (mandatory) (4 byte)</w:t>
      </w:r>
    </w:p>
    <w:p w14:paraId="38308C70" w14:textId="1328B245"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Burst_Profile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Burst_Profile PLOAM messages. (R) (mandatory) (4 byte)</w:t>
      </w:r>
    </w:p>
    <w:p w14:paraId="398867E6" w14:textId="1B4BBFC9"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Assign_ONU-ID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Assign_ONU-ID PLOAM messages. (R) (mandatory) (4 byte)</w:t>
      </w:r>
    </w:p>
    <w:p w14:paraId="67A60D05" w14:textId="440936C5"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 xml:space="preserve">Unsatisfied </w:t>
      </w:r>
      <w:r w:rsidRPr="00C829CA">
        <w:rPr>
          <w:b/>
          <w:noProof w:val="0"/>
          <w:szCs w:val="24"/>
          <w:lang w:val="en-US"/>
        </w:rPr>
        <w:t>Adjust_Tx_Wavelength</w:t>
      </w:r>
      <w:r w:rsidRPr="00C829CA" w:rsidDel="00827A0B">
        <w:rPr>
          <w:b/>
          <w:noProof w:val="0"/>
          <w:szCs w:val="24"/>
          <w:lang w:val="en-US"/>
        </w:rPr>
        <w:t xml:space="preserve"> </w:t>
      </w:r>
      <w:r w:rsidRPr="00C829CA">
        <w:rPr>
          <w:b/>
          <w:noProof w:val="0"/>
          <w:szCs w:val="24"/>
          <w:lang w:val="en-US"/>
        </w:rPr>
        <w:t>requests</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Adjust_Tx_Wavelength requests not applied or partially applied due to target US wavelength being out of Tx tuning range.  (R) (mandatory) (4 byte)</w:t>
      </w:r>
    </w:p>
    <w:p w14:paraId="684E555A" w14:textId="3086F89C"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Deactivate_ONU-ID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Deactivate_ONU-ID PLOAM messages. (R) (mandatory) (4 byte)</w:t>
      </w:r>
    </w:p>
    <w:p w14:paraId="202D440D" w14:textId="44FC58BB"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Disable_Serial_Number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Disable_Serial_Number PLOAM messages. (R) (mandatory) (4 byte)</w:t>
      </w:r>
    </w:p>
    <w:p w14:paraId="03985ED9" w14:textId="61459931" w:rsidR="009415DF" w:rsidRPr="00C829CA" w:rsidRDefault="009415DF" w:rsidP="009415DF">
      <w:pPr>
        <w:pStyle w:val="Attribute"/>
        <w:jc w:val="both"/>
        <w:rPr>
          <w:rFonts w:ascii="Book Antiqua" w:hAnsi="Book Antiqua"/>
          <w:noProof w:val="0"/>
          <w:lang w:val="en-US"/>
        </w:rPr>
      </w:pPr>
      <w:r w:rsidRPr="00C829CA">
        <w:rPr>
          <w:rFonts w:ascii="Book Antiqua" w:hAnsi="Book Antiqua"/>
          <w:b/>
          <w:noProof w:val="0"/>
          <w:lang w:val="en-US"/>
        </w:rPr>
        <w:t>Request_Registration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R</w:t>
      </w:r>
      <w:r w:rsidR="00BC2DA5">
        <w:rPr>
          <w:rFonts w:ascii="Book Antiqua" w:hAnsi="Book Antiqua"/>
          <w:noProof w:val="0"/>
          <w:lang w:val="en-US"/>
        </w:rPr>
        <w:t>equest_R</w:t>
      </w:r>
      <w:r w:rsidRPr="00C829CA">
        <w:rPr>
          <w:rFonts w:ascii="Book Antiqua" w:hAnsi="Book Antiqua"/>
          <w:noProof w:val="0"/>
          <w:lang w:val="en-US"/>
        </w:rPr>
        <w:t>egistration PLOAM messages. (R) (mandatory) (4 byte)</w:t>
      </w:r>
    </w:p>
    <w:p w14:paraId="0E0EC767" w14:textId="565C6F37"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Assign_Alloc-ID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Assign_Alloc-ID PLOAM messages. (R) (mandatory) (4 byte)</w:t>
      </w:r>
    </w:p>
    <w:p w14:paraId="680474EF" w14:textId="4F631C5F"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Key_Control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Key_Control PLOAM messages. (R) (mandatory) (4 byte)</w:t>
      </w:r>
    </w:p>
    <w:p w14:paraId="44DDDA5C" w14:textId="5EAC5D1D" w:rsidR="000775C0" w:rsidRPr="00C829CA" w:rsidRDefault="000775C0" w:rsidP="000775C0">
      <w:pPr>
        <w:pStyle w:val="Attribute"/>
        <w:jc w:val="both"/>
        <w:rPr>
          <w:rFonts w:ascii="Book Antiqua" w:hAnsi="Book Antiqua"/>
          <w:noProof w:val="0"/>
          <w:lang w:val="en-US"/>
        </w:rPr>
      </w:pPr>
      <w:r w:rsidRPr="00C829CA">
        <w:rPr>
          <w:rFonts w:ascii="Book Antiqua" w:hAnsi="Book Antiqua"/>
          <w:b/>
          <w:noProof w:val="0"/>
          <w:lang w:val="en-US"/>
        </w:rPr>
        <w:t>Sleep_Allow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Sleep_Allow PLOAM messages. (R) (mandatory) (4 byte)</w:t>
      </w:r>
    </w:p>
    <w:p w14:paraId="5FD03E98" w14:textId="1AF7A065" w:rsidR="00917D01" w:rsidRPr="00C829CA" w:rsidRDefault="008C3445" w:rsidP="00917D01">
      <w:pPr>
        <w:pStyle w:val="Attribute"/>
        <w:jc w:val="both"/>
        <w:rPr>
          <w:rFonts w:ascii="Book Antiqua" w:hAnsi="Book Antiqua"/>
          <w:noProof w:val="0"/>
          <w:lang w:val="en-US"/>
        </w:rPr>
      </w:pPr>
      <w:r w:rsidRPr="00C829CA">
        <w:rPr>
          <w:rFonts w:ascii="Book Antiqua" w:hAnsi="Book Antiqua"/>
          <w:b/>
          <w:noProof w:val="0"/>
          <w:lang w:val="en-US"/>
        </w:rPr>
        <w:lastRenderedPageBreak/>
        <w:t>Tuning_Control/Request</w:t>
      </w:r>
      <w:r w:rsidR="00917D01" w:rsidRPr="00C829CA">
        <w:rPr>
          <w:rFonts w:ascii="Book Antiqua" w:hAnsi="Book Antiqua"/>
          <w:b/>
          <w:noProof w:val="0"/>
          <w:lang w:val="en-US"/>
        </w:rPr>
        <w:t xml:space="preserve"> message count</w:t>
      </w:r>
      <w:r w:rsidR="00917D01" w:rsidRPr="00C829CA">
        <w:rPr>
          <w:rFonts w:ascii="Book Antiqua" w:hAnsi="Book Antiqua"/>
          <w:noProof w:val="0"/>
          <w:lang w:val="en-US"/>
        </w:rPr>
        <w:t>:</w:t>
      </w:r>
      <w:r w:rsidR="00917D01" w:rsidRPr="00C829CA">
        <w:rPr>
          <w:rFonts w:ascii="Book Antiqua" w:hAnsi="Book Antiqua"/>
          <w:b/>
          <w:noProof w:val="0"/>
          <w:lang w:val="en-US"/>
        </w:rPr>
        <w:t xml:space="preserve"> </w:t>
      </w:r>
      <w:r w:rsidR="00917D01" w:rsidRPr="00C829CA">
        <w:rPr>
          <w:rFonts w:ascii="Book Antiqua" w:hAnsi="Book Antiqua"/>
          <w:noProof w:val="0"/>
          <w:lang w:val="en-US"/>
        </w:rPr>
        <w:t xml:space="preserve">The counter of received </w:t>
      </w:r>
      <w:r w:rsidRPr="00C829CA">
        <w:rPr>
          <w:rFonts w:ascii="Book Antiqua" w:hAnsi="Book Antiqua"/>
          <w:noProof w:val="0"/>
          <w:lang w:val="en-US"/>
        </w:rPr>
        <w:t>Tuning_Control</w:t>
      </w:r>
      <w:r w:rsidR="00917D01" w:rsidRPr="00C829CA">
        <w:rPr>
          <w:rFonts w:ascii="Book Antiqua" w:hAnsi="Book Antiqua"/>
          <w:noProof w:val="0"/>
          <w:lang w:val="en-US"/>
        </w:rPr>
        <w:t xml:space="preserve"> PLOAM messages</w:t>
      </w:r>
      <w:r w:rsidRPr="00C829CA">
        <w:rPr>
          <w:rFonts w:ascii="Book Antiqua" w:hAnsi="Book Antiqua"/>
          <w:noProof w:val="0"/>
          <w:lang w:val="en-US"/>
        </w:rPr>
        <w:t xml:space="preserve"> with Request operation code</w:t>
      </w:r>
      <w:r w:rsidR="00917D01" w:rsidRPr="00C829CA">
        <w:rPr>
          <w:rFonts w:ascii="Book Antiqua" w:hAnsi="Book Antiqua"/>
          <w:noProof w:val="0"/>
          <w:lang w:val="en-US"/>
        </w:rPr>
        <w:t>. (R) (mandatory) (4 byte)</w:t>
      </w:r>
    </w:p>
    <w:p w14:paraId="754F6C78" w14:textId="3CAE6D89"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Tuning_Control/Complete_d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received Tuning_Control PLOAM messages with Complete_d operation code. (R) (mandatory) (4 byte)</w:t>
      </w:r>
    </w:p>
    <w:p w14:paraId="52FE410F" w14:textId="1DFC0438" w:rsidR="00917D01" w:rsidRPr="00C829CA" w:rsidRDefault="008C3445" w:rsidP="00917D01">
      <w:pPr>
        <w:pStyle w:val="Attribute"/>
        <w:jc w:val="both"/>
        <w:rPr>
          <w:rFonts w:ascii="Book Antiqua" w:hAnsi="Book Antiqua"/>
          <w:noProof w:val="0"/>
          <w:lang w:val="en-US"/>
        </w:rPr>
      </w:pPr>
      <w:r w:rsidRPr="00C829CA">
        <w:rPr>
          <w:rFonts w:ascii="Book Antiqua" w:hAnsi="Book Antiqua"/>
          <w:b/>
          <w:noProof w:val="0"/>
          <w:lang w:val="en-US"/>
        </w:rPr>
        <w:t>Calibration_Request</w:t>
      </w:r>
      <w:r w:rsidR="00917D01" w:rsidRPr="00C829CA">
        <w:rPr>
          <w:rFonts w:ascii="Book Antiqua" w:hAnsi="Book Antiqua"/>
          <w:b/>
          <w:noProof w:val="0"/>
          <w:lang w:val="en-US"/>
        </w:rPr>
        <w:t xml:space="preserve"> message count</w:t>
      </w:r>
      <w:r w:rsidR="00917D01" w:rsidRPr="00C829CA">
        <w:rPr>
          <w:rFonts w:ascii="Book Antiqua" w:hAnsi="Book Antiqua"/>
          <w:noProof w:val="0"/>
          <w:lang w:val="en-US"/>
        </w:rPr>
        <w:t>:</w:t>
      </w:r>
      <w:r w:rsidR="00917D01" w:rsidRPr="00C829CA">
        <w:rPr>
          <w:rFonts w:ascii="Book Antiqua" w:hAnsi="Book Antiqua"/>
          <w:b/>
          <w:noProof w:val="0"/>
          <w:lang w:val="en-US"/>
        </w:rPr>
        <w:t xml:space="preserve"> </w:t>
      </w:r>
      <w:r w:rsidR="00917D01" w:rsidRPr="00C829CA">
        <w:rPr>
          <w:rFonts w:ascii="Book Antiqua" w:hAnsi="Book Antiqua"/>
          <w:noProof w:val="0"/>
          <w:lang w:val="en-US"/>
        </w:rPr>
        <w:t xml:space="preserve">The counter of received </w:t>
      </w:r>
      <w:r w:rsidR="005F1413">
        <w:rPr>
          <w:rFonts w:ascii="Book Antiqua" w:hAnsi="Book Antiqua"/>
          <w:noProof w:val="0"/>
          <w:lang w:val="en-US"/>
        </w:rPr>
        <w:t>Calibration_Request</w:t>
      </w:r>
      <w:r w:rsidR="00917D01" w:rsidRPr="00C829CA">
        <w:rPr>
          <w:rFonts w:ascii="Book Antiqua" w:hAnsi="Book Antiqua"/>
          <w:noProof w:val="0"/>
          <w:lang w:val="en-US"/>
        </w:rPr>
        <w:t xml:space="preserve"> PLOAM messages. (R) (mandatory) (4 byte)</w:t>
      </w:r>
    </w:p>
    <w:p w14:paraId="0AD9D2B7" w14:textId="77777777" w:rsidR="00917D01" w:rsidRPr="00C829CA" w:rsidRDefault="00917D01" w:rsidP="00917D01">
      <w:pPr>
        <w:pStyle w:val="Attribute"/>
        <w:jc w:val="both"/>
        <w:rPr>
          <w:rFonts w:ascii="Book Antiqua" w:hAnsi="Book Antiqua"/>
          <w:noProof w:val="0"/>
          <w:lang w:val="en-US"/>
        </w:rPr>
      </w:pPr>
    </w:p>
    <w:p w14:paraId="106B8DBF"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Actions</w:t>
      </w:r>
    </w:p>
    <w:p w14:paraId="09298FFD" w14:textId="77777777"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A8587D9" w14:textId="5916CAB2"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Get</w:t>
      </w:r>
      <w:r w:rsidR="00B85512">
        <w:rPr>
          <w:rFonts w:ascii="Book Antiqua" w:hAnsi="Book Antiqua"/>
          <w:noProof w:val="0"/>
          <w:lang w:val="en-US" w:eastAsia="ja-JP"/>
        </w:rPr>
        <w:t xml:space="preserve"> current data </w:t>
      </w:r>
    </w:p>
    <w:p w14:paraId="0FB94662"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77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680"/>
        <w:gridCol w:w="1980"/>
      </w:tblGrid>
      <w:tr w:rsidR="00A80238" w:rsidRPr="00C829CA" w14:paraId="6133AE6B" w14:textId="77777777" w:rsidTr="007855D7">
        <w:trPr>
          <w:cantSplit/>
        </w:trPr>
        <w:tc>
          <w:tcPr>
            <w:tcW w:w="7740" w:type="dxa"/>
            <w:gridSpan w:val="3"/>
            <w:tcBorders>
              <w:top w:val="nil"/>
              <w:left w:val="nil"/>
              <w:right w:val="nil"/>
            </w:tcBorders>
            <w:vAlign w:val="center"/>
          </w:tcPr>
          <w:p w14:paraId="51CDDA11" w14:textId="77777777" w:rsidR="00A80238" w:rsidRPr="00C829CA" w:rsidRDefault="00A80238" w:rsidP="007855D7">
            <w:pPr>
              <w:pStyle w:val="Tablehead"/>
              <w:jc w:val="left"/>
              <w:rPr>
                <w:rFonts w:ascii="Book Antiqua" w:hAnsi="Book Antiqua"/>
                <w:lang w:val="en-US"/>
              </w:rPr>
            </w:pPr>
            <w:r w:rsidRPr="00C829CA">
              <w:rPr>
                <w:rFonts w:ascii="Book Antiqua" w:hAnsi="Book Antiqua"/>
                <w:lang w:val="en-US"/>
              </w:rPr>
              <w:t>Threshold crossing alert</w:t>
            </w:r>
          </w:p>
        </w:tc>
      </w:tr>
      <w:tr w:rsidR="00A80238" w:rsidRPr="00C829CA" w14:paraId="5DF8914B" w14:textId="77777777" w:rsidTr="007855D7">
        <w:trPr>
          <w:cantSplit/>
        </w:trPr>
        <w:tc>
          <w:tcPr>
            <w:tcW w:w="1080" w:type="dxa"/>
            <w:vAlign w:val="center"/>
          </w:tcPr>
          <w:p w14:paraId="16B71C76"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Alarm number</w:t>
            </w:r>
          </w:p>
        </w:tc>
        <w:tc>
          <w:tcPr>
            <w:tcW w:w="4680" w:type="dxa"/>
            <w:vAlign w:val="center"/>
          </w:tcPr>
          <w:p w14:paraId="09CB8954"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060004E" w14:textId="77777777" w:rsidR="00A80238" w:rsidRPr="00C829CA" w:rsidRDefault="00A80238"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A80238" w:rsidRPr="00C829CA" w14:paraId="61A5247D" w14:textId="77777777" w:rsidTr="007855D7">
        <w:trPr>
          <w:cantSplit/>
        </w:trPr>
        <w:tc>
          <w:tcPr>
            <w:tcW w:w="1080" w:type="dxa"/>
          </w:tcPr>
          <w:p w14:paraId="23EAC5BC"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4680" w:type="dxa"/>
            <w:shd w:val="clear" w:color="auto" w:fill="FFFFFF" w:themeFill="background1"/>
          </w:tcPr>
          <w:p w14:paraId="00B08ED3" w14:textId="1A7D78A0"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1063D9BF" w14:textId="2865F359" w:rsidR="00A80238" w:rsidRPr="00C829CA" w:rsidRDefault="00A80238" w:rsidP="007855D7">
            <w:pPr>
              <w:pStyle w:val="Tabletext0"/>
              <w:jc w:val="center"/>
              <w:rPr>
                <w:rFonts w:ascii="Book Antiqua" w:hAnsi="Book Antiqua"/>
                <w:noProof w:val="0"/>
                <w:szCs w:val="24"/>
                <w:lang w:val="en-US"/>
              </w:rPr>
            </w:pPr>
          </w:p>
        </w:tc>
      </w:tr>
      <w:tr w:rsidR="00A80238" w:rsidRPr="00C829CA" w14:paraId="34733597" w14:textId="77777777" w:rsidTr="007855D7">
        <w:trPr>
          <w:cantSplit/>
        </w:trPr>
        <w:tc>
          <w:tcPr>
            <w:tcW w:w="1080" w:type="dxa"/>
          </w:tcPr>
          <w:p w14:paraId="1775CC48"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4680" w:type="dxa"/>
            <w:shd w:val="clear" w:color="auto" w:fill="FFFFFF" w:themeFill="background1"/>
          </w:tcPr>
          <w:p w14:paraId="1D2AA180" w14:textId="60D82440"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07827FF3" w14:textId="6A3567A9" w:rsidR="00A80238" w:rsidRPr="00C829CA" w:rsidRDefault="00A80238" w:rsidP="007855D7">
            <w:pPr>
              <w:pStyle w:val="Tabletext0"/>
              <w:jc w:val="center"/>
              <w:rPr>
                <w:rFonts w:ascii="Book Antiqua" w:hAnsi="Book Antiqua"/>
                <w:noProof w:val="0"/>
                <w:lang w:val="en-US"/>
              </w:rPr>
            </w:pPr>
          </w:p>
        </w:tc>
      </w:tr>
      <w:tr w:rsidR="00A80238" w:rsidRPr="00C829CA" w14:paraId="067C794A" w14:textId="77777777" w:rsidTr="007855D7">
        <w:trPr>
          <w:cantSplit/>
        </w:trPr>
        <w:tc>
          <w:tcPr>
            <w:tcW w:w="1080" w:type="dxa"/>
          </w:tcPr>
          <w:p w14:paraId="42DBB10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4680" w:type="dxa"/>
            <w:shd w:val="clear" w:color="auto" w:fill="FFFFFF" w:themeFill="background1"/>
          </w:tcPr>
          <w:p w14:paraId="01243FB4" w14:textId="62DE8DD2"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66AC9928" w14:textId="1DD69F6E" w:rsidR="00A80238" w:rsidRPr="00C829CA" w:rsidRDefault="00A80238" w:rsidP="007855D7">
            <w:pPr>
              <w:pStyle w:val="Tabletext0"/>
              <w:jc w:val="center"/>
              <w:rPr>
                <w:rFonts w:ascii="Book Antiqua" w:hAnsi="Book Antiqua"/>
                <w:noProof w:val="0"/>
                <w:lang w:val="en-US"/>
              </w:rPr>
            </w:pPr>
          </w:p>
        </w:tc>
      </w:tr>
      <w:tr w:rsidR="00A80238" w:rsidRPr="00C829CA" w14:paraId="55CF64D2" w14:textId="77777777" w:rsidTr="007855D7">
        <w:trPr>
          <w:cantSplit/>
        </w:trPr>
        <w:tc>
          <w:tcPr>
            <w:tcW w:w="1080" w:type="dxa"/>
          </w:tcPr>
          <w:p w14:paraId="7045BE1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4680" w:type="dxa"/>
            <w:shd w:val="clear" w:color="auto" w:fill="FFFFFF" w:themeFill="background1"/>
          </w:tcPr>
          <w:p w14:paraId="3E9A204B" w14:textId="3D5F541F" w:rsidR="00A80238" w:rsidRPr="00C829CA" w:rsidRDefault="004F3516" w:rsidP="007855D7">
            <w:pPr>
              <w:pStyle w:val="Tabletext0"/>
              <w:rPr>
                <w:rFonts w:ascii="Book Antiqua" w:hAnsi="Book Antiqua"/>
                <w:noProof w:val="0"/>
                <w:lang w:val="en-US"/>
              </w:rPr>
            </w:pPr>
            <w:r>
              <w:rPr>
                <w:rFonts w:ascii="Book Antiqua" w:hAnsi="Book Antiqua"/>
                <w:noProof w:val="0"/>
                <w:lang w:val="en-US"/>
              </w:rPr>
              <w:t>N/A</w:t>
            </w:r>
          </w:p>
        </w:tc>
        <w:tc>
          <w:tcPr>
            <w:tcW w:w="1980" w:type="dxa"/>
            <w:shd w:val="clear" w:color="auto" w:fill="FFFFFF" w:themeFill="background1"/>
          </w:tcPr>
          <w:p w14:paraId="39D5B00B" w14:textId="4DAEFB0E" w:rsidR="00A80238" w:rsidRPr="00C829CA" w:rsidRDefault="00A80238" w:rsidP="007855D7">
            <w:pPr>
              <w:pStyle w:val="Tabletext0"/>
              <w:jc w:val="center"/>
              <w:rPr>
                <w:rFonts w:ascii="Book Antiqua" w:hAnsi="Book Antiqua"/>
                <w:noProof w:val="0"/>
                <w:lang w:val="en-US"/>
              </w:rPr>
            </w:pPr>
          </w:p>
        </w:tc>
      </w:tr>
      <w:tr w:rsidR="00A80238" w:rsidRPr="00C829CA" w14:paraId="4C120B2A" w14:textId="77777777" w:rsidTr="007855D7">
        <w:trPr>
          <w:cantSplit/>
        </w:trPr>
        <w:tc>
          <w:tcPr>
            <w:tcW w:w="1080" w:type="dxa"/>
          </w:tcPr>
          <w:p w14:paraId="105BA96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4680" w:type="dxa"/>
            <w:shd w:val="clear" w:color="auto" w:fill="FFFFFF" w:themeFill="background1"/>
          </w:tcPr>
          <w:p w14:paraId="277F8BF9" w14:textId="3C48DD88" w:rsidR="00A80238" w:rsidRPr="00C829CA" w:rsidRDefault="00A80238" w:rsidP="007855D7">
            <w:pPr>
              <w:pStyle w:val="Tabletext0"/>
              <w:rPr>
                <w:rFonts w:ascii="Book Antiqua" w:hAnsi="Book Antiqua"/>
                <w:noProof w:val="0"/>
                <w:lang w:val="en-US"/>
              </w:rPr>
            </w:pPr>
            <w:r w:rsidRPr="00C829CA">
              <w:rPr>
                <w:rFonts w:ascii="Book Antiqua" w:hAnsi="Book Antiqua"/>
                <w:noProof w:val="0"/>
                <w:szCs w:val="22"/>
                <w:lang w:val="en-US"/>
              </w:rPr>
              <w:t>Unsatisfied Adjust_Tx_Wavelength</w:t>
            </w:r>
            <w:r w:rsidRPr="00C829CA" w:rsidDel="00827A0B">
              <w:rPr>
                <w:rFonts w:ascii="Book Antiqua" w:hAnsi="Book Antiqua"/>
                <w:noProof w:val="0"/>
                <w:szCs w:val="22"/>
                <w:lang w:val="en-US"/>
              </w:rPr>
              <w:t xml:space="preserve"> </w:t>
            </w:r>
            <w:r w:rsidRPr="00C829CA">
              <w:rPr>
                <w:rFonts w:ascii="Book Antiqua" w:hAnsi="Book Antiqua"/>
                <w:noProof w:val="0"/>
                <w:szCs w:val="22"/>
                <w:lang w:val="en-US"/>
              </w:rPr>
              <w:t>requests</w:t>
            </w:r>
          </w:p>
        </w:tc>
        <w:tc>
          <w:tcPr>
            <w:tcW w:w="1980" w:type="dxa"/>
            <w:shd w:val="clear" w:color="auto" w:fill="FFFFFF" w:themeFill="background1"/>
          </w:tcPr>
          <w:p w14:paraId="63298CF9"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A80238" w:rsidRPr="00C829CA" w14:paraId="343B49D8" w14:textId="77777777" w:rsidTr="007855D7">
        <w:trPr>
          <w:cantSplit/>
        </w:trPr>
        <w:tc>
          <w:tcPr>
            <w:tcW w:w="7740" w:type="dxa"/>
            <w:gridSpan w:val="3"/>
          </w:tcPr>
          <w:p w14:paraId="3A3F94C6" w14:textId="77777777" w:rsidR="00A80238" w:rsidRPr="00C829CA" w:rsidRDefault="00A80238"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86B76AE" w14:textId="77777777" w:rsidR="00917D01" w:rsidRPr="00C829CA" w:rsidRDefault="00917D01" w:rsidP="000775C0">
      <w:pPr>
        <w:pStyle w:val="Attribute"/>
        <w:jc w:val="both"/>
        <w:rPr>
          <w:rFonts w:ascii="Book Antiqua" w:hAnsi="Book Antiqua"/>
          <w:noProof w:val="0"/>
          <w:lang w:val="en-US"/>
        </w:rPr>
      </w:pPr>
    </w:p>
    <w:p w14:paraId="11EF50B2" w14:textId="77777777" w:rsidR="008C3445" w:rsidRPr="00C829CA" w:rsidRDefault="008C3445" w:rsidP="008C3445">
      <w:pPr>
        <w:widowControl w:val="0"/>
        <w:rPr>
          <w:sz w:val="24"/>
          <w:szCs w:val="24"/>
        </w:rPr>
      </w:pPr>
    </w:p>
    <w:p w14:paraId="24F77C0E" w14:textId="77777777" w:rsidR="008C3445" w:rsidRPr="00C829CA" w:rsidRDefault="008C3445" w:rsidP="008C3445">
      <w:pPr>
        <w:pStyle w:val="Body"/>
      </w:pPr>
    </w:p>
    <w:p w14:paraId="455EF230" w14:textId="61F4DBD6" w:rsidR="008C3445" w:rsidRPr="00C829CA" w:rsidRDefault="008C3445" w:rsidP="008C3445">
      <w:pPr>
        <w:pStyle w:val="Heading3"/>
      </w:pPr>
      <w:bookmarkStart w:id="148" w:name="_Toc33697781"/>
      <w:r w:rsidRPr="00C829CA">
        <w:rPr>
          <w:lang w:eastAsia="zh-CN"/>
        </w:rPr>
        <w:t xml:space="preserve">TWDM channel PLOAM </w:t>
      </w:r>
      <w:r w:rsidRPr="00C829CA">
        <w:t xml:space="preserve">performance monitoring history </w:t>
      </w:r>
      <w:r w:rsidRPr="004F3516">
        <w:t xml:space="preserve">data </w:t>
      </w:r>
      <w:r w:rsidR="00F73771" w:rsidRPr="004F3516">
        <w:t>part 3</w:t>
      </w:r>
      <w:bookmarkEnd w:id="148"/>
    </w:p>
    <w:p w14:paraId="17E795FD" w14:textId="627F80DE"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9.16.7</w:t>
      </w:r>
      <w:r w:rsidRPr="00537880">
        <w:rPr>
          <w:color w:val="E36C0A" w:themeColor="accent6" w:themeShade="BF"/>
          <w:sz w:val="22"/>
        </w:rPr>
        <w:t xml:space="preserve">. </w:t>
      </w:r>
    </w:p>
    <w:p w14:paraId="2A71BBEA" w14:textId="7BA9DBFE" w:rsidR="00537880" w:rsidRPr="00537880" w:rsidRDefault="00FC0604" w:rsidP="00537880">
      <w:pPr>
        <w:pStyle w:val="Body"/>
        <w:rPr>
          <w:color w:val="E36C0A" w:themeColor="accent6" w:themeShade="BF"/>
          <w:sz w:val="22"/>
        </w:rPr>
      </w:pPr>
      <w:r>
        <w:rPr>
          <w:color w:val="E36C0A" w:themeColor="accent6" w:themeShade="BF"/>
          <w:sz w:val="22"/>
        </w:rPr>
        <w:t>Note that</w:t>
      </w:r>
      <w:r w:rsidR="00537880" w:rsidRPr="00537880">
        <w:rPr>
          <w:color w:val="E36C0A" w:themeColor="accent6" w:themeShade="BF"/>
          <w:sz w:val="22"/>
        </w:rPr>
        <w:t xml:space="preserve"> </w:t>
      </w:r>
      <w:r w:rsidR="00767654">
        <w:rPr>
          <w:color w:val="E36C0A" w:themeColor="accent6" w:themeShade="BF"/>
          <w:sz w:val="22"/>
        </w:rPr>
        <w:t xml:space="preserve">G.988 </w:t>
      </w:r>
      <w:r w:rsidR="00537880">
        <w:t>has renumbered TCA alarms.</w:t>
      </w:r>
    </w:p>
    <w:p w14:paraId="6842D1E7" w14:textId="4D11B181" w:rsidR="00537880" w:rsidRDefault="00537880" w:rsidP="00537880">
      <w:pPr>
        <w:pStyle w:val="Body"/>
      </w:pPr>
      <w:r>
        <w:t xml:space="preserve">The remainder of this </w:t>
      </w:r>
      <w:r w:rsidR="00767654">
        <w:t>clause</w:t>
      </w:r>
      <w:r>
        <w:t xml:space="preserve"> is retained for information and reference only.</w:t>
      </w:r>
    </w:p>
    <w:p w14:paraId="2B9FDD35" w14:textId="77777777" w:rsidR="00537880" w:rsidRDefault="00537880" w:rsidP="00537880">
      <w:pPr>
        <w:pStyle w:val="Body"/>
      </w:pPr>
    </w:p>
    <w:p w14:paraId="667DF1C1" w14:textId="04550FFF" w:rsidR="008C3445" w:rsidRPr="00C829CA" w:rsidRDefault="008C3445" w:rsidP="008C3445">
      <w:pPr>
        <w:widowControl w:val="0"/>
        <w:rPr>
          <w:rFonts w:ascii="Book Antiqua" w:hAnsi="Book Antiqua"/>
          <w:sz w:val="24"/>
          <w:szCs w:val="24"/>
        </w:rPr>
      </w:pPr>
      <w:r w:rsidRPr="00C829CA">
        <w:rPr>
          <w:rFonts w:ascii="Book Antiqua" w:hAnsi="Book Antiqua"/>
          <w:sz w:val="24"/>
          <w:szCs w:val="24"/>
        </w:rPr>
        <w:t xml:space="preserve">This managed entity collects remaining PLOAM-related performance monitoring </w:t>
      </w:r>
      <w:r w:rsidRPr="00C829CA">
        <w:rPr>
          <w:rFonts w:ascii="Book Antiqua" w:hAnsi="Book Antiqua"/>
          <w:sz w:val="24"/>
          <w:szCs w:val="24"/>
        </w:rPr>
        <w:lastRenderedPageBreak/>
        <w:t>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37B19465" w14:textId="55C73A28" w:rsidR="008C3445" w:rsidRPr="00C829CA" w:rsidRDefault="008C3445" w:rsidP="008C3445">
      <w:pPr>
        <w:widowControl w:val="0"/>
        <w:rPr>
          <w:rFonts w:ascii="Book Antiqua" w:hAnsi="Book Antiqua"/>
          <w:sz w:val="24"/>
          <w:szCs w:val="24"/>
        </w:rPr>
      </w:pPr>
      <w:r w:rsidRPr="00C829CA">
        <w:rPr>
          <w:rFonts w:ascii="Book Antiqua" w:hAnsi="Book Antiqua"/>
          <w:sz w:val="24"/>
          <w:szCs w:val="24"/>
        </w:rPr>
        <w:t xml:space="preserve">This ME contains the counters related to </w:t>
      </w:r>
      <w:r w:rsidR="00767654">
        <w:rPr>
          <w:rFonts w:ascii="Book Antiqua" w:hAnsi="Book Antiqua"/>
          <w:sz w:val="24"/>
          <w:szCs w:val="24"/>
        </w:rPr>
        <w:t xml:space="preserve">the </w:t>
      </w:r>
      <w:r w:rsidRPr="00C829CA">
        <w:rPr>
          <w:rFonts w:ascii="Book Antiqua" w:hAnsi="Book Antiqua"/>
          <w:sz w:val="24"/>
          <w:szCs w:val="24"/>
        </w:rPr>
        <w:t xml:space="preserve">transmitted upstream PLOAM messages. All these counters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3296C301" w14:textId="77777777" w:rsidR="008C3445" w:rsidRPr="00C829CA" w:rsidRDefault="008C3445" w:rsidP="008C3445">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CC3CECF" w14:textId="77777777" w:rsidR="008C3445" w:rsidRPr="00C829CA" w:rsidRDefault="008C3445" w:rsidP="008C3445">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5EE1C60C" w14:textId="77777777" w:rsidR="008C3445" w:rsidRPr="00C829CA" w:rsidRDefault="008C3445" w:rsidP="008C3445">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167794F3" w14:textId="77777777" w:rsidR="008C3445" w:rsidRPr="00C829CA" w:rsidRDefault="008C3445" w:rsidP="008C3445">
      <w:pPr>
        <w:pStyle w:val="Headingi"/>
        <w:jc w:val="both"/>
        <w:rPr>
          <w:rFonts w:ascii="Book Antiqua" w:hAnsi="Book Antiqua"/>
          <w:noProof w:val="0"/>
          <w:lang w:val="en-US"/>
        </w:rPr>
      </w:pPr>
      <w:r w:rsidRPr="00C829CA">
        <w:rPr>
          <w:rFonts w:ascii="Book Antiqua" w:hAnsi="Book Antiqua"/>
          <w:noProof w:val="0"/>
          <w:lang w:val="en-US"/>
        </w:rPr>
        <w:t>Attributes</w:t>
      </w:r>
    </w:p>
    <w:p w14:paraId="0499F8E9"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21EEB2D3"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D4F1A9F" w14:textId="77777777" w:rsidR="008C3445" w:rsidRPr="00C829CA" w:rsidRDefault="008C3445" w:rsidP="008C3445">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5809066" w14:textId="7DCAEB95"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t>Up</w:t>
      </w:r>
      <w:r w:rsidR="008C3445" w:rsidRPr="00C829CA">
        <w:rPr>
          <w:rFonts w:ascii="Book Antiqua" w:hAnsi="Book Antiqua"/>
          <w:b/>
          <w:noProof w:val="0"/>
          <w:lang w:val="en-US"/>
        </w:rPr>
        <w:t>stream PLOAM 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w:t>
      </w:r>
      <w:r w:rsidRPr="00C829CA">
        <w:rPr>
          <w:rFonts w:ascii="Book Antiqua" w:hAnsi="Book Antiqua"/>
          <w:noProof w:val="0"/>
          <w:lang w:val="en-US"/>
        </w:rPr>
        <w:t xml:space="preserve">aggregate </w:t>
      </w:r>
      <w:r w:rsidR="008C3445" w:rsidRPr="00C829CA">
        <w:rPr>
          <w:rFonts w:ascii="Book Antiqua" w:hAnsi="Book Antiqua"/>
          <w:noProof w:val="0"/>
          <w:lang w:val="en-US"/>
        </w:rPr>
        <w:t>counter of PLOAM messa</w:t>
      </w:r>
      <w:r w:rsidRPr="00C829CA">
        <w:rPr>
          <w:rFonts w:ascii="Book Antiqua" w:hAnsi="Book Antiqua"/>
          <w:noProof w:val="0"/>
          <w:lang w:val="en-US"/>
        </w:rPr>
        <w:t>ges, other than Acknowledg</w:t>
      </w:r>
      <w:r w:rsidR="00A11F28" w:rsidRPr="00C829CA">
        <w:rPr>
          <w:rFonts w:ascii="Book Antiqua" w:hAnsi="Book Antiqua"/>
          <w:noProof w:val="0"/>
          <w:lang w:val="en-US"/>
        </w:rPr>
        <w:t>e</w:t>
      </w:r>
      <w:r w:rsidRPr="00C829CA">
        <w:rPr>
          <w:rFonts w:ascii="Book Antiqua" w:hAnsi="Book Antiqua"/>
          <w:noProof w:val="0"/>
          <w:lang w:val="en-US"/>
        </w:rPr>
        <w:t>ment PLOAM message type, transmitted by the given ONU</w:t>
      </w:r>
      <w:r w:rsidR="008C3445" w:rsidRPr="00C829CA">
        <w:rPr>
          <w:rFonts w:ascii="Book Antiqua" w:hAnsi="Book Antiqua"/>
          <w:noProof w:val="0"/>
          <w:lang w:val="en-US"/>
        </w:rPr>
        <w:t>. (R) (mandatory) (4 byte)</w:t>
      </w:r>
    </w:p>
    <w:p w14:paraId="40307943" w14:textId="27630A12"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t xml:space="preserve">Serial_Number_ONU (in-band) </w:t>
      </w:r>
      <w:r w:rsidR="008C3445" w:rsidRPr="00C829CA">
        <w:rPr>
          <w:rFonts w:ascii="Book Antiqua" w:hAnsi="Book Antiqua"/>
          <w:b/>
          <w:noProof w:val="0"/>
          <w:lang w:val="en-US"/>
        </w:rPr>
        <w:t>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counter of </w:t>
      </w:r>
      <w:r w:rsidRPr="00C829CA">
        <w:rPr>
          <w:rFonts w:ascii="Book Antiqua" w:hAnsi="Book Antiqua"/>
          <w:noProof w:val="0"/>
          <w:lang w:val="en-US"/>
        </w:rPr>
        <w:t>transmitted in-band</w:t>
      </w:r>
      <w:r w:rsidR="008C3445" w:rsidRPr="00C829CA">
        <w:rPr>
          <w:rFonts w:ascii="Book Antiqua" w:hAnsi="Book Antiqua"/>
          <w:noProof w:val="0"/>
          <w:lang w:val="en-US"/>
        </w:rPr>
        <w:t xml:space="preserve"> </w:t>
      </w:r>
      <w:r w:rsidRPr="00C829CA">
        <w:rPr>
          <w:rFonts w:ascii="Book Antiqua" w:hAnsi="Book Antiqua"/>
          <w:noProof w:val="0"/>
          <w:lang w:val="en-US"/>
        </w:rPr>
        <w:t>Serial_Number_ONU</w:t>
      </w:r>
      <w:r w:rsidR="008C3445" w:rsidRPr="00C829CA">
        <w:rPr>
          <w:rFonts w:ascii="Book Antiqua" w:hAnsi="Book Antiqua"/>
          <w:noProof w:val="0"/>
          <w:lang w:val="en-US"/>
        </w:rPr>
        <w:t xml:space="preserve"> PLOAM messages. (R) (mandatory) (4 byte)</w:t>
      </w:r>
    </w:p>
    <w:p w14:paraId="3F71B3A0" w14:textId="3FDAA4F6" w:rsidR="00902B70" w:rsidRPr="00C829CA" w:rsidRDefault="00902B70" w:rsidP="00902B70">
      <w:pPr>
        <w:pStyle w:val="Attribute"/>
        <w:jc w:val="both"/>
        <w:rPr>
          <w:rFonts w:ascii="Book Antiqua" w:hAnsi="Book Antiqua"/>
          <w:noProof w:val="0"/>
          <w:lang w:val="en-US"/>
        </w:rPr>
      </w:pPr>
      <w:r w:rsidRPr="00C829CA">
        <w:rPr>
          <w:rFonts w:ascii="Book Antiqua" w:hAnsi="Book Antiqua"/>
          <w:b/>
          <w:noProof w:val="0"/>
          <w:lang w:val="en-US"/>
        </w:rPr>
        <w:t>Serial_Number_ONU (AMCC)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w:t>
      </w:r>
      <w:r w:rsidR="00B5576D">
        <w:rPr>
          <w:rFonts w:ascii="Book Antiqua" w:hAnsi="Book Antiqua"/>
          <w:noProof w:val="0"/>
          <w:lang w:val="en-US"/>
        </w:rPr>
        <w:t>ter of transmitted AMCC channel</w:t>
      </w:r>
      <w:r w:rsidRPr="00C829CA">
        <w:rPr>
          <w:rFonts w:ascii="Book Antiqua" w:hAnsi="Book Antiqua"/>
          <w:noProof w:val="0"/>
          <w:lang w:val="en-US"/>
        </w:rPr>
        <w:t xml:space="preserve"> Serial_Number_ONU PLOAM messages. (R) (mandatory) (4 byte)</w:t>
      </w:r>
    </w:p>
    <w:p w14:paraId="4FEDFC61" w14:textId="040E2F50" w:rsidR="008C3445" w:rsidRPr="00C829CA" w:rsidRDefault="00902B70" w:rsidP="008C3445">
      <w:pPr>
        <w:pStyle w:val="Attribute"/>
        <w:jc w:val="both"/>
        <w:rPr>
          <w:rFonts w:ascii="Book Antiqua" w:hAnsi="Book Antiqua"/>
          <w:noProof w:val="0"/>
          <w:lang w:val="en-US"/>
        </w:rPr>
      </w:pPr>
      <w:r w:rsidRPr="00C829CA">
        <w:rPr>
          <w:rFonts w:ascii="Book Antiqua" w:hAnsi="Book Antiqua"/>
          <w:b/>
          <w:noProof w:val="0"/>
          <w:lang w:val="en-US"/>
        </w:rPr>
        <w:t xml:space="preserve">Registration </w:t>
      </w:r>
      <w:r w:rsidR="008C3445" w:rsidRPr="00C829CA">
        <w:rPr>
          <w:rFonts w:ascii="Book Antiqua" w:hAnsi="Book Antiqua"/>
          <w:b/>
          <w:noProof w:val="0"/>
          <w:lang w:val="en-US"/>
        </w:rPr>
        <w:t xml:space="preserve"> message count</w:t>
      </w:r>
      <w:r w:rsidR="008C3445" w:rsidRPr="00C829CA">
        <w:rPr>
          <w:rFonts w:ascii="Book Antiqua" w:hAnsi="Book Antiqua"/>
          <w:noProof w:val="0"/>
          <w:lang w:val="en-US"/>
        </w:rPr>
        <w:t>:</w:t>
      </w:r>
      <w:r w:rsidR="008C3445" w:rsidRPr="00C829CA">
        <w:rPr>
          <w:rFonts w:ascii="Book Antiqua" w:hAnsi="Book Antiqua"/>
          <w:b/>
          <w:noProof w:val="0"/>
          <w:lang w:val="en-US"/>
        </w:rPr>
        <w:t xml:space="preserve"> </w:t>
      </w:r>
      <w:r w:rsidR="008C3445" w:rsidRPr="00C829CA">
        <w:rPr>
          <w:rFonts w:ascii="Book Antiqua" w:hAnsi="Book Antiqua"/>
          <w:noProof w:val="0"/>
          <w:lang w:val="en-US"/>
        </w:rPr>
        <w:t xml:space="preserve">The counter of </w:t>
      </w:r>
      <w:r w:rsidRPr="00C829CA">
        <w:rPr>
          <w:rFonts w:ascii="Book Antiqua" w:hAnsi="Book Antiqua"/>
          <w:noProof w:val="0"/>
          <w:lang w:val="en-US"/>
        </w:rPr>
        <w:t>transmitted</w:t>
      </w:r>
      <w:r w:rsidR="008C3445" w:rsidRPr="00C829CA">
        <w:rPr>
          <w:rFonts w:ascii="Book Antiqua" w:hAnsi="Book Antiqua"/>
          <w:noProof w:val="0"/>
          <w:lang w:val="en-US"/>
        </w:rPr>
        <w:t xml:space="preserve"> </w:t>
      </w:r>
      <w:r w:rsidRPr="00C829CA">
        <w:rPr>
          <w:rFonts w:ascii="Book Antiqua" w:hAnsi="Book Antiqua"/>
          <w:noProof w:val="0"/>
          <w:lang w:val="en-US"/>
        </w:rPr>
        <w:t>Registration</w:t>
      </w:r>
      <w:r w:rsidR="008C3445" w:rsidRPr="00C829CA">
        <w:rPr>
          <w:rFonts w:ascii="Book Antiqua" w:hAnsi="Book Antiqua"/>
          <w:noProof w:val="0"/>
          <w:lang w:val="en-US"/>
        </w:rPr>
        <w:t xml:space="preserve"> PLOAM messages. (R) (mandatory) (4 byte)</w:t>
      </w:r>
    </w:p>
    <w:p w14:paraId="58C51DBD" w14:textId="30EC9D2B" w:rsidR="008C3445" w:rsidRPr="00C829CA" w:rsidRDefault="009C5E7C" w:rsidP="00902B70">
      <w:pPr>
        <w:pStyle w:val="Attribute"/>
        <w:jc w:val="both"/>
        <w:rPr>
          <w:rFonts w:ascii="Book Antiqua" w:hAnsi="Book Antiqua"/>
          <w:noProof w:val="0"/>
          <w:lang w:val="en-US"/>
        </w:rPr>
      </w:pPr>
      <w:r>
        <w:rPr>
          <w:rFonts w:ascii="Book Antiqua" w:hAnsi="Book Antiqua"/>
          <w:b/>
          <w:noProof w:val="0"/>
          <w:lang w:val="en-US"/>
        </w:rPr>
        <w:t>Key_R</w:t>
      </w:r>
      <w:r w:rsidR="00902B70" w:rsidRPr="00C829CA">
        <w:rPr>
          <w:rFonts w:ascii="Book Antiqua" w:hAnsi="Book Antiqua"/>
          <w:b/>
          <w:noProof w:val="0"/>
          <w:lang w:val="en-US"/>
        </w:rPr>
        <w:t>eport  message count</w:t>
      </w:r>
      <w:r w:rsidR="00902B70" w:rsidRPr="00C829CA">
        <w:rPr>
          <w:rFonts w:ascii="Book Antiqua" w:hAnsi="Book Antiqua"/>
          <w:noProof w:val="0"/>
          <w:lang w:val="en-US"/>
        </w:rPr>
        <w:t>:</w:t>
      </w:r>
      <w:r w:rsidR="00902B70" w:rsidRPr="00C829CA">
        <w:rPr>
          <w:rFonts w:ascii="Book Antiqua" w:hAnsi="Book Antiqua"/>
          <w:b/>
          <w:noProof w:val="0"/>
          <w:lang w:val="en-US"/>
        </w:rPr>
        <w:t xml:space="preserve"> </w:t>
      </w:r>
      <w:r w:rsidR="00902B70" w:rsidRPr="00C829CA">
        <w:rPr>
          <w:rFonts w:ascii="Book Antiqua" w:hAnsi="Book Antiqua"/>
          <w:noProof w:val="0"/>
          <w:lang w:val="en-US"/>
        </w:rPr>
        <w:t>The counter of transmitted Key_Report PLOAM messages. (R) (mandatory) (4 byte)</w:t>
      </w:r>
    </w:p>
    <w:p w14:paraId="41F4956C" w14:textId="44E60DA8" w:rsidR="00902B70" w:rsidRPr="00C829CA" w:rsidRDefault="00902B70" w:rsidP="00902B70">
      <w:pPr>
        <w:pStyle w:val="Attribute"/>
        <w:jc w:val="both"/>
        <w:rPr>
          <w:rFonts w:ascii="Book Antiqua" w:hAnsi="Book Antiqua"/>
          <w:noProof w:val="0"/>
          <w:lang w:val="en-US"/>
        </w:rPr>
      </w:pPr>
      <w:r w:rsidRPr="00C829CA">
        <w:rPr>
          <w:rFonts w:ascii="Book Antiqua" w:hAnsi="Book Antiqua"/>
          <w:b/>
          <w:noProof w:val="0"/>
          <w:lang w:val="en-US"/>
        </w:rPr>
        <w:t>Acknowledgement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Registration PLOAM messages. (R) (mandatory) (4 byte)</w:t>
      </w:r>
    </w:p>
    <w:p w14:paraId="5F152700" w14:textId="5643908C" w:rsidR="00902B70" w:rsidRPr="00C829CA" w:rsidRDefault="00A11F28" w:rsidP="00902B70">
      <w:pPr>
        <w:pStyle w:val="Attribute"/>
        <w:jc w:val="both"/>
        <w:rPr>
          <w:rFonts w:ascii="Book Antiqua" w:hAnsi="Book Antiqua"/>
          <w:noProof w:val="0"/>
          <w:lang w:val="en-US"/>
        </w:rPr>
      </w:pPr>
      <w:r w:rsidRPr="00C829CA">
        <w:rPr>
          <w:rFonts w:ascii="Book Antiqua" w:hAnsi="Book Antiqua"/>
          <w:b/>
          <w:noProof w:val="0"/>
          <w:lang w:val="en-US"/>
        </w:rPr>
        <w:t>Sleep_Request</w:t>
      </w:r>
      <w:r w:rsidR="00902B70" w:rsidRPr="00C829CA">
        <w:rPr>
          <w:rFonts w:ascii="Book Antiqua" w:hAnsi="Book Antiqua"/>
          <w:b/>
          <w:noProof w:val="0"/>
          <w:lang w:val="en-US"/>
        </w:rPr>
        <w:t xml:space="preserve">  message count</w:t>
      </w:r>
      <w:r w:rsidR="00902B70" w:rsidRPr="00C829CA">
        <w:rPr>
          <w:rFonts w:ascii="Book Antiqua" w:hAnsi="Book Antiqua"/>
          <w:noProof w:val="0"/>
          <w:lang w:val="en-US"/>
        </w:rPr>
        <w:t>:</w:t>
      </w:r>
      <w:r w:rsidR="00902B70" w:rsidRPr="00C829CA">
        <w:rPr>
          <w:rFonts w:ascii="Book Antiqua" w:hAnsi="Book Antiqua"/>
          <w:b/>
          <w:noProof w:val="0"/>
          <w:lang w:val="en-US"/>
        </w:rPr>
        <w:t xml:space="preserve"> </w:t>
      </w:r>
      <w:r w:rsidR="00902B70" w:rsidRPr="00C829CA">
        <w:rPr>
          <w:rFonts w:ascii="Book Antiqua" w:hAnsi="Book Antiqua"/>
          <w:noProof w:val="0"/>
          <w:lang w:val="en-US"/>
        </w:rPr>
        <w:t xml:space="preserve">The counter of transmitted </w:t>
      </w:r>
      <w:r w:rsidRPr="00C829CA">
        <w:rPr>
          <w:rFonts w:ascii="Book Antiqua" w:hAnsi="Book Antiqua"/>
          <w:noProof w:val="0"/>
          <w:lang w:val="en-US"/>
        </w:rPr>
        <w:t>Sleep_Request</w:t>
      </w:r>
      <w:r w:rsidR="00902B70" w:rsidRPr="00C829CA">
        <w:rPr>
          <w:rFonts w:ascii="Book Antiqua" w:hAnsi="Book Antiqua"/>
          <w:noProof w:val="0"/>
          <w:lang w:val="en-US"/>
        </w:rPr>
        <w:t xml:space="preserve"> PLOAM messages. (R) (mandatory) (4 byte)</w:t>
      </w:r>
    </w:p>
    <w:p w14:paraId="16BC3B1D" w14:textId="60BB4121"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lastRenderedPageBreak/>
        <w:t>Tuning_Response (ACK/NACK)  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Tuning_Response PLOAM messages with ACK/NACK operation code. (R) (mandatory) (4 byte)</w:t>
      </w:r>
    </w:p>
    <w:p w14:paraId="4712EFD1" w14:textId="426FE614"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Tuning_</w:t>
      </w:r>
      <w:r w:rsidR="00B5576D">
        <w:rPr>
          <w:rFonts w:ascii="Book Antiqua" w:hAnsi="Book Antiqua"/>
          <w:b/>
          <w:noProof w:val="0"/>
          <w:lang w:val="en-US"/>
        </w:rPr>
        <w:t xml:space="preserve">Response (Complete_u/Rollback) </w:t>
      </w:r>
      <w:r w:rsidRPr="00C829CA">
        <w:rPr>
          <w:rFonts w:ascii="Book Antiqua" w:hAnsi="Book Antiqua"/>
          <w:b/>
          <w:noProof w:val="0"/>
          <w:lang w:val="en-US"/>
        </w:rPr>
        <w:t>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Tuning_Response PLOAM messages with Complete_u/Rollback operation code. (R) (mandatory) (4 byte)</w:t>
      </w:r>
    </w:p>
    <w:p w14:paraId="4E349529" w14:textId="543524F1"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Power_Consumption_Report</w:t>
      </w:r>
      <w:r w:rsidR="00B5576D">
        <w:rPr>
          <w:rFonts w:ascii="Book Antiqua" w:hAnsi="Book Antiqua"/>
          <w:b/>
          <w:noProof w:val="0"/>
          <w:lang w:val="en-US"/>
        </w:rPr>
        <w:t xml:space="preserve"> </w:t>
      </w:r>
      <w:r w:rsidRPr="00C829CA">
        <w:rPr>
          <w:rFonts w:ascii="Book Antiqua" w:hAnsi="Book Antiqua"/>
          <w:b/>
          <w:noProof w:val="0"/>
          <w:lang w:val="en-US"/>
        </w:rPr>
        <w:t>message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The counter of transmitted Power_Consumption_Report PLOAM messages. (R) (mandatory) (4 byte)</w:t>
      </w:r>
    </w:p>
    <w:p w14:paraId="5B348436" w14:textId="489A53A6"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Change_Power_Level parameter error count</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transmitted Acknowledgement PLOAM messages with </w:t>
      </w:r>
      <w:r w:rsidRPr="00C829CA">
        <w:rPr>
          <w:rFonts w:ascii="Book Antiqua" w:hAnsi="Book Antiqua"/>
          <w:noProof w:val="0"/>
          <w:szCs w:val="24"/>
          <w:lang w:val="en-US"/>
        </w:rPr>
        <w:t xml:space="preserve">Parameter Error completion code in response to Change_Power_Level PLOAM message. </w:t>
      </w:r>
      <w:r w:rsidRPr="00C829CA">
        <w:rPr>
          <w:rFonts w:ascii="Book Antiqua" w:hAnsi="Book Antiqua"/>
          <w:noProof w:val="0"/>
          <w:lang w:val="en-US"/>
        </w:rPr>
        <w:t>(R) (mandatory) (4 byte)</w:t>
      </w:r>
    </w:p>
    <w:p w14:paraId="0DBA12D6"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Actions</w:t>
      </w:r>
    </w:p>
    <w:p w14:paraId="36715045" w14:textId="77777777"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34212735" w14:textId="5A6AFE88" w:rsidR="00A80238" w:rsidRPr="00C829CA" w:rsidRDefault="00A80238" w:rsidP="00A80238">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76E9E24F" w14:textId="77777777" w:rsidR="00A80238" w:rsidRPr="00C829CA" w:rsidRDefault="00A80238" w:rsidP="00A80238">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A80238" w:rsidRPr="00C829CA" w14:paraId="49814ABB" w14:textId="77777777" w:rsidTr="00814725">
        <w:trPr>
          <w:cantSplit/>
        </w:trPr>
        <w:tc>
          <w:tcPr>
            <w:tcW w:w="8100" w:type="dxa"/>
            <w:gridSpan w:val="3"/>
            <w:tcBorders>
              <w:top w:val="nil"/>
              <w:left w:val="nil"/>
              <w:right w:val="nil"/>
            </w:tcBorders>
            <w:vAlign w:val="center"/>
          </w:tcPr>
          <w:p w14:paraId="059BEA89" w14:textId="77777777" w:rsidR="00A80238" w:rsidRPr="00C829CA" w:rsidRDefault="00A80238" w:rsidP="007855D7">
            <w:pPr>
              <w:pStyle w:val="Tablehead"/>
              <w:jc w:val="left"/>
              <w:rPr>
                <w:rFonts w:ascii="Book Antiqua" w:hAnsi="Book Antiqua"/>
                <w:lang w:val="en-US"/>
              </w:rPr>
            </w:pPr>
            <w:r w:rsidRPr="00C829CA">
              <w:rPr>
                <w:rFonts w:ascii="Book Antiqua" w:hAnsi="Book Antiqua"/>
                <w:lang w:val="en-US"/>
              </w:rPr>
              <w:t>Threshold crossing alert</w:t>
            </w:r>
          </w:p>
        </w:tc>
      </w:tr>
      <w:tr w:rsidR="00A80238" w:rsidRPr="00C829CA" w14:paraId="7AF324EF" w14:textId="77777777" w:rsidTr="00814725">
        <w:trPr>
          <w:cantSplit/>
        </w:trPr>
        <w:tc>
          <w:tcPr>
            <w:tcW w:w="1080" w:type="dxa"/>
            <w:vAlign w:val="center"/>
          </w:tcPr>
          <w:p w14:paraId="001CD449"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6D089AA8" w14:textId="77777777" w:rsidR="00A80238" w:rsidRPr="00C829CA" w:rsidRDefault="00A80238"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7E220A54" w14:textId="77777777" w:rsidR="00A80238" w:rsidRPr="00C829CA" w:rsidRDefault="00A80238"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A80238" w:rsidRPr="00C829CA" w14:paraId="2B6C4599" w14:textId="77777777" w:rsidTr="00814725">
        <w:trPr>
          <w:cantSplit/>
        </w:trPr>
        <w:tc>
          <w:tcPr>
            <w:tcW w:w="1080" w:type="dxa"/>
          </w:tcPr>
          <w:p w14:paraId="5CDCDEBB"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20599A28" w14:textId="242DDE2B"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87BAB6D" w14:textId="77777777" w:rsidR="00A80238" w:rsidRPr="00C829CA" w:rsidRDefault="00A80238"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A80238" w:rsidRPr="00C829CA" w14:paraId="1F2F0278" w14:textId="77777777" w:rsidTr="00814725">
        <w:trPr>
          <w:cantSplit/>
        </w:trPr>
        <w:tc>
          <w:tcPr>
            <w:tcW w:w="1080" w:type="dxa"/>
          </w:tcPr>
          <w:p w14:paraId="73B6BF9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44E203B7" w14:textId="0EB0D0F2"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DB54BF0"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A80238" w:rsidRPr="00C829CA" w14:paraId="01DAEFA1" w14:textId="77777777" w:rsidTr="00814725">
        <w:trPr>
          <w:cantSplit/>
        </w:trPr>
        <w:tc>
          <w:tcPr>
            <w:tcW w:w="1080" w:type="dxa"/>
          </w:tcPr>
          <w:p w14:paraId="697E659F"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310D6F29" w14:textId="304C85AB"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6B6E4F09"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A80238" w:rsidRPr="00C829CA" w14:paraId="7BF5601E" w14:textId="77777777" w:rsidTr="00814725">
        <w:trPr>
          <w:cantSplit/>
        </w:trPr>
        <w:tc>
          <w:tcPr>
            <w:tcW w:w="1080" w:type="dxa"/>
          </w:tcPr>
          <w:p w14:paraId="4727A192"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566E2CB7" w14:textId="0D02CBE5"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5BB64EAE"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A80238" w:rsidRPr="00C829CA" w14:paraId="09FD8644" w14:textId="77777777" w:rsidTr="00814725">
        <w:trPr>
          <w:cantSplit/>
        </w:trPr>
        <w:tc>
          <w:tcPr>
            <w:tcW w:w="1080" w:type="dxa"/>
          </w:tcPr>
          <w:p w14:paraId="0F756938"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265248CF" w14:textId="33DD3208"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3DC0014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A80238" w:rsidRPr="00C829CA" w14:paraId="1957B178" w14:textId="77777777" w:rsidTr="00814725">
        <w:trPr>
          <w:cantSplit/>
        </w:trPr>
        <w:tc>
          <w:tcPr>
            <w:tcW w:w="1080" w:type="dxa"/>
          </w:tcPr>
          <w:p w14:paraId="5E149C25"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57B70F2E" w14:textId="47D539E4" w:rsidR="00A80238" w:rsidRPr="00C829CA" w:rsidRDefault="00A80238" w:rsidP="007855D7">
            <w:pPr>
              <w:pStyle w:val="Tabletext0"/>
              <w:rPr>
                <w:rFonts w:ascii="Book Antiqua" w:hAnsi="Book Antiqua"/>
                <w:noProof w:val="0"/>
                <w:lang w:val="en-US"/>
              </w:rPr>
            </w:pPr>
          </w:p>
        </w:tc>
        <w:tc>
          <w:tcPr>
            <w:tcW w:w="1980" w:type="dxa"/>
            <w:shd w:val="clear" w:color="auto" w:fill="FFFFFF" w:themeFill="background1"/>
          </w:tcPr>
          <w:p w14:paraId="24CE4C74" w14:textId="77777777" w:rsidR="00A80238" w:rsidRPr="00C829CA" w:rsidRDefault="00A80238"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14725" w:rsidRPr="00C829CA" w14:paraId="429BB7DE" w14:textId="77777777" w:rsidTr="00814725">
        <w:trPr>
          <w:cantSplit/>
        </w:trPr>
        <w:tc>
          <w:tcPr>
            <w:tcW w:w="1080" w:type="dxa"/>
          </w:tcPr>
          <w:p w14:paraId="78D4391A" w14:textId="70D7BEA0" w:rsidR="00814725" w:rsidRPr="00C829CA" w:rsidRDefault="00814725" w:rsidP="00814725">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009F8DB0" w14:textId="6E0EADD8" w:rsidR="00814725" w:rsidRPr="00C829CA" w:rsidRDefault="00814725" w:rsidP="00B5576D">
            <w:pPr>
              <w:pStyle w:val="Tabletext0"/>
              <w:rPr>
                <w:rFonts w:ascii="Book Antiqua" w:hAnsi="Book Antiqua"/>
                <w:noProof w:val="0"/>
                <w:szCs w:val="22"/>
                <w:lang w:val="en-US"/>
              </w:rPr>
            </w:pPr>
          </w:p>
        </w:tc>
        <w:tc>
          <w:tcPr>
            <w:tcW w:w="1980" w:type="dxa"/>
            <w:shd w:val="clear" w:color="auto" w:fill="FFFFFF" w:themeFill="background1"/>
          </w:tcPr>
          <w:p w14:paraId="040B5A81" w14:textId="20EAB33C"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14725" w:rsidRPr="00C829CA" w14:paraId="083ABBAD" w14:textId="77777777" w:rsidTr="00814725">
        <w:trPr>
          <w:cantSplit/>
        </w:trPr>
        <w:tc>
          <w:tcPr>
            <w:tcW w:w="1080" w:type="dxa"/>
          </w:tcPr>
          <w:p w14:paraId="1D3FFF6C" w14:textId="1FB8F8E9"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3B36942C" w14:textId="42C5F742" w:rsidR="00814725" w:rsidRPr="00C829CA" w:rsidRDefault="00814725" w:rsidP="007855D7">
            <w:pPr>
              <w:pStyle w:val="Tabletext0"/>
              <w:rPr>
                <w:rFonts w:ascii="Book Antiqua" w:hAnsi="Book Antiqua"/>
                <w:noProof w:val="0"/>
                <w:szCs w:val="22"/>
                <w:lang w:val="en-US"/>
              </w:rPr>
            </w:pPr>
          </w:p>
        </w:tc>
        <w:tc>
          <w:tcPr>
            <w:tcW w:w="1980" w:type="dxa"/>
            <w:shd w:val="clear" w:color="auto" w:fill="FFFFFF" w:themeFill="background1"/>
          </w:tcPr>
          <w:p w14:paraId="37DF2FD4" w14:textId="66EACB2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14725" w:rsidRPr="00C829CA" w14:paraId="72B1FEAB" w14:textId="77777777" w:rsidTr="00814725">
        <w:trPr>
          <w:cantSplit/>
        </w:trPr>
        <w:tc>
          <w:tcPr>
            <w:tcW w:w="1080" w:type="dxa"/>
          </w:tcPr>
          <w:p w14:paraId="207DAD7F" w14:textId="1631D4FE"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1075AADF" w14:textId="3FAB64BC" w:rsidR="00814725" w:rsidRPr="00C829CA" w:rsidRDefault="00814725" w:rsidP="007855D7">
            <w:pPr>
              <w:pStyle w:val="Tabletext0"/>
              <w:rPr>
                <w:rFonts w:ascii="Book Antiqua" w:hAnsi="Book Antiqua"/>
                <w:noProof w:val="0"/>
                <w:szCs w:val="22"/>
                <w:lang w:val="en-US"/>
              </w:rPr>
            </w:pPr>
          </w:p>
        </w:tc>
        <w:tc>
          <w:tcPr>
            <w:tcW w:w="1980" w:type="dxa"/>
            <w:shd w:val="clear" w:color="auto" w:fill="FFFFFF" w:themeFill="background1"/>
          </w:tcPr>
          <w:p w14:paraId="0D28D64D" w14:textId="58808683"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814725" w:rsidRPr="00C829CA" w14:paraId="5157EBFD" w14:textId="77777777" w:rsidTr="00814725">
        <w:trPr>
          <w:cantSplit/>
        </w:trPr>
        <w:tc>
          <w:tcPr>
            <w:tcW w:w="1080" w:type="dxa"/>
          </w:tcPr>
          <w:p w14:paraId="45386528" w14:textId="350521B4"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9</w:t>
            </w:r>
          </w:p>
        </w:tc>
        <w:tc>
          <w:tcPr>
            <w:tcW w:w="5040" w:type="dxa"/>
            <w:shd w:val="clear" w:color="auto" w:fill="FFFFFF" w:themeFill="background1"/>
          </w:tcPr>
          <w:p w14:paraId="1F8D9AD5" w14:textId="0B9F3E44"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Change_Power_Level parameter error count</w:t>
            </w:r>
          </w:p>
        </w:tc>
        <w:tc>
          <w:tcPr>
            <w:tcW w:w="1980" w:type="dxa"/>
            <w:shd w:val="clear" w:color="auto" w:fill="FFFFFF" w:themeFill="background1"/>
          </w:tcPr>
          <w:p w14:paraId="1679950E" w14:textId="55B52648"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A80238" w:rsidRPr="00C829CA" w14:paraId="3825D426" w14:textId="77777777" w:rsidTr="00814725">
        <w:trPr>
          <w:cantSplit/>
        </w:trPr>
        <w:tc>
          <w:tcPr>
            <w:tcW w:w="8100" w:type="dxa"/>
            <w:gridSpan w:val="3"/>
          </w:tcPr>
          <w:p w14:paraId="54400C54" w14:textId="77777777" w:rsidR="00A80238" w:rsidRPr="00C829CA" w:rsidRDefault="00A80238"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1E488348" w14:textId="77777777" w:rsidR="00A80238" w:rsidRPr="00C829CA" w:rsidRDefault="00A80238" w:rsidP="00A80238">
      <w:pPr>
        <w:pStyle w:val="Body"/>
      </w:pPr>
    </w:p>
    <w:p w14:paraId="54690012" w14:textId="77777777" w:rsidR="00142F6A" w:rsidRPr="00C829CA" w:rsidRDefault="00142F6A" w:rsidP="00A11F28">
      <w:pPr>
        <w:pStyle w:val="Attribute"/>
        <w:jc w:val="both"/>
        <w:rPr>
          <w:rFonts w:ascii="Book Antiqua" w:hAnsi="Book Antiqua"/>
          <w:noProof w:val="0"/>
          <w:lang w:val="en-US"/>
        </w:rPr>
      </w:pPr>
    </w:p>
    <w:p w14:paraId="45CB91C3" w14:textId="77777777" w:rsidR="004F115E" w:rsidRPr="00C829CA" w:rsidRDefault="004F115E" w:rsidP="00A73D03">
      <w:pPr>
        <w:rPr>
          <w:sz w:val="24"/>
          <w:szCs w:val="24"/>
        </w:rPr>
      </w:pPr>
    </w:p>
    <w:p w14:paraId="5F8F5A2D" w14:textId="77777777" w:rsidR="00A11F28" w:rsidRPr="00C829CA" w:rsidRDefault="00A11F28" w:rsidP="00A11F28">
      <w:pPr>
        <w:widowControl w:val="0"/>
        <w:rPr>
          <w:sz w:val="24"/>
          <w:szCs w:val="24"/>
        </w:rPr>
      </w:pPr>
    </w:p>
    <w:p w14:paraId="19835787" w14:textId="77777777" w:rsidR="00A11F28" w:rsidRPr="00C829CA" w:rsidRDefault="00A11F28" w:rsidP="00A11F28">
      <w:pPr>
        <w:pStyle w:val="Body"/>
      </w:pPr>
    </w:p>
    <w:p w14:paraId="5EC18E16" w14:textId="2C95D4A8" w:rsidR="00A11F28" w:rsidRPr="00C829CA" w:rsidRDefault="00A11F28" w:rsidP="00A11F28">
      <w:pPr>
        <w:pStyle w:val="Heading3"/>
      </w:pPr>
      <w:bookmarkStart w:id="149" w:name="_Toc33697782"/>
      <w:r w:rsidRPr="00C829CA">
        <w:rPr>
          <w:lang w:eastAsia="zh-CN"/>
        </w:rPr>
        <w:t xml:space="preserve">TWDM channel tuning </w:t>
      </w:r>
      <w:r w:rsidRPr="00C829CA">
        <w:t xml:space="preserve">performance monitoring history </w:t>
      </w:r>
      <w:r w:rsidRPr="004F3516">
        <w:t xml:space="preserve">data </w:t>
      </w:r>
      <w:r w:rsidR="00F73771" w:rsidRPr="004F3516">
        <w:t>part 1</w:t>
      </w:r>
      <w:bookmarkEnd w:id="149"/>
    </w:p>
    <w:p w14:paraId="250321E4" w14:textId="07D036FF"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9.16.8</w:t>
      </w:r>
      <w:r w:rsidRPr="00537880">
        <w:rPr>
          <w:color w:val="E36C0A" w:themeColor="accent6" w:themeShade="BF"/>
          <w:sz w:val="22"/>
        </w:rPr>
        <w:t xml:space="preserve">. </w:t>
      </w:r>
    </w:p>
    <w:p w14:paraId="0437EDBD" w14:textId="3347FB35" w:rsidR="00537880" w:rsidRPr="00537880" w:rsidRDefault="00FC0604" w:rsidP="00537880">
      <w:pPr>
        <w:pStyle w:val="Body"/>
        <w:rPr>
          <w:color w:val="E36C0A" w:themeColor="accent6" w:themeShade="BF"/>
          <w:sz w:val="22"/>
        </w:rPr>
      </w:pPr>
      <w:r>
        <w:rPr>
          <w:color w:val="E36C0A" w:themeColor="accent6" w:themeShade="BF"/>
          <w:sz w:val="22"/>
        </w:rPr>
        <w:t>Note that G.988</w:t>
      </w:r>
      <w:r w:rsidR="00537880" w:rsidRPr="00537880">
        <w:rPr>
          <w:color w:val="E36C0A" w:themeColor="accent6" w:themeShade="BF"/>
          <w:sz w:val="22"/>
        </w:rPr>
        <w:t xml:space="preserve"> </w:t>
      </w:r>
      <w:r w:rsidR="00537880">
        <w:t>has renumbered TCA alarms.</w:t>
      </w:r>
    </w:p>
    <w:p w14:paraId="70A83131" w14:textId="3D694CC5" w:rsidR="00537880" w:rsidRDefault="00537880" w:rsidP="00537880">
      <w:pPr>
        <w:pStyle w:val="Body"/>
      </w:pPr>
      <w:r>
        <w:t xml:space="preserve">The remainder of this </w:t>
      </w:r>
      <w:r w:rsidR="00A14659">
        <w:t>clause</w:t>
      </w:r>
      <w:r>
        <w:t xml:space="preserve"> is retained for information and reference only.</w:t>
      </w:r>
    </w:p>
    <w:p w14:paraId="25F93989" w14:textId="77777777" w:rsidR="00537880" w:rsidRDefault="00537880" w:rsidP="00A11F28">
      <w:pPr>
        <w:widowControl w:val="0"/>
        <w:rPr>
          <w:rFonts w:ascii="Book Antiqua" w:hAnsi="Book Antiqua"/>
          <w:sz w:val="24"/>
          <w:szCs w:val="24"/>
        </w:rPr>
      </w:pPr>
    </w:p>
    <w:p w14:paraId="4274DD19" w14:textId="3A456183" w:rsidR="00A11F28" w:rsidRPr="00C829CA" w:rsidRDefault="00A11F28" w:rsidP="00A11F28">
      <w:pPr>
        <w:widowControl w:val="0"/>
        <w:rPr>
          <w:rFonts w:ascii="Book Antiqua" w:hAnsi="Book Antiqua"/>
          <w:sz w:val="24"/>
          <w:szCs w:val="24"/>
        </w:rPr>
      </w:pPr>
      <w:r w:rsidRPr="00C829CA">
        <w:rPr>
          <w:rFonts w:ascii="Book Antiqua" w:hAnsi="Book Antiqua"/>
          <w:sz w:val="24"/>
          <w:szCs w:val="24"/>
        </w:rPr>
        <w:t>This managed entity collects certain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1AF76DDE" w14:textId="3BC23BD7" w:rsidR="00A73D03" w:rsidRPr="00C829CA" w:rsidRDefault="000B5480">
      <w:pPr>
        <w:spacing w:after="0"/>
        <w:rPr>
          <w:rFonts w:ascii="Book Antiqua" w:hAnsi="Book Antiqua"/>
          <w:sz w:val="24"/>
          <w:szCs w:val="24"/>
        </w:rPr>
      </w:pPr>
      <w:r w:rsidRPr="00C829CA">
        <w:rPr>
          <w:rFonts w:ascii="Book Antiqua" w:hAnsi="Book Antiqua"/>
          <w:sz w:val="24"/>
          <w:szCs w:val="24"/>
        </w:rPr>
        <w:t xml:space="preserve">The relevant events this ME is concerned with are counted towards the performance monitoring statistics associated with the source TWDM channel. </w:t>
      </w:r>
      <w:r w:rsidR="00F41535" w:rsidRPr="00C829CA">
        <w:rPr>
          <w:rFonts w:ascii="Book Antiqua" w:hAnsi="Book Antiqua"/>
          <w:sz w:val="24"/>
          <w:szCs w:val="24"/>
        </w:rPr>
        <w:t xml:space="preserve">The attribute descriptions refer to the ONU activation cycle states and timers specified in Clause 12/G.989.3. </w:t>
      </w:r>
      <w:r w:rsidR="00A11F28" w:rsidRPr="00C829CA">
        <w:rPr>
          <w:rFonts w:ascii="Book Antiqua" w:hAnsi="Book Antiqua"/>
          <w:sz w:val="24"/>
          <w:szCs w:val="24"/>
        </w:rPr>
        <w:t xml:space="preserve">This ME contains the counters characterized as </w:t>
      </w:r>
      <w:r w:rsidR="00A11F28" w:rsidRPr="00C829CA">
        <w:rPr>
          <w:rFonts w:ascii="Book Antiqua" w:hAnsi="Book Antiqua"/>
          <w:b/>
          <w:sz w:val="24"/>
          <w:szCs w:val="24"/>
        </w:rPr>
        <w:t>mandatory</w:t>
      </w:r>
      <w:r w:rsidR="00A11F28" w:rsidRPr="00C829CA">
        <w:rPr>
          <w:rFonts w:ascii="Book Antiqua" w:hAnsi="Book Antiqua"/>
          <w:sz w:val="24"/>
          <w:szCs w:val="24"/>
        </w:rPr>
        <w:t xml:space="preserve"> in Clause 14/G.989.3.  </w:t>
      </w:r>
    </w:p>
    <w:p w14:paraId="30AF31CE" w14:textId="77777777" w:rsidR="00A11F28" w:rsidRPr="00C829CA" w:rsidRDefault="00A11F28">
      <w:pPr>
        <w:spacing w:after="0"/>
        <w:rPr>
          <w:rFonts w:ascii="Book Antiqua" w:hAnsi="Book Antiqua"/>
          <w:sz w:val="24"/>
          <w:szCs w:val="24"/>
        </w:rPr>
      </w:pPr>
    </w:p>
    <w:p w14:paraId="0A3E09F2" w14:textId="77777777" w:rsidR="00A11F28" w:rsidRPr="00C829CA" w:rsidRDefault="00A11F28" w:rsidP="00A11F28">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09104F93" w14:textId="77777777" w:rsidR="00A11F28" w:rsidRPr="00C829CA" w:rsidRDefault="00A11F28" w:rsidP="00A11F28">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51C978E4" w14:textId="77777777" w:rsidR="00A11F28" w:rsidRPr="00C829CA" w:rsidRDefault="00A11F28" w:rsidP="00A11F28">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392FAF66" w14:textId="77777777" w:rsidR="00A11F28" w:rsidRPr="00C829CA" w:rsidRDefault="00A11F28" w:rsidP="00A11F28">
      <w:pPr>
        <w:pStyle w:val="Headingi"/>
        <w:jc w:val="both"/>
        <w:rPr>
          <w:rFonts w:ascii="Book Antiqua" w:hAnsi="Book Antiqua"/>
          <w:noProof w:val="0"/>
          <w:lang w:val="en-US"/>
        </w:rPr>
      </w:pPr>
      <w:r w:rsidRPr="00C829CA">
        <w:rPr>
          <w:rFonts w:ascii="Book Antiqua" w:hAnsi="Book Antiqua"/>
          <w:noProof w:val="0"/>
          <w:lang w:val="en-US"/>
        </w:rPr>
        <w:t>Attributes</w:t>
      </w:r>
    </w:p>
    <w:p w14:paraId="7568BD75"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4E3936CD"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03F835B6" w14:textId="77777777"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948D147" w14:textId="29915C89" w:rsidR="00A11F28" w:rsidRPr="00C829CA" w:rsidRDefault="00A11F28" w:rsidP="00A11F28">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for Rx only or Rx and Tx: </w:t>
      </w:r>
      <w:r w:rsidRPr="00C829CA">
        <w:rPr>
          <w:rFonts w:ascii="Book Antiqua" w:hAnsi="Book Antiqua"/>
          <w:noProof w:val="0"/>
          <w:lang w:val="en-US"/>
        </w:rPr>
        <w:t xml:space="preserve">The counter of received Tuning_Control PLOAM messages with Request operation </w:t>
      </w:r>
      <w:r w:rsidRPr="00C829CA">
        <w:rPr>
          <w:rFonts w:ascii="Book Antiqua" w:hAnsi="Book Antiqua"/>
          <w:noProof w:val="0"/>
          <w:lang w:val="en-US"/>
        </w:rPr>
        <w:lastRenderedPageBreak/>
        <w:t>code that contain tuning ins</w:t>
      </w:r>
      <w:r w:rsidR="00C829CA">
        <w:rPr>
          <w:rFonts w:ascii="Book Antiqua" w:hAnsi="Book Antiqua"/>
          <w:noProof w:val="0"/>
          <w:lang w:val="en-US"/>
        </w:rPr>
        <w:t>t</w:t>
      </w:r>
      <w:r w:rsidRPr="00C829CA">
        <w:rPr>
          <w:rFonts w:ascii="Book Antiqua" w:hAnsi="Book Antiqua"/>
          <w:noProof w:val="0"/>
          <w:lang w:val="en-US"/>
        </w:rPr>
        <w:t>ructions either for receiver only or for both received and tran</w:t>
      </w:r>
      <w:r w:rsidR="00C829CA">
        <w:rPr>
          <w:rFonts w:ascii="Book Antiqua" w:hAnsi="Book Antiqua"/>
          <w:noProof w:val="0"/>
          <w:lang w:val="en-US"/>
        </w:rPr>
        <w:t>s</w:t>
      </w:r>
      <w:r w:rsidRPr="00C829CA">
        <w:rPr>
          <w:rFonts w:ascii="Book Antiqua" w:hAnsi="Book Antiqua"/>
          <w:noProof w:val="0"/>
          <w:lang w:val="en-US"/>
        </w:rPr>
        <w:t>mitter. (R) (mandatory) (4 byte)</w:t>
      </w:r>
    </w:p>
    <w:p w14:paraId="6A260FB8" w14:textId="7FE06C0F"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for Tx only: </w:t>
      </w:r>
      <w:r w:rsidRPr="00C829CA">
        <w:rPr>
          <w:rFonts w:ascii="Book Antiqua" w:hAnsi="Book Antiqua"/>
          <w:noProof w:val="0"/>
          <w:lang w:val="en-US"/>
        </w:rPr>
        <w:t>The counter of received Tuning_Control PLOAM messages with Request operation code that contain tuning ins</w:t>
      </w:r>
      <w:r w:rsidR="00C829CA">
        <w:rPr>
          <w:rFonts w:ascii="Book Antiqua" w:hAnsi="Book Antiqua"/>
          <w:noProof w:val="0"/>
          <w:lang w:val="en-US"/>
        </w:rPr>
        <w:t>t</w:t>
      </w:r>
      <w:r w:rsidRPr="00C829CA">
        <w:rPr>
          <w:rFonts w:ascii="Book Antiqua" w:hAnsi="Book Antiqua"/>
          <w:noProof w:val="0"/>
          <w:lang w:val="en-US"/>
        </w:rPr>
        <w:t>ructions for tran</w:t>
      </w:r>
      <w:r w:rsidR="00C829CA">
        <w:rPr>
          <w:rFonts w:ascii="Book Antiqua" w:hAnsi="Book Antiqua"/>
          <w:noProof w:val="0"/>
          <w:lang w:val="en-US"/>
        </w:rPr>
        <w:t>s</w:t>
      </w:r>
      <w:r w:rsidRPr="00C829CA">
        <w:rPr>
          <w:rFonts w:ascii="Book Antiqua" w:hAnsi="Book Antiqua"/>
          <w:noProof w:val="0"/>
          <w:lang w:val="en-US"/>
        </w:rPr>
        <w:t>mitter only. (R) (mandatory) (4 byte)</w:t>
      </w:r>
    </w:p>
    <w:p w14:paraId="3C14F4B3" w14:textId="21A80820"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rejected/INT_SFC: </w:t>
      </w:r>
      <w:r w:rsidRPr="00C829CA">
        <w:rPr>
          <w:rFonts w:ascii="Book Antiqua" w:hAnsi="Book Antiqua"/>
          <w:noProof w:val="0"/>
          <w:lang w:val="en-US"/>
        </w:rPr>
        <w:t>The counter of transmitted Tuning_Response PLOAM messages with NACK operation code and INT_SFC response code, indicating inability to start transceiver tuning by the specified time (SFC). (R) (mandatory) (4 byte)</w:t>
      </w:r>
    </w:p>
    <w:p w14:paraId="7F85FACC" w14:textId="7C9C9082"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counter of transmitted Tuning_Response PLOAM messages with NACK operation code and any DS_xxx response code, indicating target downstream wavelength channel inconsistency. (R) (mandatory) (4 byte)</w:t>
      </w:r>
    </w:p>
    <w:p w14:paraId="1817AF0C" w14:textId="1D60B866" w:rsidR="00441485" w:rsidRPr="00C829CA" w:rsidRDefault="00441485" w:rsidP="0044148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counter of transmitted Tuning_Response PLOAM messages with NACK operation code and any US_xxx response code, indicating target upstream wavelength channel inconsistency. (R) (mandatory) (4 byte)</w:t>
      </w:r>
    </w:p>
    <w:p w14:paraId="5B60BD73" w14:textId="436FEB2D" w:rsidR="00CF752A" w:rsidRPr="00C829CA" w:rsidRDefault="00CF752A" w:rsidP="00CF752A">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w:t>
      </w:r>
      <w:r w:rsidR="007D15BD" w:rsidRPr="00C829CA">
        <w:rPr>
          <w:rFonts w:ascii="Book Antiqua" w:hAnsi="Book Antiqua"/>
          <w:b/>
          <w:noProof w:val="0"/>
          <w:lang w:val="en-US"/>
        </w:rPr>
        <w:t>fulfilled</w:t>
      </w:r>
      <w:r w:rsidRPr="00C829CA">
        <w:rPr>
          <w:rFonts w:ascii="Book Antiqua" w:hAnsi="Book Antiqua"/>
          <w:b/>
          <w:noProof w:val="0"/>
          <w:lang w:val="en-US"/>
        </w:rPr>
        <w:t xml:space="preserve"> with ONU reacquired at target channel: </w:t>
      </w:r>
      <w:r w:rsidRPr="00C829CA">
        <w:rPr>
          <w:rFonts w:ascii="Book Antiqua" w:hAnsi="Book Antiqua"/>
          <w:noProof w:val="0"/>
          <w:lang w:val="en-US"/>
        </w:rPr>
        <w:t xml:space="preserve">The counter of </w:t>
      </w:r>
      <w:r w:rsidR="00306BE0" w:rsidRPr="00C829CA">
        <w:rPr>
          <w:rFonts w:ascii="Book Antiqua" w:hAnsi="Book Antiqua"/>
          <w:noProof w:val="0"/>
          <w:lang w:val="en-US"/>
        </w:rPr>
        <w:t>control</w:t>
      </w:r>
      <w:r w:rsidR="00C829CA">
        <w:rPr>
          <w:rFonts w:ascii="Book Antiqua" w:hAnsi="Book Antiqua"/>
          <w:noProof w:val="0"/>
          <w:lang w:val="en-US"/>
        </w:rPr>
        <w:t>l</w:t>
      </w:r>
      <w:r w:rsidR="00306BE0" w:rsidRPr="00C829CA">
        <w:rPr>
          <w:rFonts w:ascii="Book Antiqua" w:hAnsi="Book Antiqua"/>
          <w:noProof w:val="0"/>
          <w:lang w:val="en-US"/>
        </w:rPr>
        <w:t xml:space="preserve">ed tuning attempts </w:t>
      </w:r>
      <w:r w:rsidRPr="00C829CA">
        <w:rPr>
          <w:rFonts w:ascii="Book Antiqua" w:hAnsi="Book Antiqua"/>
          <w:noProof w:val="0"/>
          <w:lang w:val="en-US"/>
        </w:rPr>
        <w:t xml:space="preserve">for which </w:t>
      </w:r>
      <w:r w:rsidR="000B5480" w:rsidRPr="00C829CA">
        <w:rPr>
          <w:rFonts w:ascii="Book Antiqua" w:hAnsi="Book Antiqua"/>
          <w:noProof w:val="0"/>
          <w:lang w:val="en-US"/>
        </w:rPr>
        <w:t xml:space="preserve">an </w:t>
      </w:r>
      <w:r w:rsidRPr="00C829CA">
        <w:rPr>
          <w:rFonts w:ascii="Book Antiqua" w:hAnsi="Book Antiqua"/>
          <w:noProof w:val="0"/>
          <w:lang w:val="en-US"/>
        </w:rPr>
        <w:t xml:space="preserve">upstream tuning confirmation has been obtained in the target </w:t>
      </w:r>
      <w:r w:rsidR="00F41535" w:rsidRPr="00C829CA">
        <w:rPr>
          <w:rFonts w:ascii="Book Antiqua" w:hAnsi="Book Antiqua"/>
          <w:noProof w:val="0"/>
          <w:lang w:val="en-US"/>
        </w:rPr>
        <w:t xml:space="preserve">channel. </w:t>
      </w:r>
      <w:r w:rsidRPr="00C829CA">
        <w:rPr>
          <w:rFonts w:ascii="Book Antiqua" w:hAnsi="Book Antiqua"/>
          <w:noProof w:val="0"/>
          <w:lang w:val="en-US"/>
        </w:rPr>
        <w:t>(R) (mandatory) (4 byte)</w:t>
      </w:r>
    </w:p>
    <w:p w14:paraId="4D18F1ED" w14:textId="379E01E7" w:rsidR="00CF752A" w:rsidRPr="00C829CA" w:rsidRDefault="00CF752A" w:rsidP="00CF752A">
      <w:pPr>
        <w:pStyle w:val="Attribute"/>
        <w:jc w:val="both"/>
        <w:rPr>
          <w:rFonts w:ascii="Book Antiqua" w:hAnsi="Book Antiqua"/>
          <w:noProof w:val="0"/>
          <w:lang w:val="en-US"/>
        </w:rPr>
      </w:pPr>
      <w:r w:rsidRPr="00C829CA">
        <w:rPr>
          <w:rFonts w:ascii="Book Antiqua" w:hAnsi="Book Antiqua"/>
          <w:b/>
          <w:noProof w:val="0"/>
          <w:lang w:val="en-US"/>
        </w:rPr>
        <w:t>Tuning control requests failed due to target D</w:t>
      </w:r>
      <w:r w:rsidR="007D15BD" w:rsidRPr="00C829CA">
        <w:rPr>
          <w:rFonts w:ascii="Book Antiqua" w:hAnsi="Book Antiqua"/>
          <w:b/>
          <w:noProof w:val="0"/>
          <w:lang w:val="en-US"/>
        </w:rPr>
        <w:t>S wavelength channel not found</w:t>
      </w:r>
      <w:r w:rsidRPr="00C829CA">
        <w:rPr>
          <w:rFonts w:ascii="Book Antiqua" w:hAnsi="Book Antiqua"/>
          <w:b/>
          <w:noProof w:val="0"/>
          <w:lang w:val="en-US"/>
        </w:rPr>
        <w:t xml:space="preserve">: </w:t>
      </w:r>
      <w:r w:rsidRPr="00C829CA">
        <w:rPr>
          <w:rFonts w:ascii="Book Antiqua" w:hAnsi="Book Antiqua"/>
          <w:noProof w:val="0"/>
          <w:lang w:val="en-US"/>
        </w:rPr>
        <w:t xml:space="preserve">The counter of </w:t>
      </w:r>
      <w:r w:rsidR="007D15BD" w:rsidRPr="00C829CA">
        <w:rPr>
          <w:rFonts w:ascii="Book Antiqua" w:hAnsi="Book Antiqua"/>
          <w:noProof w:val="0"/>
          <w:lang w:val="en-US"/>
        </w:rPr>
        <w:t>control</w:t>
      </w:r>
      <w:r w:rsidR="00C829CA">
        <w:rPr>
          <w:rFonts w:ascii="Book Antiqua" w:hAnsi="Book Antiqua"/>
          <w:noProof w:val="0"/>
          <w:lang w:val="en-US"/>
        </w:rPr>
        <w:t>l</w:t>
      </w:r>
      <w:r w:rsidR="007D15BD" w:rsidRPr="00C829CA">
        <w:rPr>
          <w:rFonts w:ascii="Book Antiqua" w:hAnsi="Book Antiqua"/>
          <w:noProof w:val="0"/>
          <w:lang w:val="en-US"/>
        </w:rPr>
        <w:t>ed tuning attempts that failed due to timer TO4 expiration in the DS Tuning state (O8) in the target channel</w:t>
      </w:r>
      <w:r w:rsidR="00F41535" w:rsidRPr="00C829CA">
        <w:rPr>
          <w:rFonts w:ascii="Book Antiqua" w:hAnsi="Book Antiqua"/>
          <w:noProof w:val="0"/>
          <w:lang w:val="en-US"/>
        </w:rPr>
        <w:t xml:space="preserve">. </w:t>
      </w:r>
      <w:r w:rsidRPr="00C829CA">
        <w:rPr>
          <w:rFonts w:ascii="Book Antiqua" w:hAnsi="Book Antiqua"/>
          <w:noProof w:val="0"/>
          <w:lang w:val="en-US"/>
        </w:rPr>
        <w:t>(R) (mandatory) (4 byte)</w:t>
      </w:r>
    </w:p>
    <w:p w14:paraId="21BA26CA" w14:textId="43BBCB9E" w:rsidR="007D15BD" w:rsidRPr="00C829CA" w:rsidRDefault="007D15BD" w:rsidP="007D15BD">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failed due to no feedback in target DS wavelength channel: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ed tuning attempts that failed due to timer TO5 expiration in the US Tuning state (O9) in the target channel</w:t>
      </w:r>
      <w:r w:rsidR="00F41535" w:rsidRPr="00C829CA">
        <w:rPr>
          <w:rFonts w:ascii="Book Antiqua" w:hAnsi="Book Antiqua"/>
          <w:noProof w:val="0"/>
          <w:lang w:val="en-US"/>
        </w:rPr>
        <w:t xml:space="preserve">. </w:t>
      </w:r>
      <w:r w:rsidRPr="00C829CA">
        <w:rPr>
          <w:rFonts w:ascii="Book Antiqua" w:hAnsi="Book Antiqua"/>
          <w:noProof w:val="0"/>
          <w:lang w:val="en-US"/>
        </w:rPr>
        <w:t>(R) (mandatory) (4 byte)</w:t>
      </w:r>
    </w:p>
    <w:p w14:paraId="7BAD7C45" w14:textId="446F3A74" w:rsidR="007D15BD" w:rsidRPr="00C829CA" w:rsidRDefault="007D15BD" w:rsidP="007D15BD">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resolved with ONU reacquired at discretionary channel: </w:t>
      </w:r>
      <w:r w:rsidRPr="00C829CA">
        <w:rPr>
          <w:rFonts w:ascii="Book Antiqua" w:hAnsi="Book Antiqua"/>
          <w:noProof w:val="0"/>
          <w:lang w:val="en-US"/>
        </w:rPr>
        <w:t xml:space="preserve">The counter of </w:t>
      </w:r>
      <w:r w:rsidR="009C5E7C" w:rsidRPr="00C829CA">
        <w:rPr>
          <w:rFonts w:ascii="Book Antiqua" w:hAnsi="Book Antiqua"/>
          <w:noProof w:val="0"/>
          <w:lang w:val="en-US"/>
        </w:rPr>
        <w:t>controlled</w:t>
      </w:r>
      <w:r w:rsidR="00306BE0" w:rsidRPr="00C829CA">
        <w:rPr>
          <w:rFonts w:ascii="Book Antiqua" w:hAnsi="Book Antiqua"/>
          <w:noProof w:val="0"/>
          <w:lang w:val="en-US"/>
        </w:rPr>
        <w:t xml:space="preserve"> tuning attempts </w:t>
      </w:r>
      <w:r w:rsidRPr="00C829CA">
        <w:rPr>
          <w:rFonts w:ascii="Book Antiqua" w:hAnsi="Book Antiqua"/>
          <w:noProof w:val="0"/>
          <w:lang w:val="en-US"/>
        </w:rPr>
        <w:t xml:space="preserve">for which </w:t>
      </w:r>
      <w:r w:rsidR="000B5480" w:rsidRPr="00C829CA">
        <w:rPr>
          <w:rFonts w:ascii="Book Antiqua" w:hAnsi="Book Antiqua"/>
          <w:noProof w:val="0"/>
          <w:lang w:val="en-US"/>
        </w:rPr>
        <w:t xml:space="preserve">an </w:t>
      </w:r>
      <w:r w:rsidRPr="00C829CA">
        <w:rPr>
          <w:rFonts w:ascii="Book Antiqua" w:hAnsi="Book Antiqua"/>
          <w:noProof w:val="0"/>
          <w:lang w:val="en-US"/>
        </w:rPr>
        <w:t xml:space="preserve">upstream tuning confirmation has been obtained in the </w:t>
      </w:r>
      <w:r w:rsidR="00306BE0" w:rsidRPr="00C829CA">
        <w:rPr>
          <w:rFonts w:ascii="Book Antiqua" w:hAnsi="Book Antiqua"/>
          <w:noProof w:val="0"/>
          <w:lang w:val="en-US"/>
        </w:rPr>
        <w:t>discretionary</w:t>
      </w:r>
      <w:r w:rsidRPr="00C829CA">
        <w:rPr>
          <w:rFonts w:ascii="Book Antiqua" w:hAnsi="Book Antiqua"/>
          <w:noProof w:val="0"/>
          <w:lang w:val="en-US"/>
        </w:rPr>
        <w:t xml:space="preserve"> </w:t>
      </w:r>
      <w:r w:rsidR="00F41535" w:rsidRPr="00C829CA">
        <w:rPr>
          <w:rFonts w:ascii="Book Antiqua" w:hAnsi="Book Antiqua"/>
          <w:noProof w:val="0"/>
          <w:lang w:val="en-US"/>
        </w:rPr>
        <w:t>channel.</w:t>
      </w:r>
      <w:r w:rsidRPr="00C829CA">
        <w:rPr>
          <w:rFonts w:ascii="Book Antiqua" w:hAnsi="Book Antiqua"/>
          <w:noProof w:val="0"/>
          <w:lang w:val="en-US"/>
        </w:rPr>
        <w:t xml:space="preserve"> (R) (mandatory) (4 byte)</w:t>
      </w:r>
    </w:p>
    <w:p w14:paraId="07AD2988" w14:textId="68A6008C" w:rsidR="000B5480" w:rsidRPr="00C829CA" w:rsidRDefault="000B5480" w:rsidP="000B5480">
      <w:pPr>
        <w:pStyle w:val="Attribute"/>
        <w:jc w:val="both"/>
        <w:rPr>
          <w:rFonts w:ascii="Book Antiqua" w:hAnsi="Book Antiqua"/>
          <w:noProof w:val="0"/>
          <w:lang w:val="en-US"/>
        </w:rPr>
      </w:pPr>
      <w:r w:rsidRPr="00C829CA">
        <w:rPr>
          <w:rFonts w:ascii="Book Antiqua" w:hAnsi="Book Antiqua"/>
          <w:b/>
          <w:noProof w:val="0"/>
          <w:lang w:val="en-US"/>
        </w:rPr>
        <w:lastRenderedPageBreak/>
        <w:t xml:space="preserve">Tuning control requests Rollback/COM_DS: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ed tuning attempts that failed due to communication condition in the target channel, as indicated by the Tuning_Response PLOAM message with Rollback operation code and COM_DS response code. (R) (mandatory) (4 byte)</w:t>
      </w:r>
    </w:p>
    <w:p w14:paraId="08F4834A" w14:textId="5C133A07" w:rsidR="000B5480" w:rsidRPr="00C829CA" w:rsidRDefault="000B5480" w:rsidP="000B5480">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Rollback/DS_xxx: </w:t>
      </w:r>
      <w:r w:rsidRPr="00C829CA">
        <w:rPr>
          <w:rFonts w:ascii="Book Antiqua" w:hAnsi="Book Antiqua"/>
          <w:noProof w:val="0"/>
          <w:lang w:val="en-US"/>
        </w:rPr>
        <w:t xml:space="preserve">The </w:t>
      </w:r>
      <w:r w:rsidR="00F41535" w:rsidRPr="00C829CA">
        <w:rPr>
          <w:rFonts w:ascii="Book Antiqua" w:hAnsi="Book Antiqua"/>
          <w:noProof w:val="0"/>
          <w:lang w:val="en-US"/>
        </w:rPr>
        <w:t xml:space="preserve">aggregate </w:t>
      </w:r>
      <w:r w:rsidRPr="00C829CA">
        <w:rPr>
          <w:rFonts w:ascii="Book Antiqua" w:hAnsi="Book Antiqua"/>
          <w:noProof w:val="0"/>
          <w:lang w:val="en-US"/>
        </w:rPr>
        <w:t>counter of control</w:t>
      </w:r>
      <w:r w:rsidR="00C829CA">
        <w:rPr>
          <w:rFonts w:ascii="Book Antiqua" w:hAnsi="Book Antiqua"/>
          <w:noProof w:val="0"/>
          <w:lang w:val="en-US"/>
        </w:rPr>
        <w:t>l</w:t>
      </w:r>
      <w:r w:rsidRPr="00C829CA">
        <w:rPr>
          <w:rFonts w:ascii="Book Antiqua" w:hAnsi="Book Antiqua"/>
          <w:noProof w:val="0"/>
          <w:lang w:val="en-US"/>
        </w:rPr>
        <w:t>ed tuning attempts that</w:t>
      </w:r>
      <w:r w:rsidR="00C829CA">
        <w:rPr>
          <w:rFonts w:ascii="Book Antiqua" w:hAnsi="Book Antiqua"/>
          <w:noProof w:val="0"/>
          <w:lang w:val="en-US"/>
        </w:rPr>
        <w:t xml:space="preserve"> failed due to target downstream</w:t>
      </w:r>
      <w:r w:rsidRPr="00C829CA">
        <w:rPr>
          <w:rFonts w:ascii="Book Antiqua" w:hAnsi="Book Antiqua"/>
          <w:noProof w:val="0"/>
          <w:lang w:val="en-US"/>
        </w:rPr>
        <w:t xml:space="preserve"> wa</w:t>
      </w:r>
      <w:r w:rsidR="00F41535" w:rsidRPr="00C829CA">
        <w:rPr>
          <w:rFonts w:ascii="Book Antiqua" w:hAnsi="Book Antiqua"/>
          <w:noProof w:val="0"/>
          <w:lang w:val="en-US"/>
        </w:rPr>
        <w:t>v</w:t>
      </w:r>
      <w:r w:rsidRPr="00C829CA">
        <w:rPr>
          <w:rFonts w:ascii="Book Antiqua" w:hAnsi="Book Antiqua"/>
          <w:noProof w:val="0"/>
          <w:lang w:val="en-US"/>
        </w:rPr>
        <w:t xml:space="preserve">elength channel inconsistency, as indicated by the Tuning_Response PLOAM message with Rollback operation code and </w:t>
      </w:r>
      <w:r w:rsidR="00F41535" w:rsidRPr="00C829CA">
        <w:rPr>
          <w:rFonts w:ascii="Book Antiqua" w:hAnsi="Book Antiqua"/>
          <w:noProof w:val="0"/>
          <w:lang w:val="en-US"/>
        </w:rPr>
        <w:t xml:space="preserve">any </w:t>
      </w:r>
      <w:r w:rsidRPr="00C829CA">
        <w:rPr>
          <w:rFonts w:ascii="Book Antiqua" w:hAnsi="Book Antiqua"/>
          <w:noProof w:val="0"/>
          <w:lang w:val="en-US"/>
        </w:rPr>
        <w:t>DS_xxx response code. (R) (mandatory) (4 byte)</w:t>
      </w:r>
    </w:p>
    <w:p w14:paraId="2BF79AC5" w14:textId="03FADD2D" w:rsidR="00F41535" w:rsidRPr="00C829CA" w:rsidRDefault="00F41535" w:rsidP="00A11F28">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Rollback/US_xxx: </w:t>
      </w:r>
      <w:r w:rsidRPr="00C829CA">
        <w:rPr>
          <w:rFonts w:ascii="Book Antiqua" w:hAnsi="Book Antiqua"/>
          <w:noProof w:val="0"/>
          <w:lang w:val="en-US"/>
        </w:rPr>
        <w:t xml:space="preserve">The </w:t>
      </w:r>
      <w:r w:rsidR="005974C3" w:rsidRPr="00C829CA">
        <w:rPr>
          <w:rFonts w:ascii="Book Antiqua" w:hAnsi="Book Antiqua"/>
          <w:noProof w:val="0"/>
          <w:lang w:val="en-US"/>
        </w:rPr>
        <w:t xml:space="preserve">aggregate </w:t>
      </w:r>
      <w:r w:rsidRPr="00C829CA">
        <w:rPr>
          <w:rFonts w:ascii="Book Antiqua" w:hAnsi="Book Antiqua"/>
          <w:noProof w:val="0"/>
          <w:lang w:val="en-US"/>
        </w:rPr>
        <w:t xml:space="preserve">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targe</w:t>
      </w:r>
      <w:r w:rsidR="009C5E7C">
        <w:rPr>
          <w:rFonts w:ascii="Book Antiqua" w:hAnsi="Book Antiqua"/>
          <w:noProof w:val="0"/>
          <w:lang w:val="en-US"/>
        </w:rPr>
        <w:t>t upstream</w:t>
      </w:r>
      <w:r w:rsidRPr="00C829CA">
        <w:rPr>
          <w:rFonts w:ascii="Book Antiqua" w:hAnsi="Book Antiqua"/>
          <w:noProof w:val="0"/>
          <w:lang w:val="en-US"/>
        </w:rPr>
        <w:t xml:space="preserve"> wavelength channel parameter violation, as indicated by the Tuning_Response PLOAM message with Rollback operation code and</w:t>
      </w:r>
      <w:r w:rsidR="00C829CA">
        <w:rPr>
          <w:rFonts w:ascii="Book Antiqua" w:hAnsi="Book Antiqua"/>
          <w:noProof w:val="0"/>
          <w:lang w:val="en-US"/>
        </w:rPr>
        <w:t xml:space="preserve"> </w:t>
      </w:r>
      <w:r w:rsidRPr="00C829CA">
        <w:rPr>
          <w:rFonts w:ascii="Book Antiqua" w:hAnsi="Book Antiqua"/>
          <w:noProof w:val="0"/>
          <w:lang w:val="en-US"/>
        </w:rPr>
        <w:t>US_xxx response code. (R) (mandatory) (4 byte)</w:t>
      </w:r>
    </w:p>
    <w:p w14:paraId="48A1CB68" w14:textId="6A0A41DC"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failed with ONU reactivation: </w:t>
      </w:r>
      <w:r w:rsidRPr="00C829CA">
        <w:rPr>
          <w:rFonts w:ascii="Book Antiqua" w:hAnsi="Book Antiqua"/>
          <w:noProof w:val="0"/>
          <w:lang w:val="en-US"/>
        </w:rPr>
        <w:t>The counter of control</w:t>
      </w:r>
      <w:r w:rsidR="00C829CA">
        <w:rPr>
          <w:rFonts w:ascii="Book Antiqua" w:hAnsi="Book Antiqua"/>
          <w:noProof w:val="0"/>
          <w:lang w:val="en-US"/>
        </w:rPr>
        <w:t>l</w:t>
      </w:r>
      <w:r w:rsidRPr="00C829CA">
        <w:rPr>
          <w:rFonts w:ascii="Book Antiqua" w:hAnsi="Book Antiqua"/>
          <w:noProof w:val="0"/>
          <w:lang w:val="en-US"/>
        </w:rPr>
        <w:t xml:space="preserve">ed tuning attempts that failed on any reason, with </w:t>
      </w:r>
      <w:r w:rsidR="00B5576D">
        <w:rPr>
          <w:rFonts w:ascii="Book Antiqua" w:hAnsi="Book Antiqua"/>
          <w:noProof w:val="0"/>
          <w:lang w:val="en-US"/>
        </w:rPr>
        <w:t>expiration of timers TO4 or TO5</w:t>
      </w:r>
      <w:r w:rsidRPr="00C829CA">
        <w:rPr>
          <w:rFonts w:ascii="Book Antiqua" w:hAnsi="Book Antiqua"/>
          <w:noProof w:val="0"/>
          <w:lang w:val="en-US"/>
        </w:rPr>
        <w:t xml:space="preserve"> causing the ONU transition into state O1. (R) (mandatory) (4 byte)</w:t>
      </w:r>
    </w:p>
    <w:p w14:paraId="15C54370" w14:textId="77777777" w:rsidR="00814725" w:rsidRPr="00C829CA" w:rsidRDefault="00F41535" w:rsidP="00814725">
      <w:pPr>
        <w:pStyle w:val="Headingi"/>
        <w:jc w:val="both"/>
        <w:rPr>
          <w:rFonts w:ascii="Book Antiqua" w:hAnsi="Book Antiqua"/>
          <w:noProof w:val="0"/>
          <w:lang w:val="en-US"/>
        </w:rPr>
      </w:pPr>
      <w:r w:rsidRPr="00C829CA">
        <w:rPr>
          <w:rFonts w:ascii="Book Antiqua" w:hAnsi="Book Antiqua"/>
          <w:noProof w:val="0"/>
          <w:lang w:val="en-US"/>
        </w:rPr>
        <w:t xml:space="preserve"> </w:t>
      </w:r>
      <w:r w:rsidR="00814725" w:rsidRPr="00C829CA">
        <w:rPr>
          <w:rFonts w:ascii="Book Antiqua" w:hAnsi="Book Antiqua"/>
          <w:noProof w:val="0"/>
          <w:lang w:val="en-US"/>
        </w:rPr>
        <w:t>Actions</w:t>
      </w:r>
    </w:p>
    <w:p w14:paraId="4BB8EE5D" w14:textId="77777777" w:rsidR="00814725" w:rsidRPr="00C829CA" w:rsidRDefault="00814725" w:rsidP="00814725">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109D34FD" w14:textId="55B393FA" w:rsidR="00814725" w:rsidRPr="00C829CA" w:rsidRDefault="00814725" w:rsidP="00814725">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7A068128" w14:textId="77777777" w:rsidR="00814725" w:rsidRPr="00C829CA" w:rsidRDefault="00814725" w:rsidP="00814725">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14725" w:rsidRPr="00C829CA" w14:paraId="1F7FFD02" w14:textId="77777777" w:rsidTr="007855D7">
        <w:trPr>
          <w:cantSplit/>
        </w:trPr>
        <w:tc>
          <w:tcPr>
            <w:tcW w:w="8100" w:type="dxa"/>
            <w:gridSpan w:val="3"/>
            <w:tcBorders>
              <w:top w:val="nil"/>
              <w:left w:val="nil"/>
              <w:right w:val="nil"/>
            </w:tcBorders>
            <w:vAlign w:val="center"/>
          </w:tcPr>
          <w:p w14:paraId="6695E506" w14:textId="77777777" w:rsidR="00814725" w:rsidRPr="00C829CA" w:rsidRDefault="00814725" w:rsidP="007855D7">
            <w:pPr>
              <w:pStyle w:val="Tablehead"/>
              <w:jc w:val="left"/>
              <w:rPr>
                <w:rFonts w:ascii="Book Antiqua" w:hAnsi="Book Antiqua"/>
                <w:lang w:val="en-US"/>
              </w:rPr>
            </w:pPr>
            <w:r w:rsidRPr="00C829CA">
              <w:rPr>
                <w:rFonts w:ascii="Book Antiqua" w:hAnsi="Book Antiqua"/>
                <w:lang w:val="en-US"/>
              </w:rPr>
              <w:t>Threshold crossing alert</w:t>
            </w:r>
          </w:p>
        </w:tc>
      </w:tr>
      <w:tr w:rsidR="00814725" w:rsidRPr="00C829CA" w14:paraId="1167B1D3" w14:textId="77777777" w:rsidTr="007855D7">
        <w:trPr>
          <w:cantSplit/>
        </w:trPr>
        <w:tc>
          <w:tcPr>
            <w:tcW w:w="1080" w:type="dxa"/>
            <w:vAlign w:val="center"/>
          </w:tcPr>
          <w:p w14:paraId="0C1A09CD" w14:textId="77777777" w:rsidR="00814725" w:rsidRPr="00C829CA" w:rsidRDefault="00814725"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5DF6A94E" w14:textId="77777777" w:rsidR="00814725" w:rsidRPr="00C829CA" w:rsidRDefault="00814725"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5AC9F924" w14:textId="77777777" w:rsidR="00814725" w:rsidRPr="00C829CA" w:rsidRDefault="00814725"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14725" w:rsidRPr="00C829CA" w14:paraId="50AA3039" w14:textId="77777777" w:rsidTr="007855D7">
        <w:trPr>
          <w:cantSplit/>
        </w:trPr>
        <w:tc>
          <w:tcPr>
            <w:tcW w:w="1080" w:type="dxa"/>
          </w:tcPr>
          <w:p w14:paraId="521D93AA"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53B6BA72" w14:textId="2D445E42" w:rsidR="00814725" w:rsidRPr="00C829CA" w:rsidRDefault="00814725" w:rsidP="007855D7">
            <w:pPr>
              <w:pStyle w:val="Tabletext0"/>
              <w:rPr>
                <w:rFonts w:ascii="Book Antiqua" w:hAnsi="Book Antiqua"/>
                <w:noProof w:val="0"/>
                <w:lang w:val="en-US"/>
              </w:rPr>
            </w:pPr>
          </w:p>
        </w:tc>
        <w:tc>
          <w:tcPr>
            <w:tcW w:w="1980" w:type="dxa"/>
            <w:shd w:val="clear" w:color="auto" w:fill="FFFFFF" w:themeFill="background1"/>
          </w:tcPr>
          <w:p w14:paraId="241B9184"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14725" w:rsidRPr="00C829CA" w14:paraId="379B10E1" w14:textId="77777777" w:rsidTr="007855D7">
        <w:trPr>
          <w:cantSplit/>
        </w:trPr>
        <w:tc>
          <w:tcPr>
            <w:tcW w:w="1080" w:type="dxa"/>
          </w:tcPr>
          <w:p w14:paraId="2C08C82F"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67F485DE" w14:textId="32E0DB46" w:rsidR="00814725" w:rsidRPr="00C829CA" w:rsidRDefault="00814725" w:rsidP="00814725">
            <w:pPr>
              <w:pStyle w:val="Tabletext0"/>
              <w:rPr>
                <w:rFonts w:ascii="Book Antiqua" w:hAnsi="Book Antiqua"/>
                <w:noProof w:val="0"/>
                <w:lang w:val="en-US"/>
              </w:rPr>
            </w:pPr>
          </w:p>
        </w:tc>
        <w:tc>
          <w:tcPr>
            <w:tcW w:w="1980" w:type="dxa"/>
            <w:shd w:val="clear" w:color="auto" w:fill="FFFFFF" w:themeFill="background1"/>
          </w:tcPr>
          <w:p w14:paraId="2AC08AD7"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14725" w:rsidRPr="00C829CA" w14:paraId="01265C95" w14:textId="77777777" w:rsidTr="007855D7">
        <w:trPr>
          <w:cantSplit/>
        </w:trPr>
        <w:tc>
          <w:tcPr>
            <w:tcW w:w="1080" w:type="dxa"/>
          </w:tcPr>
          <w:p w14:paraId="52E3591C"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76DE6B0C" w14:textId="04741540"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rejected/INT_SPC</w:t>
            </w:r>
          </w:p>
        </w:tc>
        <w:tc>
          <w:tcPr>
            <w:tcW w:w="1980" w:type="dxa"/>
            <w:shd w:val="clear" w:color="auto" w:fill="FFFFFF" w:themeFill="background1"/>
          </w:tcPr>
          <w:p w14:paraId="4DBDB06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14725" w:rsidRPr="00C829CA" w14:paraId="2F805273" w14:textId="77777777" w:rsidTr="007855D7">
        <w:trPr>
          <w:cantSplit/>
        </w:trPr>
        <w:tc>
          <w:tcPr>
            <w:tcW w:w="1080" w:type="dxa"/>
          </w:tcPr>
          <w:p w14:paraId="37BA73D5"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06FA7299" w14:textId="060E5FAB"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rejected/DS_xxx</w:t>
            </w:r>
          </w:p>
        </w:tc>
        <w:tc>
          <w:tcPr>
            <w:tcW w:w="1980" w:type="dxa"/>
            <w:shd w:val="clear" w:color="auto" w:fill="FFFFFF" w:themeFill="background1"/>
          </w:tcPr>
          <w:p w14:paraId="510B09B5"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814725" w:rsidRPr="00C829CA" w14:paraId="3CB58193" w14:textId="77777777" w:rsidTr="007855D7">
        <w:trPr>
          <w:cantSplit/>
        </w:trPr>
        <w:tc>
          <w:tcPr>
            <w:tcW w:w="1080" w:type="dxa"/>
          </w:tcPr>
          <w:p w14:paraId="68E7DC9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2207873F" w14:textId="7078DEB0" w:rsidR="00814725" w:rsidRPr="00C829CA" w:rsidRDefault="00814725" w:rsidP="007855D7">
            <w:pPr>
              <w:pStyle w:val="Tabletext0"/>
              <w:rPr>
                <w:rFonts w:ascii="Book Antiqua" w:hAnsi="Book Antiqua"/>
                <w:noProof w:val="0"/>
                <w:lang w:val="en-US"/>
              </w:rPr>
            </w:pPr>
            <w:r w:rsidRPr="00C829CA">
              <w:rPr>
                <w:rFonts w:ascii="Book Antiqua" w:hAnsi="Book Antiqua"/>
                <w:noProof w:val="0"/>
                <w:lang w:val="en-US"/>
              </w:rPr>
              <w:t>Tuning control requests rejected/US_xxx</w:t>
            </w:r>
          </w:p>
        </w:tc>
        <w:tc>
          <w:tcPr>
            <w:tcW w:w="1980" w:type="dxa"/>
            <w:shd w:val="clear" w:color="auto" w:fill="FFFFFF" w:themeFill="background1"/>
          </w:tcPr>
          <w:p w14:paraId="15DC3A4E"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814725" w:rsidRPr="00C829CA" w14:paraId="65844271" w14:textId="77777777" w:rsidTr="007855D7">
        <w:trPr>
          <w:cantSplit/>
        </w:trPr>
        <w:tc>
          <w:tcPr>
            <w:tcW w:w="1080" w:type="dxa"/>
          </w:tcPr>
          <w:p w14:paraId="1A38C9EF"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0FA78E06" w14:textId="2C9A5B22" w:rsidR="00814725" w:rsidRPr="00C829CA" w:rsidRDefault="00814725" w:rsidP="000A6D85">
            <w:pPr>
              <w:pStyle w:val="Tabletext0"/>
              <w:rPr>
                <w:rFonts w:ascii="Book Antiqua" w:hAnsi="Book Antiqua"/>
                <w:noProof w:val="0"/>
                <w:lang w:val="en-US"/>
              </w:rPr>
            </w:pPr>
          </w:p>
        </w:tc>
        <w:tc>
          <w:tcPr>
            <w:tcW w:w="1980" w:type="dxa"/>
            <w:shd w:val="clear" w:color="auto" w:fill="FFFFFF" w:themeFill="background1"/>
          </w:tcPr>
          <w:p w14:paraId="2A003880"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14725" w:rsidRPr="00C829CA" w14:paraId="4DDA4A92" w14:textId="77777777" w:rsidTr="007855D7">
        <w:trPr>
          <w:cantSplit/>
        </w:trPr>
        <w:tc>
          <w:tcPr>
            <w:tcW w:w="1080" w:type="dxa"/>
          </w:tcPr>
          <w:p w14:paraId="1DF5CEE1"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7A0E61CE" w14:textId="7374CD06" w:rsidR="00814725" w:rsidRPr="00C829CA" w:rsidRDefault="00814725" w:rsidP="007855D7">
            <w:pPr>
              <w:pStyle w:val="Tabletext0"/>
              <w:rPr>
                <w:rFonts w:ascii="Book Antiqua" w:hAnsi="Book Antiqua"/>
                <w:noProof w:val="0"/>
                <w:szCs w:val="22"/>
                <w:lang w:val="en-US"/>
              </w:rPr>
            </w:pPr>
            <w:r w:rsidRPr="00C829CA">
              <w:rPr>
                <w:rFonts w:ascii="Book Antiqua" w:hAnsi="Book Antiqua"/>
                <w:noProof w:val="0"/>
                <w:lang w:val="en-US"/>
              </w:rPr>
              <w:t>Tuning control requests failed/TO4 exp.</w:t>
            </w:r>
          </w:p>
        </w:tc>
        <w:tc>
          <w:tcPr>
            <w:tcW w:w="1980" w:type="dxa"/>
            <w:shd w:val="clear" w:color="auto" w:fill="FFFFFF" w:themeFill="background1"/>
          </w:tcPr>
          <w:p w14:paraId="14CB1466"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14725" w:rsidRPr="00C829CA" w14:paraId="0CAA712E" w14:textId="77777777" w:rsidTr="007855D7">
        <w:trPr>
          <w:cantSplit/>
        </w:trPr>
        <w:tc>
          <w:tcPr>
            <w:tcW w:w="1080" w:type="dxa"/>
          </w:tcPr>
          <w:p w14:paraId="4A6BA1C0"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1E290D02" w14:textId="62EA54BE" w:rsidR="00814725" w:rsidRPr="00C829CA" w:rsidRDefault="00814725" w:rsidP="007855D7">
            <w:pPr>
              <w:pStyle w:val="Tabletext0"/>
              <w:rPr>
                <w:rFonts w:ascii="Book Antiqua" w:hAnsi="Book Antiqua"/>
                <w:noProof w:val="0"/>
                <w:szCs w:val="22"/>
                <w:lang w:val="en-US"/>
              </w:rPr>
            </w:pPr>
            <w:r w:rsidRPr="00C829CA">
              <w:rPr>
                <w:rFonts w:ascii="Book Antiqua" w:hAnsi="Book Antiqua"/>
                <w:noProof w:val="0"/>
                <w:lang w:val="en-US"/>
              </w:rPr>
              <w:t>Tuning control requests failed/TO5 exp.</w:t>
            </w:r>
          </w:p>
        </w:tc>
        <w:tc>
          <w:tcPr>
            <w:tcW w:w="1980" w:type="dxa"/>
            <w:shd w:val="clear" w:color="auto" w:fill="FFFFFF" w:themeFill="background1"/>
          </w:tcPr>
          <w:p w14:paraId="27E4B96E"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14725" w:rsidRPr="00C829CA" w14:paraId="32A879F2" w14:textId="77777777" w:rsidTr="007855D7">
        <w:trPr>
          <w:cantSplit/>
        </w:trPr>
        <w:tc>
          <w:tcPr>
            <w:tcW w:w="1080" w:type="dxa"/>
          </w:tcPr>
          <w:p w14:paraId="01C49861"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6E166A39" w14:textId="38A6F80D" w:rsidR="00814725" w:rsidRPr="00C829CA" w:rsidRDefault="00814725" w:rsidP="000A6D85">
            <w:pPr>
              <w:pStyle w:val="Tabletext0"/>
              <w:rPr>
                <w:rFonts w:ascii="Book Antiqua" w:hAnsi="Book Antiqua"/>
                <w:noProof w:val="0"/>
                <w:szCs w:val="22"/>
                <w:lang w:val="en-US"/>
              </w:rPr>
            </w:pPr>
          </w:p>
        </w:tc>
        <w:tc>
          <w:tcPr>
            <w:tcW w:w="1980" w:type="dxa"/>
            <w:shd w:val="clear" w:color="auto" w:fill="FFFFFF" w:themeFill="background1"/>
          </w:tcPr>
          <w:p w14:paraId="6CF5F442"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814725" w:rsidRPr="00C829CA" w14:paraId="4F627658" w14:textId="77777777" w:rsidTr="007855D7">
        <w:trPr>
          <w:cantSplit/>
        </w:trPr>
        <w:tc>
          <w:tcPr>
            <w:tcW w:w="1080" w:type="dxa"/>
          </w:tcPr>
          <w:p w14:paraId="045AF709" w14:textId="77777777" w:rsidR="00814725" w:rsidRPr="00C829CA" w:rsidRDefault="00814725" w:rsidP="007855D7">
            <w:pPr>
              <w:pStyle w:val="Tabletext0"/>
              <w:jc w:val="center"/>
              <w:rPr>
                <w:rFonts w:ascii="Book Antiqua" w:hAnsi="Book Antiqua"/>
                <w:noProof w:val="0"/>
                <w:lang w:val="en-US"/>
              </w:rPr>
            </w:pPr>
            <w:r w:rsidRPr="00C829CA">
              <w:rPr>
                <w:rFonts w:ascii="Book Antiqua" w:hAnsi="Book Antiqua"/>
                <w:noProof w:val="0"/>
                <w:lang w:val="en-US"/>
              </w:rPr>
              <w:lastRenderedPageBreak/>
              <w:t>9</w:t>
            </w:r>
          </w:p>
        </w:tc>
        <w:tc>
          <w:tcPr>
            <w:tcW w:w="5040" w:type="dxa"/>
            <w:shd w:val="clear" w:color="auto" w:fill="FFFFFF" w:themeFill="background1"/>
          </w:tcPr>
          <w:p w14:paraId="30C3B7A3" w14:textId="185E462B" w:rsidR="0081472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Rollback/COM_DS</w:t>
            </w:r>
          </w:p>
        </w:tc>
        <w:tc>
          <w:tcPr>
            <w:tcW w:w="1980" w:type="dxa"/>
            <w:shd w:val="clear" w:color="auto" w:fill="FFFFFF" w:themeFill="background1"/>
          </w:tcPr>
          <w:p w14:paraId="5F68B7DD" w14:textId="77777777" w:rsidR="00814725" w:rsidRPr="00C829CA" w:rsidRDefault="0081472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0A6D85" w:rsidRPr="00C829CA" w14:paraId="3CD6A642" w14:textId="77777777" w:rsidTr="007855D7">
        <w:trPr>
          <w:cantSplit/>
        </w:trPr>
        <w:tc>
          <w:tcPr>
            <w:tcW w:w="1080" w:type="dxa"/>
          </w:tcPr>
          <w:p w14:paraId="6164D54F" w14:textId="1B9890DD"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10</w:t>
            </w:r>
          </w:p>
        </w:tc>
        <w:tc>
          <w:tcPr>
            <w:tcW w:w="5040" w:type="dxa"/>
            <w:shd w:val="clear" w:color="auto" w:fill="FFFFFF" w:themeFill="background1"/>
          </w:tcPr>
          <w:p w14:paraId="745812E2" w14:textId="594A9706"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Rollback/DS_xxx</w:t>
            </w:r>
          </w:p>
        </w:tc>
        <w:tc>
          <w:tcPr>
            <w:tcW w:w="1980" w:type="dxa"/>
            <w:shd w:val="clear" w:color="auto" w:fill="FFFFFF" w:themeFill="background1"/>
          </w:tcPr>
          <w:p w14:paraId="71D96A79" w14:textId="7A0452E6"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11</w:t>
            </w:r>
          </w:p>
        </w:tc>
      </w:tr>
      <w:tr w:rsidR="000A6D85" w:rsidRPr="00C829CA" w14:paraId="6A7FF5C5" w14:textId="77777777" w:rsidTr="007855D7">
        <w:trPr>
          <w:cantSplit/>
        </w:trPr>
        <w:tc>
          <w:tcPr>
            <w:tcW w:w="1080" w:type="dxa"/>
          </w:tcPr>
          <w:p w14:paraId="5620B1B4" w14:textId="46FA26DB"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11</w:t>
            </w:r>
          </w:p>
        </w:tc>
        <w:tc>
          <w:tcPr>
            <w:tcW w:w="5040" w:type="dxa"/>
            <w:shd w:val="clear" w:color="auto" w:fill="FFFFFF" w:themeFill="background1"/>
          </w:tcPr>
          <w:p w14:paraId="3F4E33B6" w14:textId="7E395F27"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Rollback/US_xxx</w:t>
            </w:r>
          </w:p>
        </w:tc>
        <w:tc>
          <w:tcPr>
            <w:tcW w:w="1980" w:type="dxa"/>
            <w:shd w:val="clear" w:color="auto" w:fill="FFFFFF" w:themeFill="background1"/>
          </w:tcPr>
          <w:p w14:paraId="3622A77B" w14:textId="12ED4BF3"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12</w:t>
            </w:r>
          </w:p>
        </w:tc>
      </w:tr>
      <w:tr w:rsidR="000A6D85" w:rsidRPr="00C829CA" w14:paraId="6D1A0E04" w14:textId="77777777" w:rsidTr="007855D7">
        <w:trPr>
          <w:cantSplit/>
        </w:trPr>
        <w:tc>
          <w:tcPr>
            <w:tcW w:w="1080" w:type="dxa"/>
          </w:tcPr>
          <w:p w14:paraId="5B7AC677" w14:textId="05B17EB9"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12</w:t>
            </w:r>
          </w:p>
        </w:tc>
        <w:tc>
          <w:tcPr>
            <w:tcW w:w="5040" w:type="dxa"/>
            <w:shd w:val="clear" w:color="auto" w:fill="FFFFFF" w:themeFill="background1"/>
          </w:tcPr>
          <w:p w14:paraId="101CB041" w14:textId="7583AEA9"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failed/Reactivation</w:t>
            </w:r>
          </w:p>
        </w:tc>
        <w:tc>
          <w:tcPr>
            <w:tcW w:w="1980" w:type="dxa"/>
            <w:shd w:val="clear" w:color="auto" w:fill="FFFFFF" w:themeFill="background1"/>
          </w:tcPr>
          <w:p w14:paraId="37A26C1B" w14:textId="0557268C"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13</w:t>
            </w:r>
          </w:p>
        </w:tc>
      </w:tr>
      <w:tr w:rsidR="00814725" w:rsidRPr="00C829CA" w14:paraId="63D35A4C" w14:textId="77777777" w:rsidTr="007855D7">
        <w:trPr>
          <w:cantSplit/>
        </w:trPr>
        <w:tc>
          <w:tcPr>
            <w:tcW w:w="8100" w:type="dxa"/>
            <w:gridSpan w:val="3"/>
          </w:tcPr>
          <w:p w14:paraId="0F62FEBD" w14:textId="77777777" w:rsidR="00814725" w:rsidRPr="00C829CA" w:rsidRDefault="00814725"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3E3BF3F2" w14:textId="77777777" w:rsidR="00814725" w:rsidRPr="00C829CA" w:rsidRDefault="00814725" w:rsidP="00814725">
      <w:pPr>
        <w:pStyle w:val="Body"/>
      </w:pPr>
    </w:p>
    <w:p w14:paraId="4EDB53D0" w14:textId="54F94EB5" w:rsidR="00A11F28" w:rsidRPr="00C829CA" w:rsidRDefault="00A11F28" w:rsidP="00A11F28">
      <w:pPr>
        <w:pStyle w:val="Attribute"/>
        <w:jc w:val="both"/>
        <w:rPr>
          <w:rFonts w:ascii="Book Antiqua" w:hAnsi="Book Antiqua"/>
          <w:noProof w:val="0"/>
          <w:lang w:val="en-US"/>
        </w:rPr>
      </w:pPr>
    </w:p>
    <w:p w14:paraId="6C87116B" w14:textId="77777777" w:rsidR="00F41535" w:rsidRPr="00C829CA" w:rsidRDefault="00F41535" w:rsidP="00F41535">
      <w:pPr>
        <w:widowControl w:val="0"/>
        <w:rPr>
          <w:sz w:val="24"/>
          <w:szCs w:val="24"/>
        </w:rPr>
      </w:pPr>
    </w:p>
    <w:p w14:paraId="14B437A7" w14:textId="77777777" w:rsidR="00F41535" w:rsidRPr="00C829CA" w:rsidRDefault="00F41535" w:rsidP="00F41535">
      <w:pPr>
        <w:pStyle w:val="Body"/>
      </w:pPr>
    </w:p>
    <w:p w14:paraId="60C7B43E" w14:textId="6E2CE81B" w:rsidR="00F41535" w:rsidRPr="00C829CA" w:rsidRDefault="00F41535" w:rsidP="00F41535">
      <w:pPr>
        <w:pStyle w:val="Heading3"/>
      </w:pPr>
      <w:bookmarkStart w:id="150" w:name="_Toc33697783"/>
      <w:r w:rsidRPr="00C829CA">
        <w:rPr>
          <w:lang w:eastAsia="zh-CN"/>
        </w:rPr>
        <w:t xml:space="preserve">TWDM channel tuning </w:t>
      </w:r>
      <w:r w:rsidRPr="00C829CA">
        <w:t xml:space="preserve">performance monitoring </w:t>
      </w:r>
      <w:r w:rsidRPr="004F3516">
        <w:t xml:space="preserve">history data </w:t>
      </w:r>
      <w:r w:rsidR="00F73771" w:rsidRPr="004F3516">
        <w:t>part 2</w:t>
      </w:r>
      <w:bookmarkEnd w:id="150"/>
    </w:p>
    <w:p w14:paraId="7EBBFCBC" w14:textId="74E18724"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9.16.9</w:t>
      </w:r>
      <w:r w:rsidRPr="00537880">
        <w:rPr>
          <w:color w:val="E36C0A" w:themeColor="accent6" w:themeShade="BF"/>
          <w:sz w:val="22"/>
        </w:rPr>
        <w:t xml:space="preserve">. </w:t>
      </w:r>
      <w:r>
        <w:t xml:space="preserve">The remainder of this </w:t>
      </w:r>
      <w:r w:rsidR="00A14659">
        <w:t>clause</w:t>
      </w:r>
      <w:r>
        <w:t xml:space="preserve"> is retained for information and reference only.</w:t>
      </w:r>
    </w:p>
    <w:p w14:paraId="457C8A2C" w14:textId="77777777" w:rsidR="00537880" w:rsidRDefault="00537880" w:rsidP="00F41535">
      <w:pPr>
        <w:widowControl w:val="0"/>
        <w:rPr>
          <w:rFonts w:ascii="Book Antiqua" w:hAnsi="Book Antiqua"/>
          <w:sz w:val="24"/>
          <w:szCs w:val="24"/>
        </w:rPr>
      </w:pPr>
    </w:p>
    <w:p w14:paraId="685A9FAA" w14:textId="2CD58697" w:rsidR="00F41535" w:rsidRPr="00C829CA" w:rsidRDefault="00F41535" w:rsidP="00F41535">
      <w:pPr>
        <w:widowControl w:val="0"/>
        <w:rPr>
          <w:rFonts w:ascii="Book Antiqua" w:hAnsi="Book Antiqua"/>
          <w:sz w:val="24"/>
          <w:szCs w:val="24"/>
        </w:rPr>
      </w:pPr>
      <w:r w:rsidRPr="00C829CA">
        <w:rPr>
          <w:rFonts w:ascii="Book Antiqua" w:hAnsi="Book Antiqua"/>
          <w:sz w:val="24"/>
          <w:szCs w:val="24"/>
        </w:rPr>
        <w:t>This managed entity collects additional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77AC213C" w14:textId="7CB821D8" w:rsidR="00F41535" w:rsidRPr="00C829CA" w:rsidRDefault="00F41535" w:rsidP="00F41535">
      <w:pPr>
        <w:spacing w:after="0"/>
        <w:rPr>
          <w:rFonts w:ascii="Book Antiqua" w:hAnsi="Book Antiqua"/>
          <w:sz w:val="24"/>
          <w:szCs w:val="24"/>
        </w:rPr>
      </w:pPr>
      <w:r w:rsidRPr="00C829CA">
        <w:rPr>
          <w:rFonts w:ascii="Book Antiqua" w:hAnsi="Book Antiqua"/>
          <w:sz w:val="24"/>
          <w:szCs w:val="24"/>
        </w:rPr>
        <w:t xml:space="preserve">The relevant events this ME is concerned with are counted towards the performance monitoring statistics associated with the source TWDM channel. This ME contains the counters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2183EAE4" w14:textId="77777777" w:rsidR="00F41535" w:rsidRPr="00C829CA" w:rsidRDefault="00F41535" w:rsidP="00F41535">
      <w:pPr>
        <w:spacing w:after="0"/>
        <w:rPr>
          <w:rFonts w:ascii="Book Antiqua" w:hAnsi="Book Antiqua"/>
          <w:sz w:val="24"/>
          <w:szCs w:val="24"/>
        </w:rPr>
      </w:pPr>
    </w:p>
    <w:p w14:paraId="5CD6FC7A" w14:textId="77777777" w:rsidR="00F41535" w:rsidRPr="00C829CA" w:rsidRDefault="00F41535" w:rsidP="00F41535">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3EA0B162" w14:textId="77777777" w:rsidR="00F41535" w:rsidRPr="00C829CA" w:rsidRDefault="00F41535" w:rsidP="00F41535">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35C1C702" w14:textId="77777777" w:rsidR="00F41535" w:rsidRPr="00C829CA" w:rsidRDefault="00F41535" w:rsidP="00F41535">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65FC595D" w14:textId="77777777" w:rsidR="00F41535" w:rsidRPr="00C829CA" w:rsidRDefault="00F41535" w:rsidP="00F41535">
      <w:pPr>
        <w:pStyle w:val="Headingi"/>
        <w:jc w:val="both"/>
        <w:rPr>
          <w:rFonts w:ascii="Book Antiqua" w:hAnsi="Book Antiqua"/>
          <w:noProof w:val="0"/>
          <w:lang w:val="en-US"/>
        </w:rPr>
      </w:pPr>
      <w:r w:rsidRPr="00C829CA">
        <w:rPr>
          <w:rFonts w:ascii="Book Antiqua" w:hAnsi="Book Antiqua"/>
          <w:noProof w:val="0"/>
          <w:lang w:val="en-US"/>
        </w:rPr>
        <w:t>Attributes</w:t>
      </w:r>
    </w:p>
    <w:p w14:paraId="1CFD231F" w14:textId="77777777"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6392A0A" w14:textId="77777777" w:rsidR="00F41535" w:rsidRPr="00C829CA" w:rsidRDefault="00F41535" w:rsidP="00F41535">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757256F" w14:textId="7B22E16E" w:rsidR="00D41F67" w:rsidRPr="00C829CA" w:rsidRDefault="00F41535" w:rsidP="00D41F67">
      <w:pPr>
        <w:pStyle w:val="Attribute"/>
        <w:jc w:val="both"/>
        <w:rPr>
          <w:rFonts w:ascii="Book Antiqua" w:hAnsi="Book Antiqua"/>
          <w:noProof w:val="0"/>
          <w:lang w:val="en-US"/>
        </w:rPr>
      </w:pPr>
      <w:r w:rsidRPr="00C829CA">
        <w:rPr>
          <w:rFonts w:ascii="Book Antiqua" w:hAnsi="Book Antiqua"/>
          <w:b/>
          <w:noProof w:val="0"/>
          <w:lang w:val="en-US"/>
        </w:rPr>
        <w:lastRenderedPageBreak/>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6183E82" w14:textId="01F85062"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rejected/DS_ALBL: </w:t>
      </w:r>
      <w:r w:rsidRPr="00C829CA">
        <w:rPr>
          <w:rFonts w:ascii="Book Antiqua" w:hAnsi="Book Antiqua"/>
          <w:noProof w:val="0"/>
          <w:lang w:val="en-US"/>
        </w:rPr>
        <w:t>The counter of transmitted Tuning_Response PLOAM messages with NACK operation code and DS_ALBL response code, indicating downstream administrative label inconsistency. (R) (mandatory) (4 byte)</w:t>
      </w:r>
    </w:p>
    <w:p w14:paraId="540CA204" w14:textId="141C44CC"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rejected/DS_VOID: </w:t>
      </w:r>
      <w:r w:rsidRPr="00C829CA">
        <w:rPr>
          <w:rFonts w:ascii="Book Antiqua" w:hAnsi="Book Antiqua"/>
          <w:noProof w:val="0"/>
          <w:lang w:val="en-US"/>
        </w:rPr>
        <w:t xml:space="preserve">The counter of transmitted Tuning_Response PLOAM messages with NACK operation code and DS_VOID response code, indicating that </w:t>
      </w:r>
      <w:r w:rsidR="00474A7B" w:rsidRPr="00C829CA">
        <w:rPr>
          <w:rFonts w:ascii="Book Antiqua" w:hAnsi="Book Antiqua"/>
          <w:noProof w:val="0"/>
          <w:lang w:val="en-US"/>
        </w:rPr>
        <w:t xml:space="preserve">the </w:t>
      </w:r>
      <w:r w:rsidRPr="00C829CA">
        <w:rPr>
          <w:rFonts w:ascii="Book Antiqua" w:hAnsi="Book Antiqua"/>
          <w:noProof w:val="0"/>
          <w:lang w:val="en-US"/>
        </w:rPr>
        <w:t>target down</w:t>
      </w:r>
      <w:r w:rsidR="009C5E7C">
        <w:rPr>
          <w:rFonts w:ascii="Book Antiqua" w:hAnsi="Book Antiqua"/>
          <w:noProof w:val="0"/>
          <w:lang w:val="en-US"/>
        </w:rPr>
        <w:t>stream wavelength channel descri</w:t>
      </w:r>
      <w:r w:rsidRPr="00C829CA">
        <w:rPr>
          <w:rFonts w:ascii="Book Antiqua" w:hAnsi="Book Antiqua"/>
          <w:noProof w:val="0"/>
          <w:lang w:val="en-US"/>
        </w:rPr>
        <w:t>ptor is void. (R) (mandatory) (4 byte)</w:t>
      </w:r>
    </w:p>
    <w:p w14:paraId="26B2AF05" w14:textId="4E3B74A7" w:rsidR="00D41F67" w:rsidRPr="00C829CA" w:rsidRDefault="00D41F67" w:rsidP="00D41F67">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rejected/DS_PART: </w:t>
      </w:r>
      <w:r w:rsidRPr="00C829CA">
        <w:rPr>
          <w:rFonts w:ascii="Book Antiqua" w:hAnsi="Book Antiqua"/>
          <w:noProof w:val="0"/>
          <w:lang w:val="en-US"/>
        </w:rPr>
        <w:t>The counter of transmitted Tuning_Response PLOAM messages with NACK operation code and DS_PART response code, indicating that tuning request involves channel partition violation. (R) (mandatory) (4 byte)</w:t>
      </w:r>
    </w:p>
    <w:p w14:paraId="51B64168" w14:textId="3A57801A"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rejected/DS_TUNR: </w:t>
      </w:r>
      <w:r w:rsidRPr="00C829CA">
        <w:rPr>
          <w:rFonts w:ascii="Book Antiqua" w:hAnsi="Book Antiqua"/>
          <w:noProof w:val="0"/>
          <w:lang w:val="en-US"/>
        </w:rPr>
        <w:t>The counter of transmitted Tuning_Response PLOAM messages with NACK operation code and DS_TUNR response code, indicating that the target DS wavelength channel is out of receiver tuning range. (R) (mandatory) (4 byte)</w:t>
      </w:r>
    </w:p>
    <w:p w14:paraId="4389C1CC" w14:textId="7C1DD15D"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rejected/DS_LNRT: </w:t>
      </w:r>
      <w:r w:rsidRPr="00C829CA">
        <w:rPr>
          <w:rFonts w:ascii="Book Antiqua" w:hAnsi="Book Antiqua"/>
          <w:noProof w:val="0"/>
          <w:lang w:val="en-US"/>
        </w:rPr>
        <w:t xml:space="preserve">The counter of transmitted Tuning_Response PLOAM messages with NACK operation code and DS_LNRT response code, indicating the downstream line rate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63FEE841" w14:textId="565FE7EF"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rejected/DS_LNCD: </w:t>
      </w:r>
      <w:r w:rsidRPr="00C829CA">
        <w:rPr>
          <w:rFonts w:ascii="Book Antiqua" w:hAnsi="Book Antiqua"/>
          <w:noProof w:val="0"/>
          <w:lang w:val="en-US"/>
        </w:rPr>
        <w:t xml:space="preserve">The counter of transmitted Tuning_Response PLOAM messages with NACK operation code and DS_LNCD response code, indicating the downstream line code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759B6D6E" w14:textId="2D7A05D6"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rejected/US_ALBL: </w:t>
      </w:r>
      <w:r w:rsidRPr="00C829CA">
        <w:rPr>
          <w:rFonts w:ascii="Book Antiqua" w:hAnsi="Book Antiqua"/>
          <w:noProof w:val="0"/>
          <w:lang w:val="en-US"/>
        </w:rPr>
        <w:t xml:space="preserve">The counter of transmitted Tuning_Response PLOAM messages with NACK operation code and US_ALBL response code, indicating the upstream administrative label </w:t>
      </w:r>
      <w:r w:rsidR="009C5E7C">
        <w:rPr>
          <w:rFonts w:ascii="Book Antiqua" w:hAnsi="Book Antiqua"/>
          <w:noProof w:val="0"/>
          <w:lang w:val="en-US"/>
        </w:rPr>
        <w:t>inconsistency</w:t>
      </w:r>
      <w:r w:rsidRPr="00C829CA">
        <w:rPr>
          <w:rFonts w:ascii="Book Antiqua" w:hAnsi="Book Antiqua"/>
          <w:noProof w:val="0"/>
          <w:lang w:val="en-US"/>
        </w:rPr>
        <w:t>. (R) (mandatory) (4 byte)</w:t>
      </w:r>
    </w:p>
    <w:p w14:paraId="57F81623" w14:textId="5AF4B752" w:rsidR="00474A7B" w:rsidRPr="00C829CA" w:rsidRDefault="00474A7B" w:rsidP="00474A7B">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rejected/US_VOID: </w:t>
      </w:r>
      <w:r w:rsidRPr="00C829CA">
        <w:rPr>
          <w:rFonts w:ascii="Book Antiqua" w:hAnsi="Book Antiqua"/>
          <w:noProof w:val="0"/>
          <w:lang w:val="en-US"/>
        </w:rPr>
        <w:t>The counter of transmitted Tuning_Response PLOAM messages with NACK operation code and US_VOID res</w:t>
      </w:r>
      <w:r w:rsidR="00B5576D">
        <w:rPr>
          <w:rFonts w:ascii="Book Antiqua" w:hAnsi="Book Antiqua"/>
          <w:noProof w:val="0"/>
          <w:lang w:val="en-US"/>
        </w:rPr>
        <w:t>ponse code, indicating that the</w:t>
      </w:r>
      <w:r w:rsidRPr="00C829CA">
        <w:rPr>
          <w:rFonts w:ascii="Book Antiqua" w:hAnsi="Book Antiqua"/>
          <w:noProof w:val="0"/>
          <w:lang w:val="en-US"/>
        </w:rPr>
        <w:t xml:space="preserve"> target </w:t>
      </w:r>
      <w:r w:rsidRPr="00C829CA">
        <w:rPr>
          <w:rFonts w:ascii="Book Antiqua" w:hAnsi="Book Antiqua"/>
          <w:noProof w:val="0"/>
          <w:lang w:val="en-US"/>
        </w:rPr>
        <w:lastRenderedPageBreak/>
        <w:t>up</w:t>
      </w:r>
      <w:r w:rsidR="009C5E7C">
        <w:rPr>
          <w:rFonts w:ascii="Book Antiqua" w:hAnsi="Book Antiqua"/>
          <w:noProof w:val="0"/>
          <w:lang w:val="en-US"/>
        </w:rPr>
        <w:t>stream wavelength channel descri</w:t>
      </w:r>
      <w:r w:rsidRPr="00C829CA">
        <w:rPr>
          <w:rFonts w:ascii="Book Antiqua" w:hAnsi="Book Antiqua"/>
          <w:noProof w:val="0"/>
          <w:lang w:val="en-US"/>
        </w:rPr>
        <w:t>ptor is void. (R) (mandatory) (4 byte)</w:t>
      </w:r>
    </w:p>
    <w:p w14:paraId="203D995F" w14:textId="4C1FADA2" w:rsidR="009F3DB2" w:rsidRPr="00C829CA" w:rsidRDefault="00474A7B"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rejected/US_TUNR: </w:t>
      </w:r>
      <w:r w:rsidRPr="00C829CA">
        <w:rPr>
          <w:rFonts w:ascii="Book Antiqua" w:hAnsi="Book Antiqua"/>
          <w:noProof w:val="0"/>
          <w:lang w:val="en-US"/>
        </w:rPr>
        <w:t xml:space="preserve">The counter of transmitted Tuning_Response PLOAM messages with </w:t>
      </w:r>
      <w:r w:rsidR="009F3DB2" w:rsidRPr="00C829CA">
        <w:rPr>
          <w:rFonts w:ascii="Book Antiqua" w:hAnsi="Book Antiqua"/>
          <w:noProof w:val="0"/>
          <w:lang w:val="en-US"/>
        </w:rPr>
        <w:t>NACK operation code and US_TUNR response code, indicating that the target US wavelength channel is out of transmitter tuning range. (R) (mandatory) (4 byte)</w:t>
      </w:r>
    </w:p>
    <w:p w14:paraId="4465BF92" w14:textId="7E3894EC"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rejected/US_CLBR: </w:t>
      </w:r>
      <w:r w:rsidRPr="00C829CA">
        <w:rPr>
          <w:rFonts w:ascii="Book Antiqua" w:hAnsi="Book Antiqua"/>
          <w:noProof w:val="0"/>
          <w:lang w:val="en-US"/>
        </w:rPr>
        <w:t>The counter of transmitted Tuning_Response PLOAM messages with NACK operation code and US_CLBR response code, indicating that the transmitter has insufficient calibrati</w:t>
      </w:r>
      <w:r w:rsidR="00B5576D">
        <w:rPr>
          <w:rFonts w:ascii="Book Antiqua" w:hAnsi="Book Antiqua"/>
          <w:noProof w:val="0"/>
          <w:lang w:val="en-US"/>
        </w:rPr>
        <w:t>on accuracy in the target</w:t>
      </w:r>
      <w:r w:rsidRPr="00C829CA">
        <w:rPr>
          <w:rFonts w:ascii="Book Antiqua" w:hAnsi="Book Antiqua"/>
          <w:noProof w:val="0"/>
          <w:lang w:val="en-US"/>
        </w:rPr>
        <w:t xml:space="preserve"> US wavelength channel. (R) (mandatory) (4 byte)</w:t>
      </w:r>
    </w:p>
    <w:p w14:paraId="389ED78A" w14:textId="6D8A2103"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rejected/US_LKTP: </w:t>
      </w:r>
      <w:r w:rsidRPr="00C829CA">
        <w:rPr>
          <w:rFonts w:ascii="Book Antiqua" w:hAnsi="Book Antiqua"/>
          <w:noProof w:val="0"/>
          <w:lang w:val="en-US"/>
        </w:rPr>
        <w:t>The counter of transmitted Tuning_Response PLOAM messages with NACK operation code and US_LKTP response code, indicating the upstream optical link type inconsistency. (R) (mandatory) (4 byte)</w:t>
      </w:r>
    </w:p>
    <w:p w14:paraId="150B5870" w14:textId="68DC92B2"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rejected/US_LNRT: </w:t>
      </w:r>
      <w:r w:rsidRPr="00C829CA">
        <w:rPr>
          <w:rFonts w:ascii="Book Antiqua" w:hAnsi="Book Antiqua"/>
          <w:noProof w:val="0"/>
          <w:lang w:val="en-US"/>
        </w:rPr>
        <w:t xml:space="preserve">The counter of transmitted Tuning_Response PLOAM messages with NACK operation code and US_LNRT response code, indicating the upstream line rate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6F4C7F1A" w14:textId="72D9A534"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rejected/US_LNCD: </w:t>
      </w:r>
      <w:r w:rsidRPr="00C829CA">
        <w:rPr>
          <w:rFonts w:ascii="Book Antiqua" w:hAnsi="Book Antiqua"/>
          <w:noProof w:val="0"/>
          <w:lang w:val="en-US"/>
        </w:rPr>
        <w:t xml:space="preserve">The counter of transmitted Tuning_Response PLOAM messages with NACK operation code and US_LNCD response code, indicating the upstream line code </w:t>
      </w:r>
      <w:r w:rsidR="009C5E7C">
        <w:rPr>
          <w:rFonts w:ascii="Book Antiqua" w:hAnsi="Book Antiqua"/>
          <w:noProof w:val="0"/>
          <w:lang w:val="en-US"/>
        </w:rPr>
        <w:t>inconsistency</w:t>
      </w:r>
      <w:r w:rsidRPr="00C829CA">
        <w:rPr>
          <w:rFonts w:ascii="Book Antiqua" w:hAnsi="Book Antiqua"/>
          <w:noProof w:val="0"/>
          <w:lang w:val="en-US"/>
        </w:rPr>
        <w:t xml:space="preserve"> in the target channel. (R) (mandatory) (4 byte)</w:t>
      </w:r>
    </w:p>
    <w:p w14:paraId="5679B6A3" w14:textId="77777777" w:rsidR="000A6D85" w:rsidRPr="00C829CA" w:rsidRDefault="000A6D85" w:rsidP="000A6D85">
      <w:pPr>
        <w:pStyle w:val="Headingi"/>
        <w:jc w:val="both"/>
        <w:rPr>
          <w:rFonts w:ascii="Book Antiqua" w:hAnsi="Book Antiqua"/>
          <w:noProof w:val="0"/>
          <w:lang w:val="en-US"/>
        </w:rPr>
      </w:pPr>
      <w:r w:rsidRPr="00C829CA">
        <w:rPr>
          <w:rFonts w:ascii="Book Antiqua" w:hAnsi="Book Antiqua"/>
          <w:noProof w:val="0"/>
          <w:lang w:val="en-US"/>
        </w:rPr>
        <w:t>Actions</w:t>
      </w:r>
    </w:p>
    <w:p w14:paraId="16606B80" w14:textId="77777777" w:rsidR="000A6D85" w:rsidRPr="00C829CA" w:rsidRDefault="000A6D85" w:rsidP="000A6D85">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0C08D0A4" w14:textId="6540BF3A" w:rsidR="000A6D85" w:rsidRPr="00C829CA" w:rsidRDefault="000A6D85" w:rsidP="000A6D85">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4938CD76" w14:textId="77777777" w:rsidR="000A6D85" w:rsidRPr="00C829CA" w:rsidRDefault="000A6D85" w:rsidP="000A6D85">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0A6D85" w:rsidRPr="00C829CA" w14:paraId="6077CADC" w14:textId="77777777" w:rsidTr="007855D7">
        <w:trPr>
          <w:cantSplit/>
        </w:trPr>
        <w:tc>
          <w:tcPr>
            <w:tcW w:w="8100" w:type="dxa"/>
            <w:gridSpan w:val="3"/>
            <w:tcBorders>
              <w:top w:val="nil"/>
              <w:left w:val="nil"/>
              <w:right w:val="nil"/>
            </w:tcBorders>
            <w:vAlign w:val="center"/>
          </w:tcPr>
          <w:p w14:paraId="232F1650" w14:textId="77777777" w:rsidR="000A6D85" w:rsidRPr="00C829CA" w:rsidRDefault="000A6D85" w:rsidP="007855D7">
            <w:pPr>
              <w:pStyle w:val="Tablehead"/>
              <w:jc w:val="left"/>
              <w:rPr>
                <w:rFonts w:ascii="Book Antiqua" w:hAnsi="Book Antiqua"/>
                <w:lang w:val="en-US"/>
              </w:rPr>
            </w:pPr>
            <w:r w:rsidRPr="00C829CA">
              <w:rPr>
                <w:rFonts w:ascii="Book Antiqua" w:hAnsi="Book Antiqua"/>
                <w:lang w:val="en-US"/>
              </w:rPr>
              <w:t>Threshold crossing alert</w:t>
            </w:r>
          </w:p>
        </w:tc>
      </w:tr>
      <w:tr w:rsidR="000A6D85" w:rsidRPr="00C829CA" w14:paraId="590434B6" w14:textId="77777777" w:rsidTr="007855D7">
        <w:trPr>
          <w:cantSplit/>
        </w:trPr>
        <w:tc>
          <w:tcPr>
            <w:tcW w:w="1080" w:type="dxa"/>
            <w:vAlign w:val="center"/>
          </w:tcPr>
          <w:p w14:paraId="6EAE44EB" w14:textId="77777777" w:rsidR="000A6D85" w:rsidRPr="00C829CA" w:rsidRDefault="000A6D85"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2E96D3E6" w14:textId="77777777" w:rsidR="000A6D85" w:rsidRPr="00C829CA" w:rsidRDefault="000A6D85"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6B4BE104" w14:textId="77777777" w:rsidR="000A6D85" w:rsidRPr="00C829CA" w:rsidRDefault="000A6D85"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0A6D85" w:rsidRPr="00C829CA" w14:paraId="40B82C1B" w14:textId="77777777" w:rsidTr="007855D7">
        <w:trPr>
          <w:cantSplit/>
        </w:trPr>
        <w:tc>
          <w:tcPr>
            <w:tcW w:w="1080" w:type="dxa"/>
          </w:tcPr>
          <w:p w14:paraId="11671771"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3AFAFE0D" w14:textId="61439FF2"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rejected/DS_ALBL</w:t>
            </w:r>
          </w:p>
        </w:tc>
        <w:tc>
          <w:tcPr>
            <w:tcW w:w="1980" w:type="dxa"/>
            <w:shd w:val="clear" w:color="auto" w:fill="FFFFFF" w:themeFill="background1"/>
          </w:tcPr>
          <w:p w14:paraId="49F114CF"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0A6D85" w:rsidRPr="00C829CA" w14:paraId="050D7B41" w14:textId="77777777" w:rsidTr="007855D7">
        <w:trPr>
          <w:cantSplit/>
        </w:trPr>
        <w:tc>
          <w:tcPr>
            <w:tcW w:w="1080" w:type="dxa"/>
          </w:tcPr>
          <w:p w14:paraId="7480D8A7"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0E047E80" w14:textId="5C0CED21"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rejected/DS_VOID</w:t>
            </w:r>
          </w:p>
        </w:tc>
        <w:tc>
          <w:tcPr>
            <w:tcW w:w="1980" w:type="dxa"/>
            <w:shd w:val="clear" w:color="auto" w:fill="FFFFFF" w:themeFill="background1"/>
          </w:tcPr>
          <w:p w14:paraId="5D75A37B"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0A6D85" w:rsidRPr="00C829CA" w14:paraId="78986123" w14:textId="77777777" w:rsidTr="007855D7">
        <w:trPr>
          <w:cantSplit/>
        </w:trPr>
        <w:tc>
          <w:tcPr>
            <w:tcW w:w="1080" w:type="dxa"/>
          </w:tcPr>
          <w:p w14:paraId="713E30B8"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79E00750" w14:textId="467AF21D"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rejected/DS_PART</w:t>
            </w:r>
          </w:p>
        </w:tc>
        <w:tc>
          <w:tcPr>
            <w:tcW w:w="1980" w:type="dxa"/>
            <w:shd w:val="clear" w:color="auto" w:fill="FFFFFF" w:themeFill="background1"/>
          </w:tcPr>
          <w:p w14:paraId="22858DA9"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0A6D85" w:rsidRPr="00C829CA" w14:paraId="05358860" w14:textId="77777777" w:rsidTr="007855D7">
        <w:trPr>
          <w:cantSplit/>
        </w:trPr>
        <w:tc>
          <w:tcPr>
            <w:tcW w:w="1080" w:type="dxa"/>
          </w:tcPr>
          <w:p w14:paraId="08D36644"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3106FD92" w14:textId="38E131FF" w:rsidR="000A6D85" w:rsidRPr="00C829CA" w:rsidRDefault="000A6D85" w:rsidP="007855D7">
            <w:pPr>
              <w:pStyle w:val="Tabletext0"/>
              <w:rPr>
                <w:rFonts w:ascii="Book Antiqua" w:hAnsi="Book Antiqua"/>
                <w:noProof w:val="0"/>
                <w:lang w:val="en-US"/>
              </w:rPr>
            </w:pPr>
            <w:r w:rsidRPr="00C829CA">
              <w:rPr>
                <w:rFonts w:ascii="Book Antiqua" w:hAnsi="Book Antiqua"/>
                <w:noProof w:val="0"/>
                <w:lang w:val="en-US"/>
              </w:rPr>
              <w:t>Tuning control requests rejected/DS_TUNR</w:t>
            </w:r>
          </w:p>
        </w:tc>
        <w:tc>
          <w:tcPr>
            <w:tcW w:w="1980" w:type="dxa"/>
            <w:shd w:val="clear" w:color="auto" w:fill="FFFFFF" w:themeFill="background1"/>
          </w:tcPr>
          <w:p w14:paraId="743A8CB9"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0A6D85" w:rsidRPr="00C829CA" w14:paraId="2BCA766B" w14:textId="77777777" w:rsidTr="007855D7">
        <w:trPr>
          <w:cantSplit/>
        </w:trPr>
        <w:tc>
          <w:tcPr>
            <w:tcW w:w="1080" w:type="dxa"/>
          </w:tcPr>
          <w:p w14:paraId="71BD8564"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lastRenderedPageBreak/>
              <w:t>4</w:t>
            </w:r>
          </w:p>
        </w:tc>
        <w:tc>
          <w:tcPr>
            <w:tcW w:w="5040" w:type="dxa"/>
            <w:shd w:val="clear" w:color="auto" w:fill="FFFFFF" w:themeFill="background1"/>
          </w:tcPr>
          <w:p w14:paraId="0EB34837" w14:textId="074262F0"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rejected/DS_LNRT</w:t>
            </w:r>
          </w:p>
        </w:tc>
        <w:tc>
          <w:tcPr>
            <w:tcW w:w="1980" w:type="dxa"/>
            <w:shd w:val="clear" w:color="auto" w:fill="FFFFFF" w:themeFill="background1"/>
          </w:tcPr>
          <w:p w14:paraId="0EE61543"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0A6D85" w:rsidRPr="00C829CA" w14:paraId="4F3ACF8F" w14:textId="77777777" w:rsidTr="007855D7">
        <w:trPr>
          <w:cantSplit/>
        </w:trPr>
        <w:tc>
          <w:tcPr>
            <w:tcW w:w="1080" w:type="dxa"/>
          </w:tcPr>
          <w:p w14:paraId="112DC0DD"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234C9788" w14:textId="58CB090F" w:rsidR="000A6D85" w:rsidRPr="00C829CA" w:rsidRDefault="000A6D85" w:rsidP="000A6D85">
            <w:pPr>
              <w:pStyle w:val="Tabletext0"/>
              <w:rPr>
                <w:rFonts w:ascii="Book Antiqua" w:hAnsi="Book Antiqua"/>
                <w:noProof w:val="0"/>
                <w:lang w:val="en-US"/>
              </w:rPr>
            </w:pPr>
            <w:r w:rsidRPr="00C829CA">
              <w:rPr>
                <w:rFonts w:ascii="Book Antiqua" w:hAnsi="Book Antiqua"/>
                <w:noProof w:val="0"/>
                <w:lang w:val="en-US"/>
              </w:rPr>
              <w:t>Tuning control requests rejected/DS_LNCD</w:t>
            </w:r>
          </w:p>
        </w:tc>
        <w:tc>
          <w:tcPr>
            <w:tcW w:w="1980" w:type="dxa"/>
            <w:shd w:val="clear" w:color="auto" w:fill="FFFFFF" w:themeFill="background1"/>
          </w:tcPr>
          <w:p w14:paraId="4C5E0D8E"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0A6D85" w:rsidRPr="00C829CA" w14:paraId="7848802E" w14:textId="77777777" w:rsidTr="007855D7">
        <w:trPr>
          <w:cantSplit/>
        </w:trPr>
        <w:tc>
          <w:tcPr>
            <w:tcW w:w="1080" w:type="dxa"/>
          </w:tcPr>
          <w:p w14:paraId="1E398C06"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20BD8B50" w14:textId="26AC786E"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_ALBL</w:t>
            </w:r>
          </w:p>
        </w:tc>
        <w:tc>
          <w:tcPr>
            <w:tcW w:w="1980" w:type="dxa"/>
            <w:shd w:val="clear" w:color="auto" w:fill="FFFFFF" w:themeFill="background1"/>
          </w:tcPr>
          <w:p w14:paraId="22963A54"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0A6D85" w:rsidRPr="00C829CA" w14:paraId="2EE75C2F" w14:textId="77777777" w:rsidTr="007855D7">
        <w:trPr>
          <w:cantSplit/>
        </w:trPr>
        <w:tc>
          <w:tcPr>
            <w:tcW w:w="1080" w:type="dxa"/>
          </w:tcPr>
          <w:p w14:paraId="106A527C"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59EB1691" w14:textId="37048BEF"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_VOID</w:t>
            </w:r>
          </w:p>
        </w:tc>
        <w:tc>
          <w:tcPr>
            <w:tcW w:w="1980" w:type="dxa"/>
            <w:shd w:val="clear" w:color="auto" w:fill="FFFFFF" w:themeFill="background1"/>
          </w:tcPr>
          <w:p w14:paraId="2ACDA95F"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0A6D85" w:rsidRPr="00C829CA" w14:paraId="50D61F8B" w14:textId="77777777" w:rsidTr="007855D7">
        <w:trPr>
          <w:cantSplit/>
        </w:trPr>
        <w:tc>
          <w:tcPr>
            <w:tcW w:w="1080" w:type="dxa"/>
          </w:tcPr>
          <w:p w14:paraId="7CC8332A"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8</w:t>
            </w:r>
          </w:p>
        </w:tc>
        <w:tc>
          <w:tcPr>
            <w:tcW w:w="5040" w:type="dxa"/>
            <w:shd w:val="clear" w:color="auto" w:fill="FFFFFF" w:themeFill="background1"/>
          </w:tcPr>
          <w:p w14:paraId="275FC606" w14:textId="79AD204A" w:rsidR="000A6D85" w:rsidRPr="00C829CA" w:rsidRDefault="000A6D85" w:rsidP="007855D7">
            <w:pPr>
              <w:pStyle w:val="Tabletext0"/>
              <w:rPr>
                <w:rFonts w:ascii="Book Antiqua" w:hAnsi="Book Antiqua"/>
                <w:noProof w:val="0"/>
                <w:szCs w:val="22"/>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_TUNR</w:t>
            </w:r>
          </w:p>
        </w:tc>
        <w:tc>
          <w:tcPr>
            <w:tcW w:w="1980" w:type="dxa"/>
            <w:shd w:val="clear" w:color="auto" w:fill="FFFFFF" w:themeFill="background1"/>
          </w:tcPr>
          <w:p w14:paraId="203CA016"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9</w:t>
            </w:r>
          </w:p>
        </w:tc>
      </w:tr>
      <w:tr w:rsidR="000A6D85" w:rsidRPr="00C829CA" w14:paraId="376E1F09" w14:textId="77777777" w:rsidTr="007855D7">
        <w:trPr>
          <w:cantSplit/>
        </w:trPr>
        <w:tc>
          <w:tcPr>
            <w:tcW w:w="1080" w:type="dxa"/>
          </w:tcPr>
          <w:p w14:paraId="4184F023" w14:textId="77777777" w:rsidR="000A6D85" w:rsidRPr="00C829CA" w:rsidRDefault="000A6D85" w:rsidP="007855D7">
            <w:pPr>
              <w:pStyle w:val="Tabletext0"/>
              <w:jc w:val="center"/>
              <w:rPr>
                <w:rFonts w:ascii="Book Antiqua" w:hAnsi="Book Antiqua"/>
                <w:noProof w:val="0"/>
                <w:lang w:val="en-US"/>
              </w:rPr>
            </w:pPr>
            <w:r w:rsidRPr="00C829CA">
              <w:rPr>
                <w:rFonts w:ascii="Book Antiqua" w:hAnsi="Book Antiqua"/>
                <w:noProof w:val="0"/>
                <w:lang w:val="en-US"/>
              </w:rPr>
              <w:t>9</w:t>
            </w:r>
          </w:p>
        </w:tc>
        <w:tc>
          <w:tcPr>
            <w:tcW w:w="5040" w:type="dxa"/>
            <w:shd w:val="clear" w:color="auto" w:fill="FFFFFF" w:themeFill="background1"/>
          </w:tcPr>
          <w:p w14:paraId="23FD43FC" w14:textId="56C25A72" w:rsidR="000A6D85" w:rsidRPr="00C829CA" w:rsidRDefault="000A6D85" w:rsidP="0089281E">
            <w:pPr>
              <w:pStyle w:val="Tabletext0"/>
              <w:rPr>
                <w:rFonts w:ascii="Book Antiqua" w:hAnsi="Book Antiqua"/>
                <w:noProof w:val="0"/>
                <w:lang w:val="en-US"/>
              </w:rPr>
            </w:pPr>
            <w:r w:rsidRPr="00C829CA">
              <w:rPr>
                <w:rFonts w:ascii="Book Antiqua" w:hAnsi="Book Antiqua"/>
                <w:noProof w:val="0"/>
                <w:lang w:val="en-US"/>
              </w:rPr>
              <w:t>Tu</w:t>
            </w:r>
            <w:r w:rsidR="00AD10A1">
              <w:rPr>
                <w:rFonts w:ascii="Book Antiqua" w:hAnsi="Book Antiqua"/>
                <w:noProof w:val="0"/>
                <w:lang w:val="en-US"/>
              </w:rPr>
              <w:t>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w:t>
            </w:r>
            <w:r w:rsidR="0089281E" w:rsidRPr="00C829CA">
              <w:rPr>
                <w:rFonts w:ascii="Book Antiqua" w:hAnsi="Book Antiqua"/>
                <w:noProof w:val="0"/>
                <w:lang w:val="en-US"/>
              </w:rPr>
              <w:t>CLBR</w:t>
            </w:r>
          </w:p>
        </w:tc>
        <w:tc>
          <w:tcPr>
            <w:tcW w:w="1980" w:type="dxa"/>
            <w:shd w:val="clear" w:color="auto" w:fill="FFFFFF" w:themeFill="background1"/>
          </w:tcPr>
          <w:p w14:paraId="4625E926" w14:textId="77777777" w:rsidR="000A6D85" w:rsidRPr="00C829CA" w:rsidRDefault="000A6D85"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10</w:t>
            </w:r>
          </w:p>
        </w:tc>
      </w:tr>
      <w:tr w:rsidR="0089281E" w:rsidRPr="00C829CA" w14:paraId="0056B4C5" w14:textId="77777777" w:rsidTr="007855D7">
        <w:trPr>
          <w:cantSplit/>
        </w:trPr>
        <w:tc>
          <w:tcPr>
            <w:tcW w:w="1080" w:type="dxa"/>
          </w:tcPr>
          <w:p w14:paraId="16A97A02"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10</w:t>
            </w:r>
          </w:p>
        </w:tc>
        <w:tc>
          <w:tcPr>
            <w:tcW w:w="5040" w:type="dxa"/>
            <w:shd w:val="clear" w:color="auto" w:fill="FFFFFF" w:themeFill="background1"/>
          </w:tcPr>
          <w:p w14:paraId="7EBA5B1E" w14:textId="740C28AF"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_LKTP</w:t>
            </w:r>
          </w:p>
        </w:tc>
        <w:tc>
          <w:tcPr>
            <w:tcW w:w="1980" w:type="dxa"/>
            <w:shd w:val="clear" w:color="auto" w:fill="FFFFFF" w:themeFill="background1"/>
          </w:tcPr>
          <w:p w14:paraId="4E46772C"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11</w:t>
            </w:r>
          </w:p>
        </w:tc>
      </w:tr>
      <w:tr w:rsidR="0089281E" w:rsidRPr="00C829CA" w14:paraId="5340A84B" w14:textId="77777777" w:rsidTr="007855D7">
        <w:trPr>
          <w:cantSplit/>
        </w:trPr>
        <w:tc>
          <w:tcPr>
            <w:tcW w:w="1080" w:type="dxa"/>
          </w:tcPr>
          <w:p w14:paraId="19619E9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11</w:t>
            </w:r>
          </w:p>
        </w:tc>
        <w:tc>
          <w:tcPr>
            <w:tcW w:w="5040" w:type="dxa"/>
            <w:shd w:val="clear" w:color="auto" w:fill="FFFFFF" w:themeFill="background1"/>
          </w:tcPr>
          <w:p w14:paraId="510EDDF4" w14:textId="602467B1"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_LNRT</w:t>
            </w:r>
          </w:p>
        </w:tc>
        <w:tc>
          <w:tcPr>
            <w:tcW w:w="1980" w:type="dxa"/>
            <w:shd w:val="clear" w:color="auto" w:fill="FFFFFF" w:themeFill="background1"/>
          </w:tcPr>
          <w:p w14:paraId="4265B795"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12</w:t>
            </w:r>
          </w:p>
        </w:tc>
      </w:tr>
      <w:tr w:rsidR="0089281E" w:rsidRPr="00C829CA" w14:paraId="3B7276EC" w14:textId="77777777" w:rsidTr="007855D7">
        <w:trPr>
          <w:cantSplit/>
        </w:trPr>
        <w:tc>
          <w:tcPr>
            <w:tcW w:w="1080" w:type="dxa"/>
          </w:tcPr>
          <w:p w14:paraId="728524ED"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12</w:t>
            </w:r>
          </w:p>
        </w:tc>
        <w:tc>
          <w:tcPr>
            <w:tcW w:w="5040" w:type="dxa"/>
            <w:shd w:val="clear" w:color="auto" w:fill="FFFFFF" w:themeFill="background1"/>
          </w:tcPr>
          <w:p w14:paraId="78E69693" w14:textId="29728C4B" w:rsidR="0089281E" w:rsidRPr="00C829CA" w:rsidRDefault="0089281E" w:rsidP="00AD10A1">
            <w:pPr>
              <w:pStyle w:val="Tabletext0"/>
              <w:rPr>
                <w:rFonts w:ascii="Book Antiqua" w:hAnsi="Book Antiqua"/>
                <w:noProof w:val="0"/>
                <w:lang w:val="en-US"/>
              </w:rPr>
            </w:pPr>
            <w:r w:rsidRPr="00C829CA">
              <w:rPr>
                <w:rFonts w:ascii="Book Antiqua" w:hAnsi="Book Antiqua"/>
                <w:noProof w:val="0"/>
                <w:lang w:val="en-US"/>
              </w:rPr>
              <w:t>Tuning control requests rejected/</w:t>
            </w:r>
            <w:r w:rsidR="00AD10A1" w:rsidRPr="00AD10A1">
              <w:rPr>
                <w:rFonts w:ascii="Book Antiqua" w:hAnsi="Book Antiqua"/>
                <w:noProof w:val="0"/>
                <w:color w:val="E36C0A" w:themeColor="accent6" w:themeShade="BF"/>
                <w:lang w:val="en-US"/>
              </w:rPr>
              <w:t>U</w:t>
            </w:r>
            <w:r w:rsidRPr="00AD10A1">
              <w:rPr>
                <w:rFonts w:ascii="Book Antiqua" w:hAnsi="Book Antiqua"/>
                <w:noProof w:val="0"/>
                <w:color w:val="E36C0A" w:themeColor="accent6" w:themeShade="BF"/>
                <w:lang w:val="en-US"/>
              </w:rPr>
              <w:t>S</w:t>
            </w:r>
            <w:r w:rsidRPr="00C829CA">
              <w:rPr>
                <w:rFonts w:ascii="Book Antiqua" w:hAnsi="Book Antiqua"/>
                <w:noProof w:val="0"/>
                <w:lang w:val="en-US"/>
              </w:rPr>
              <w:t>_LNCD</w:t>
            </w:r>
          </w:p>
        </w:tc>
        <w:tc>
          <w:tcPr>
            <w:tcW w:w="1980" w:type="dxa"/>
            <w:shd w:val="clear" w:color="auto" w:fill="FFFFFF" w:themeFill="background1"/>
          </w:tcPr>
          <w:p w14:paraId="412B769F"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13</w:t>
            </w:r>
          </w:p>
        </w:tc>
      </w:tr>
      <w:tr w:rsidR="000A6D85" w:rsidRPr="00C829CA" w14:paraId="59D0B0F7" w14:textId="77777777" w:rsidTr="007855D7">
        <w:trPr>
          <w:cantSplit/>
        </w:trPr>
        <w:tc>
          <w:tcPr>
            <w:tcW w:w="8100" w:type="dxa"/>
            <w:gridSpan w:val="3"/>
          </w:tcPr>
          <w:p w14:paraId="31490850" w14:textId="77777777" w:rsidR="000A6D85" w:rsidRPr="00C829CA" w:rsidRDefault="000A6D85"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45440537" w14:textId="77777777" w:rsidR="00D41F67" w:rsidRPr="00C829CA" w:rsidRDefault="00D41F67" w:rsidP="0089281E">
      <w:pPr>
        <w:pStyle w:val="Attribute"/>
        <w:ind w:left="0" w:firstLine="0"/>
        <w:jc w:val="both"/>
        <w:rPr>
          <w:rFonts w:ascii="Book Antiqua" w:hAnsi="Book Antiqua"/>
          <w:noProof w:val="0"/>
          <w:lang w:val="en-US"/>
        </w:rPr>
      </w:pPr>
    </w:p>
    <w:p w14:paraId="4BA05EC1" w14:textId="77777777" w:rsidR="009F3DB2" w:rsidRPr="00C829CA" w:rsidRDefault="009F3DB2" w:rsidP="009F3DB2">
      <w:pPr>
        <w:pStyle w:val="Body"/>
      </w:pPr>
    </w:p>
    <w:p w14:paraId="625FEBBA" w14:textId="35E4AAF9" w:rsidR="009F3DB2" w:rsidRPr="00C829CA" w:rsidRDefault="009F3DB2" w:rsidP="009F3DB2">
      <w:pPr>
        <w:pStyle w:val="Heading3"/>
      </w:pPr>
      <w:bookmarkStart w:id="151" w:name="_Toc33697784"/>
      <w:r w:rsidRPr="00C829CA">
        <w:rPr>
          <w:lang w:eastAsia="zh-CN"/>
        </w:rPr>
        <w:t xml:space="preserve">TWDM channel tuning </w:t>
      </w:r>
      <w:r w:rsidRPr="00C829CA">
        <w:t xml:space="preserve">performance monitoring </w:t>
      </w:r>
      <w:r w:rsidRPr="004F3516">
        <w:t xml:space="preserve">history data </w:t>
      </w:r>
      <w:r w:rsidR="00F73771" w:rsidRPr="004F3516">
        <w:t>part 3</w:t>
      </w:r>
      <w:bookmarkEnd w:id="151"/>
    </w:p>
    <w:p w14:paraId="64391789" w14:textId="2598AA2A" w:rsidR="00537880" w:rsidRDefault="00537880" w:rsidP="00537880">
      <w:pPr>
        <w:pStyle w:val="Body"/>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9.16.10</w:t>
      </w:r>
      <w:r w:rsidRPr="00537880">
        <w:rPr>
          <w:color w:val="E36C0A" w:themeColor="accent6" w:themeShade="BF"/>
          <w:sz w:val="22"/>
        </w:rPr>
        <w:t xml:space="preserve">. </w:t>
      </w:r>
      <w:r>
        <w:t xml:space="preserve">The remainder of this </w:t>
      </w:r>
      <w:r w:rsidR="00A14659">
        <w:t>clause</w:t>
      </w:r>
      <w:r>
        <w:t xml:space="preserve"> is retained for information and reference only.</w:t>
      </w:r>
    </w:p>
    <w:p w14:paraId="4FF75C8B" w14:textId="77777777" w:rsidR="00537880" w:rsidRDefault="00537880" w:rsidP="009F3DB2">
      <w:pPr>
        <w:widowControl w:val="0"/>
        <w:rPr>
          <w:rFonts w:ascii="Book Antiqua" w:hAnsi="Book Antiqua"/>
          <w:sz w:val="24"/>
          <w:szCs w:val="24"/>
        </w:rPr>
      </w:pPr>
    </w:p>
    <w:p w14:paraId="14E321B4" w14:textId="282594A0" w:rsidR="009F3DB2" w:rsidRPr="00C829CA" w:rsidRDefault="009F3DB2" w:rsidP="009F3DB2">
      <w:pPr>
        <w:widowControl w:val="0"/>
        <w:rPr>
          <w:rFonts w:ascii="Book Antiqua" w:hAnsi="Book Antiqua"/>
          <w:sz w:val="24"/>
          <w:szCs w:val="24"/>
        </w:rPr>
      </w:pPr>
      <w:r w:rsidRPr="00C829CA">
        <w:rPr>
          <w:rFonts w:ascii="Book Antiqua" w:hAnsi="Book Antiqua"/>
          <w:sz w:val="24"/>
          <w:szCs w:val="24"/>
        </w:rPr>
        <w:t>This managed entity collects remaining tuning-control-related performance monitoring data 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6890B5C7" w14:textId="3EF74604" w:rsidR="009F3DB2" w:rsidRPr="00C829CA" w:rsidRDefault="009F3DB2" w:rsidP="009F3DB2">
      <w:pPr>
        <w:spacing w:after="0"/>
        <w:rPr>
          <w:rFonts w:ascii="Book Antiqua" w:hAnsi="Book Antiqua"/>
          <w:sz w:val="24"/>
          <w:szCs w:val="24"/>
        </w:rPr>
      </w:pPr>
      <w:r w:rsidRPr="00C829CA">
        <w:rPr>
          <w:rFonts w:ascii="Book Antiqua" w:hAnsi="Book Antiqua"/>
          <w:sz w:val="24"/>
          <w:szCs w:val="24"/>
        </w:rPr>
        <w:t xml:space="preserve">The relevant events this ME is concerned with are counted towards the performance monitoring statistics associated with the source TWDM channel. This ME contains the counters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129A86C3" w14:textId="77777777" w:rsidR="009F3DB2" w:rsidRPr="00C829CA" w:rsidRDefault="009F3DB2" w:rsidP="009F3DB2">
      <w:pPr>
        <w:spacing w:after="0"/>
        <w:rPr>
          <w:rFonts w:ascii="Book Antiqua" w:hAnsi="Book Antiqua"/>
          <w:sz w:val="24"/>
          <w:szCs w:val="24"/>
        </w:rPr>
      </w:pPr>
    </w:p>
    <w:p w14:paraId="4D3096CB" w14:textId="77777777" w:rsidR="009F3DB2" w:rsidRPr="00C829CA" w:rsidRDefault="009F3DB2" w:rsidP="009F3DB2">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5C15CD2D" w14:textId="77777777" w:rsidR="009F3DB2" w:rsidRPr="00C829CA" w:rsidRDefault="009F3DB2" w:rsidP="009F3DB2">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4B6D129C" w14:textId="77777777" w:rsidR="009F3DB2" w:rsidRPr="00C829CA" w:rsidRDefault="009F3DB2" w:rsidP="009F3DB2">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326FCDA7" w14:textId="77777777" w:rsidR="009F3DB2" w:rsidRPr="00C829CA" w:rsidRDefault="009F3DB2" w:rsidP="009F3DB2">
      <w:pPr>
        <w:pStyle w:val="Headingi"/>
        <w:jc w:val="both"/>
        <w:rPr>
          <w:rFonts w:ascii="Book Antiqua" w:hAnsi="Book Antiqua"/>
          <w:noProof w:val="0"/>
          <w:lang w:val="en-US"/>
        </w:rPr>
      </w:pPr>
      <w:r w:rsidRPr="00C829CA">
        <w:rPr>
          <w:rFonts w:ascii="Book Antiqua" w:hAnsi="Book Antiqua"/>
          <w:noProof w:val="0"/>
          <w:lang w:val="en-US"/>
        </w:rPr>
        <w:t>Attributes</w:t>
      </w:r>
    </w:p>
    <w:p w14:paraId="0631577D"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2DF60564"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lastRenderedPageBreak/>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5239A2E5" w14:textId="77777777" w:rsidR="009F3DB2" w:rsidRPr="00C829CA" w:rsidRDefault="009F3DB2" w:rsidP="009F3DB2">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D88EC6A" w14:textId="78FDC1D8" w:rsidR="00D41F67" w:rsidRPr="00C829CA" w:rsidRDefault="009F3DB2" w:rsidP="00F41535">
      <w:pPr>
        <w:pStyle w:val="Attribute"/>
        <w:jc w:val="both"/>
        <w:rPr>
          <w:rFonts w:ascii="Book Antiqua" w:hAnsi="Book Antiqua"/>
          <w:noProof w:val="0"/>
          <w:lang w:val="en-US"/>
        </w:rPr>
      </w:pPr>
      <w:r w:rsidRPr="00C829CA">
        <w:rPr>
          <w:rFonts w:ascii="Book Antiqua" w:hAnsi="Book Antiqua"/>
          <w:b/>
          <w:noProof w:val="0"/>
          <w:lang w:val="en-US"/>
        </w:rPr>
        <w:t>Tuning control requests Rollback/</w:t>
      </w:r>
      <w:r w:rsidR="005974C3" w:rsidRPr="00C829CA">
        <w:rPr>
          <w:rFonts w:ascii="Book Antiqua" w:hAnsi="Book Antiqua"/>
          <w:b/>
          <w:noProof w:val="0"/>
          <w:lang w:val="en-US"/>
        </w:rPr>
        <w:t>DS_</w:t>
      </w:r>
      <w:r w:rsidRPr="00C829CA">
        <w:rPr>
          <w:rFonts w:ascii="Book Antiqua" w:hAnsi="Book Antiqua"/>
          <w:b/>
          <w:noProof w:val="0"/>
          <w:lang w:val="en-US"/>
        </w:rPr>
        <w:t>ALBL:</w:t>
      </w:r>
      <w:r w:rsidR="005974C3" w:rsidRPr="00C829CA">
        <w:rPr>
          <w:rFonts w:ascii="Book Antiqua" w:hAnsi="Book Antiqua"/>
          <w:b/>
          <w:noProof w:val="0"/>
          <w:lang w:val="en-US"/>
        </w:rPr>
        <w:t xml:space="preserve"> </w:t>
      </w:r>
      <w:r w:rsidR="005974C3" w:rsidRPr="00C829CA">
        <w:rPr>
          <w:rFonts w:ascii="Book Antiqua" w:hAnsi="Book Antiqua"/>
          <w:noProof w:val="0"/>
          <w:lang w:val="en-US"/>
        </w:rPr>
        <w:t xml:space="preserve">The counter of </w:t>
      </w:r>
      <w:r w:rsidR="009C5E7C">
        <w:rPr>
          <w:rFonts w:ascii="Book Antiqua" w:hAnsi="Book Antiqua"/>
          <w:noProof w:val="0"/>
          <w:lang w:val="en-US"/>
        </w:rPr>
        <w:t>controlled</w:t>
      </w:r>
      <w:r w:rsidR="005974C3" w:rsidRPr="00C829CA">
        <w:rPr>
          <w:rFonts w:ascii="Book Antiqua" w:hAnsi="Book Antiqua"/>
          <w:noProof w:val="0"/>
          <w:lang w:val="en-US"/>
        </w:rPr>
        <w:t xml:space="preserve"> tuning attempts that failed due to downstream administrative label inconsistency, as indicated by the Tuning_Response PLOAM message with Rollback operation code and DS_ALBL response code. (R) (mandatory) (4 byte)</w:t>
      </w:r>
    </w:p>
    <w:p w14:paraId="56B1F387" w14:textId="09E2632B" w:rsidR="005974C3" w:rsidRPr="00C829CA" w:rsidRDefault="005974C3" w:rsidP="00F41535">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Rollback/DS_LKTP: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downstream optical link type inconsistency, as indicated by the Tuning_Response PLOAM message with Rollback operation code and DS_LKTP response code. (R) (mandatory) (4 byte)</w:t>
      </w:r>
    </w:p>
    <w:p w14:paraId="47D78E69" w14:textId="0D7EC40E"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Rollback/US_ALBL: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upstream administrative label violation, as indicated by the Tuning_Response PLOAM message with Rollback operation code and US_ALBL response code. (R) (mandatory) (4 byte)</w:t>
      </w:r>
    </w:p>
    <w:p w14:paraId="337F332E" w14:textId="10AE0488"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Rollback/US_VOID: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w:t>
      </w:r>
      <w:r w:rsidR="00B5576D">
        <w:rPr>
          <w:rFonts w:ascii="Book Antiqua" w:hAnsi="Book Antiqua"/>
          <w:noProof w:val="0"/>
          <w:lang w:val="en-US"/>
        </w:rPr>
        <w:t xml:space="preserve">ttempts that failed due to the </w:t>
      </w:r>
      <w:r w:rsidRPr="00C829CA">
        <w:rPr>
          <w:rFonts w:ascii="Book Antiqua" w:hAnsi="Book Antiqua"/>
          <w:noProof w:val="0"/>
          <w:lang w:val="en-US"/>
        </w:rPr>
        <w:t>target up</w:t>
      </w:r>
      <w:r w:rsidR="009C5E7C">
        <w:rPr>
          <w:rFonts w:ascii="Book Antiqua" w:hAnsi="Book Antiqua"/>
          <w:noProof w:val="0"/>
          <w:lang w:val="en-US"/>
        </w:rPr>
        <w:t>stream wavelength channel descri</w:t>
      </w:r>
      <w:r w:rsidRPr="00C829CA">
        <w:rPr>
          <w:rFonts w:ascii="Book Antiqua" w:hAnsi="Book Antiqua"/>
          <w:noProof w:val="0"/>
          <w:lang w:val="en-US"/>
        </w:rPr>
        <w:t>ptor being void, as indicated by the Tuning_Response PLOAM message with Rollback operation code and US_VOID response code. (R) (mandatory) (4 byte)</w:t>
      </w:r>
    </w:p>
    <w:p w14:paraId="229697C0" w14:textId="51894169" w:rsidR="005974C3" w:rsidRPr="00C829CA" w:rsidRDefault="005974C3" w:rsidP="005974C3">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Rollback/US_TUNR: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w:t>
      </w:r>
      <w:r w:rsidR="009C5E7C">
        <w:rPr>
          <w:rFonts w:ascii="Book Antiqua" w:hAnsi="Book Antiqua"/>
          <w:noProof w:val="0"/>
          <w:lang w:val="en-US"/>
        </w:rPr>
        <w:t>attempts that failed due to the</w:t>
      </w:r>
      <w:r w:rsidRPr="00C829CA">
        <w:rPr>
          <w:rFonts w:ascii="Book Antiqua" w:hAnsi="Book Antiqua"/>
          <w:noProof w:val="0"/>
          <w:lang w:val="en-US"/>
        </w:rPr>
        <w:t xml:space="preserve"> </w:t>
      </w:r>
      <w:r w:rsidR="004962CF" w:rsidRPr="00C829CA">
        <w:rPr>
          <w:rFonts w:ascii="Book Antiqua" w:hAnsi="Book Antiqua"/>
          <w:noProof w:val="0"/>
          <w:lang w:val="en-US"/>
        </w:rPr>
        <w:t>transmitter tuning range violation</w:t>
      </w:r>
      <w:r w:rsidRPr="00C829CA">
        <w:rPr>
          <w:rFonts w:ascii="Book Antiqua" w:hAnsi="Book Antiqua"/>
          <w:noProof w:val="0"/>
          <w:lang w:val="en-US"/>
        </w:rPr>
        <w:t>, as indicated by the Tuning_Response PLOAM message with Rollback operation code and US_TUNR response code. (R) (mandatory) (4 byte)</w:t>
      </w:r>
    </w:p>
    <w:p w14:paraId="52D4EA95" w14:textId="2F0F36C5"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Rollback/US_LKTP: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optical link type violation, as indicated by the Tuning_Response PLOAM message with Rollback operation code and US_LKTP response code. (R) (mandatory) (4 byte)</w:t>
      </w:r>
    </w:p>
    <w:p w14:paraId="226CAD82" w14:textId="3B2273B0"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Rollback/US_LNRT: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line rate violation, as indicated by the Tuning_Response PLOAM </w:t>
      </w:r>
      <w:r w:rsidRPr="00C829CA">
        <w:rPr>
          <w:rFonts w:ascii="Book Antiqua" w:hAnsi="Book Antiqua"/>
          <w:noProof w:val="0"/>
          <w:lang w:val="en-US"/>
        </w:rPr>
        <w:lastRenderedPageBreak/>
        <w:t>message with Rollback operation code and US_LNRT response code. (R) (mandatory) (4 byte)</w:t>
      </w:r>
    </w:p>
    <w:p w14:paraId="52CAF62C" w14:textId="72F6796E" w:rsidR="004962CF" w:rsidRPr="00C829CA" w:rsidRDefault="004962CF" w:rsidP="004962CF">
      <w:pPr>
        <w:pStyle w:val="Attribute"/>
        <w:jc w:val="both"/>
        <w:rPr>
          <w:rFonts w:ascii="Book Antiqua" w:hAnsi="Book Antiqua"/>
          <w:noProof w:val="0"/>
          <w:lang w:val="en-US"/>
        </w:rPr>
      </w:pPr>
      <w:r w:rsidRPr="00C829CA">
        <w:rPr>
          <w:rFonts w:ascii="Book Antiqua" w:hAnsi="Book Antiqua"/>
          <w:b/>
          <w:noProof w:val="0"/>
          <w:lang w:val="en-US"/>
        </w:rPr>
        <w:t xml:space="preserve">Tuning control requests Rollback/US_LNCD: </w:t>
      </w:r>
      <w:r w:rsidRPr="00C829CA">
        <w:rPr>
          <w:rFonts w:ascii="Book Antiqua" w:hAnsi="Book Antiqua"/>
          <w:noProof w:val="0"/>
          <w:lang w:val="en-US"/>
        </w:rPr>
        <w:t xml:space="preserve">The counter of </w:t>
      </w:r>
      <w:r w:rsidR="009C5E7C">
        <w:rPr>
          <w:rFonts w:ascii="Book Antiqua" w:hAnsi="Book Antiqua"/>
          <w:noProof w:val="0"/>
          <w:lang w:val="en-US"/>
        </w:rPr>
        <w:t>controlled</w:t>
      </w:r>
      <w:r w:rsidRPr="00C829CA">
        <w:rPr>
          <w:rFonts w:ascii="Book Antiqua" w:hAnsi="Book Antiqua"/>
          <w:noProof w:val="0"/>
          <w:lang w:val="en-US"/>
        </w:rPr>
        <w:t xml:space="preserve"> tuning attempts that failed due to the upstream line code violation, as indicated by the Tuning_Response PLOAM message with Rollback operation code and US_LNCD response code. (R) (mandatory) (4 byte)</w:t>
      </w:r>
    </w:p>
    <w:p w14:paraId="2A1F4684"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0CE0F14D" w14:textId="77777777"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2C95D08E" w14:textId="7FF4F300"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w:t>
      </w:r>
    </w:p>
    <w:p w14:paraId="0A6EB4EA"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9281E" w:rsidRPr="00C829CA" w14:paraId="48D8905F" w14:textId="77777777" w:rsidTr="007855D7">
        <w:trPr>
          <w:cantSplit/>
        </w:trPr>
        <w:tc>
          <w:tcPr>
            <w:tcW w:w="8100" w:type="dxa"/>
            <w:gridSpan w:val="3"/>
            <w:tcBorders>
              <w:top w:val="nil"/>
              <w:left w:val="nil"/>
              <w:right w:val="nil"/>
            </w:tcBorders>
            <w:vAlign w:val="center"/>
          </w:tcPr>
          <w:p w14:paraId="541F1E41" w14:textId="77777777" w:rsidR="0089281E" w:rsidRPr="00C829CA" w:rsidRDefault="0089281E" w:rsidP="007855D7">
            <w:pPr>
              <w:pStyle w:val="Tablehead"/>
              <w:jc w:val="left"/>
              <w:rPr>
                <w:rFonts w:ascii="Book Antiqua" w:hAnsi="Book Antiqua"/>
                <w:lang w:val="en-US"/>
              </w:rPr>
            </w:pPr>
            <w:r w:rsidRPr="00C829CA">
              <w:rPr>
                <w:rFonts w:ascii="Book Antiqua" w:hAnsi="Book Antiqua"/>
                <w:lang w:val="en-US"/>
              </w:rPr>
              <w:t>Threshold crossing alert</w:t>
            </w:r>
          </w:p>
        </w:tc>
      </w:tr>
      <w:tr w:rsidR="0089281E" w:rsidRPr="00C829CA" w14:paraId="440AAB1F" w14:textId="77777777" w:rsidTr="007855D7">
        <w:trPr>
          <w:cantSplit/>
        </w:trPr>
        <w:tc>
          <w:tcPr>
            <w:tcW w:w="1080" w:type="dxa"/>
            <w:vAlign w:val="center"/>
          </w:tcPr>
          <w:p w14:paraId="37276C1F"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7E6BB268"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04A8351F" w14:textId="77777777" w:rsidR="0089281E" w:rsidRPr="00C829CA" w:rsidRDefault="0089281E"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9281E" w:rsidRPr="00C829CA" w14:paraId="40BA0A9B" w14:textId="77777777" w:rsidTr="007855D7">
        <w:trPr>
          <w:cantSplit/>
        </w:trPr>
        <w:tc>
          <w:tcPr>
            <w:tcW w:w="1080" w:type="dxa"/>
          </w:tcPr>
          <w:p w14:paraId="68539B54"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6A7AC1E6" w14:textId="6DC549BE"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Rollback/DS_ALBL</w:t>
            </w:r>
          </w:p>
        </w:tc>
        <w:tc>
          <w:tcPr>
            <w:tcW w:w="1980" w:type="dxa"/>
            <w:shd w:val="clear" w:color="auto" w:fill="FFFFFF" w:themeFill="background1"/>
          </w:tcPr>
          <w:p w14:paraId="026D9356"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9281E" w:rsidRPr="00C829CA" w14:paraId="52C329E4" w14:textId="77777777" w:rsidTr="007855D7">
        <w:trPr>
          <w:cantSplit/>
        </w:trPr>
        <w:tc>
          <w:tcPr>
            <w:tcW w:w="1080" w:type="dxa"/>
          </w:tcPr>
          <w:p w14:paraId="3C35B74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1</w:t>
            </w:r>
          </w:p>
        </w:tc>
        <w:tc>
          <w:tcPr>
            <w:tcW w:w="5040" w:type="dxa"/>
            <w:shd w:val="clear" w:color="auto" w:fill="FFFFFF" w:themeFill="background1"/>
          </w:tcPr>
          <w:p w14:paraId="73C4D689" w14:textId="432B3313"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 /DS_LKTP</w:t>
            </w:r>
          </w:p>
        </w:tc>
        <w:tc>
          <w:tcPr>
            <w:tcW w:w="1980" w:type="dxa"/>
            <w:shd w:val="clear" w:color="auto" w:fill="FFFFFF" w:themeFill="background1"/>
          </w:tcPr>
          <w:p w14:paraId="61674B5D"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9281E" w:rsidRPr="00C829CA" w14:paraId="0CFC4129" w14:textId="77777777" w:rsidTr="007855D7">
        <w:trPr>
          <w:cantSplit/>
        </w:trPr>
        <w:tc>
          <w:tcPr>
            <w:tcW w:w="1080" w:type="dxa"/>
          </w:tcPr>
          <w:p w14:paraId="242AFA61"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1FD419F5" w14:textId="49E981FC"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Tuning control requests Rollback/US_ALBL</w:t>
            </w:r>
          </w:p>
        </w:tc>
        <w:tc>
          <w:tcPr>
            <w:tcW w:w="1980" w:type="dxa"/>
            <w:shd w:val="clear" w:color="auto" w:fill="FFFFFF" w:themeFill="background1"/>
          </w:tcPr>
          <w:p w14:paraId="26F480C1"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9281E" w:rsidRPr="00C829CA" w14:paraId="2AB8BF49" w14:textId="77777777" w:rsidTr="007855D7">
        <w:trPr>
          <w:cantSplit/>
        </w:trPr>
        <w:tc>
          <w:tcPr>
            <w:tcW w:w="1080" w:type="dxa"/>
          </w:tcPr>
          <w:p w14:paraId="445C7B97"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3</w:t>
            </w:r>
          </w:p>
        </w:tc>
        <w:tc>
          <w:tcPr>
            <w:tcW w:w="5040" w:type="dxa"/>
            <w:shd w:val="clear" w:color="auto" w:fill="FFFFFF" w:themeFill="background1"/>
          </w:tcPr>
          <w:p w14:paraId="2AFE2473" w14:textId="5B0DF599"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 /US_VOID</w:t>
            </w:r>
          </w:p>
        </w:tc>
        <w:tc>
          <w:tcPr>
            <w:tcW w:w="1980" w:type="dxa"/>
            <w:shd w:val="clear" w:color="auto" w:fill="FFFFFF" w:themeFill="background1"/>
          </w:tcPr>
          <w:p w14:paraId="72C92C63"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4</w:t>
            </w:r>
          </w:p>
        </w:tc>
      </w:tr>
      <w:tr w:rsidR="0089281E" w:rsidRPr="00C829CA" w14:paraId="3D9F8018" w14:textId="77777777" w:rsidTr="007855D7">
        <w:trPr>
          <w:cantSplit/>
        </w:trPr>
        <w:tc>
          <w:tcPr>
            <w:tcW w:w="1080" w:type="dxa"/>
          </w:tcPr>
          <w:p w14:paraId="0C8F2DF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4</w:t>
            </w:r>
          </w:p>
        </w:tc>
        <w:tc>
          <w:tcPr>
            <w:tcW w:w="5040" w:type="dxa"/>
            <w:shd w:val="clear" w:color="auto" w:fill="FFFFFF" w:themeFill="background1"/>
          </w:tcPr>
          <w:p w14:paraId="6BE2F30F" w14:textId="443A0A71" w:rsidR="0089281E" w:rsidRPr="00C829CA" w:rsidRDefault="0089281E" w:rsidP="0089281E">
            <w:pPr>
              <w:pStyle w:val="Tabletext0"/>
              <w:rPr>
                <w:rFonts w:ascii="Book Antiqua" w:hAnsi="Book Antiqua"/>
                <w:noProof w:val="0"/>
                <w:lang w:val="en-US"/>
              </w:rPr>
            </w:pPr>
            <w:r w:rsidRPr="00C829CA">
              <w:rPr>
                <w:rFonts w:ascii="Book Antiqua" w:hAnsi="Book Antiqua"/>
                <w:noProof w:val="0"/>
                <w:lang w:val="en-US"/>
              </w:rPr>
              <w:t>Tuning control requests Rollback/US_TUNR</w:t>
            </w:r>
          </w:p>
        </w:tc>
        <w:tc>
          <w:tcPr>
            <w:tcW w:w="1980" w:type="dxa"/>
            <w:shd w:val="clear" w:color="auto" w:fill="FFFFFF" w:themeFill="background1"/>
          </w:tcPr>
          <w:p w14:paraId="7C93653B"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5</w:t>
            </w:r>
          </w:p>
        </w:tc>
      </w:tr>
      <w:tr w:rsidR="0089281E" w:rsidRPr="00C829CA" w14:paraId="5D18D8E8" w14:textId="77777777" w:rsidTr="007855D7">
        <w:trPr>
          <w:cantSplit/>
        </w:trPr>
        <w:tc>
          <w:tcPr>
            <w:tcW w:w="1080" w:type="dxa"/>
          </w:tcPr>
          <w:p w14:paraId="2B01F5B5"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5</w:t>
            </w:r>
          </w:p>
        </w:tc>
        <w:tc>
          <w:tcPr>
            <w:tcW w:w="5040" w:type="dxa"/>
            <w:shd w:val="clear" w:color="auto" w:fill="FFFFFF" w:themeFill="background1"/>
          </w:tcPr>
          <w:p w14:paraId="053BE431" w14:textId="1BF9B203"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Tuning control requests Rollback /US_LKTP</w:t>
            </w:r>
          </w:p>
        </w:tc>
        <w:tc>
          <w:tcPr>
            <w:tcW w:w="1980" w:type="dxa"/>
            <w:shd w:val="clear" w:color="auto" w:fill="FFFFFF" w:themeFill="background1"/>
          </w:tcPr>
          <w:p w14:paraId="65ADF18F"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6</w:t>
            </w:r>
          </w:p>
        </w:tc>
      </w:tr>
      <w:tr w:rsidR="0089281E" w:rsidRPr="00C829CA" w14:paraId="7A0592E7" w14:textId="77777777" w:rsidTr="007855D7">
        <w:trPr>
          <w:cantSplit/>
        </w:trPr>
        <w:tc>
          <w:tcPr>
            <w:tcW w:w="1080" w:type="dxa"/>
          </w:tcPr>
          <w:p w14:paraId="1D4633F2"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6</w:t>
            </w:r>
          </w:p>
        </w:tc>
        <w:tc>
          <w:tcPr>
            <w:tcW w:w="5040" w:type="dxa"/>
            <w:shd w:val="clear" w:color="auto" w:fill="FFFFFF" w:themeFill="background1"/>
          </w:tcPr>
          <w:p w14:paraId="29438177" w14:textId="02E3FB3F" w:rsidR="0089281E" w:rsidRPr="00C829CA" w:rsidRDefault="0089281E" w:rsidP="0089281E">
            <w:pPr>
              <w:pStyle w:val="Tabletext0"/>
              <w:rPr>
                <w:rFonts w:ascii="Book Antiqua" w:hAnsi="Book Antiqua"/>
                <w:noProof w:val="0"/>
                <w:szCs w:val="22"/>
                <w:lang w:val="en-US"/>
              </w:rPr>
            </w:pPr>
            <w:r w:rsidRPr="00C829CA">
              <w:rPr>
                <w:rFonts w:ascii="Book Antiqua" w:hAnsi="Book Antiqua"/>
                <w:noProof w:val="0"/>
                <w:lang w:val="en-US"/>
              </w:rPr>
              <w:t>Tuning control requests Rollback/US_LNRT</w:t>
            </w:r>
          </w:p>
        </w:tc>
        <w:tc>
          <w:tcPr>
            <w:tcW w:w="1980" w:type="dxa"/>
            <w:shd w:val="clear" w:color="auto" w:fill="FFFFFF" w:themeFill="background1"/>
          </w:tcPr>
          <w:p w14:paraId="1DCA6EB3"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7</w:t>
            </w:r>
          </w:p>
        </w:tc>
      </w:tr>
      <w:tr w:rsidR="0089281E" w:rsidRPr="00C829CA" w14:paraId="08A8D03D" w14:textId="77777777" w:rsidTr="007855D7">
        <w:trPr>
          <w:cantSplit/>
        </w:trPr>
        <w:tc>
          <w:tcPr>
            <w:tcW w:w="1080" w:type="dxa"/>
          </w:tcPr>
          <w:p w14:paraId="42E1ABD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7</w:t>
            </w:r>
          </w:p>
        </w:tc>
        <w:tc>
          <w:tcPr>
            <w:tcW w:w="5040" w:type="dxa"/>
            <w:shd w:val="clear" w:color="auto" w:fill="FFFFFF" w:themeFill="background1"/>
          </w:tcPr>
          <w:p w14:paraId="668B388A" w14:textId="12DBCA59" w:rsidR="0089281E" w:rsidRPr="00C829CA" w:rsidRDefault="0089281E" w:rsidP="0089281E">
            <w:pPr>
              <w:pStyle w:val="Tabletext0"/>
              <w:rPr>
                <w:rFonts w:ascii="Book Antiqua" w:hAnsi="Book Antiqua"/>
                <w:noProof w:val="0"/>
                <w:szCs w:val="22"/>
                <w:lang w:val="en-US"/>
              </w:rPr>
            </w:pPr>
            <w:r w:rsidRPr="00C829CA">
              <w:rPr>
                <w:rFonts w:ascii="Book Antiqua" w:hAnsi="Book Antiqua"/>
                <w:noProof w:val="0"/>
                <w:lang w:val="en-US"/>
              </w:rPr>
              <w:t>Tuning control requests Rollback /US_LNCD</w:t>
            </w:r>
          </w:p>
        </w:tc>
        <w:tc>
          <w:tcPr>
            <w:tcW w:w="1980" w:type="dxa"/>
            <w:shd w:val="clear" w:color="auto" w:fill="FFFFFF" w:themeFill="background1"/>
          </w:tcPr>
          <w:p w14:paraId="0604FE9F"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8</w:t>
            </w:r>
          </w:p>
        </w:tc>
      </w:tr>
      <w:tr w:rsidR="0089281E" w:rsidRPr="00C829CA" w14:paraId="3E1CF44D" w14:textId="77777777" w:rsidTr="007855D7">
        <w:trPr>
          <w:cantSplit/>
        </w:trPr>
        <w:tc>
          <w:tcPr>
            <w:tcW w:w="8100" w:type="dxa"/>
            <w:gridSpan w:val="3"/>
          </w:tcPr>
          <w:p w14:paraId="501B3068" w14:textId="77777777" w:rsidR="0089281E" w:rsidRPr="00C829CA" w:rsidRDefault="0089281E"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77D504BD" w14:textId="77777777" w:rsidR="0089281E" w:rsidRPr="00C829CA" w:rsidRDefault="0089281E" w:rsidP="0089281E">
      <w:pPr>
        <w:pStyle w:val="Body"/>
      </w:pPr>
    </w:p>
    <w:p w14:paraId="00ADE462" w14:textId="77777777" w:rsidR="0089281E" w:rsidRPr="00C829CA" w:rsidRDefault="0089281E" w:rsidP="004962CF">
      <w:pPr>
        <w:pStyle w:val="Attribute"/>
        <w:jc w:val="both"/>
        <w:rPr>
          <w:rFonts w:ascii="Book Antiqua" w:hAnsi="Book Antiqua"/>
          <w:noProof w:val="0"/>
          <w:lang w:val="en-US"/>
        </w:rPr>
      </w:pPr>
    </w:p>
    <w:p w14:paraId="7772511E" w14:textId="77777777" w:rsidR="00142F6A" w:rsidRPr="00C829CA" w:rsidRDefault="00142F6A" w:rsidP="00142F6A">
      <w:pPr>
        <w:pStyle w:val="Body"/>
      </w:pPr>
    </w:p>
    <w:p w14:paraId="779EE02F" w14:textId="06D10C7A" w:rsidR="00142F6A" w:rsidRPr="00C829CA" w:rsidRDefault="00142F6A" w:rsidP="00142F6A">
      <w:pPr>
        <w:pStyle w:val="Heading3"/>
      </w:pPr>
      <w:bookmarkStart w:id="152" w:name="_Toc33697785"/>
      <w:r w:rsidRPr="00C829CA">
        <w:rPr>
          <w:lang w:eastAsia="zh-CN"/>
        </w:rPr>
        <w:t xml:space="preserve">TWDM channel OMCI </w:t>
      </w:r>
      <w:r w:rsidRPr="00C829CA">
        <w:t>performance monitoring history data</w:t>
      </w:r>
      <w:bookmarkEnd w:id="152"/>
    </w:p>
    <w:p w14:paraId="148D6B19" w14:textId="701AB2EF" w:rsidR="00537880" w:rsidRPr="00537880" w:rsidRDefault="00537880" w:rsidP="00537880">
      <w:pPr>
        <w:pStyle w:val="Body"/>
        <w:rPr>
          <w:color w:val="E36C0A" w:themeColor="accent6" w:themeShade="BF"/>
          <w:sz w:val="22"/>
        </w:rPr>
      </w:pPr>
      <w:r w:rsidRPr="00537880">
        <w:t>NOTE: The managed entity originally specified in this section has been incorporated into the ITU-T Rec G.988</w:t>
      </w:r>
      <w:r w:rsidRPr="00537880">
        <w:rPr>
          <w:sz w:val="22"/>
        </w:rPr>
        <w:t>. C</w:t>
      </w:r>
      <w:r w:rsidRPr="00537880">
        <w:t>ompliance with Verizon OpenOMCI v2.0 implies that implementation of this ME should follow ITU-T Rec G.988</w:t>
      </w:r>
      <w:r w:rsidRPr="00537880">
        <w:rPr>
          <w:color w:val="E36C0A" w:themeColor="accent6" w:themeShade="BF"/>
          <w:sz w:val="22"/>
        </w:rPr>
        <w:t xml:space="preserve"> (08/2019) Amd. 2</w:t>
      </w:r>
      <w:r w:rsidR="00FC0604">
        <w:rPr>
          <w:rFonts w:ascii="Times New Roman" w:hAnsi="Times New Roman"/>
          <w:color w:val="E36C0A" w:themeColor="accent6" w:themeShade="BF"/>
          <w:sz w:val="22"/>
        </w:rPr>
        <w:t>, Clause 9.16.11</w:t>
      </w:r>
      <w:r w:rsidRPr="00537880">
        <w:rPr>
          <w:color w:val="E36C0A" w:themeColor="accent6" w:themeShade="BF"/>
          <w:sz w:val="22"/>
        </w:rPr>
        <w:t xml:space="preserve">. </w:t>
      </w:r>
    </w:p>
    <w:p w14:paraId="10526292" w14:textId="4005F42D" w:rsidR="00537880" w:rsidRPr="00537880" w:rsidRDefault="00FC0604" w:rsidP="00537880">
      <w:pPr>
        <w:pStyle w:val="Body"/>
        <w:rPr>
          <w:color w:val="E36C0A" w:themeColor="accent6" w:themeShade="BF"/>
          <w:sz w:val="22"/>
        </w:rPr>
      </w:pPr>
      <w:r>
        <w:rPr>
          <w:color w:val="E36C0A" w:themeColor="accent6" w:themeShade="BF"/>
          <w:sz w:val="22"/>
        </w:rPr>
        <w:t>Note that G.988</w:t>
      </w:r>
      <w:r w:rsidR="00537880" w:rsidRPr="00537880">
        <w:rPr>
          <w:color w:val="E36C0A" w:themeColor="accent6" w:themeShade="BF"/>
          <w:sz w:val="22"/>
        </w:rPr>
        <w:t xml:space="preserve"> </w:t>
      </w:r>
      <w:r w:rsidR="00537880">
        <w:t>has renumbered TCA alarms.</w:t>
      </w:r>
    </w:p>
    <w:p w14:paraId="439C2F44" w14:textId="4F289EF9" w:rsidR="00537880" w:rsidRDefault="00537880" w:rsidP="00537880">
      <w:pPr>
        <w:pStyle w:val="Body"/>
      </w:pPr>
      <w:r>
        <w:t xml:space="preserve">The remainder of this </w:t>
      </w:r>
      <w:r w:rsidR="00A14659">
        <w:t>clause</w:t>
      </w:r>
      <w:r>
        <w:t xml:space="preserve"> is retained for information and reference only.</w:t>
      </w:r>
    </w:p>
    <w:p w14:paraId="641F8AEC" w14:textId="77777777" w:rsidR="00537880" w:rsidRDefault="00537880" w:rsidP="00142F6A">
      <w:pPr>
        <w:widowControl w:val="0"/>
        <w:rPr>
          <w:rFonts w:ascii="Book Antiqua" w:hAnsi="Book Antiqua"/>
          <w:sz w:val="24"/>
          <w:szCs w:val="24"/>
        </w:rPr>
      </w:pPr>
    </w:p>
    <w:p w14:paraId="250B67AF" w14:textId="22AB691E" w:rsidR="00142F6A" w:rsidRPr="00C829CA" w:rsidRDefault="00142F6A" w:rsidP="00142F6A">
      <w:pPr>
        <w:widowControl w:val="0"/>
        <w:rPr>
          <w:rFonts w:ascii="Book Antiqua" w:hAnsi="Book Antiqua"/>
          <w:sz w:val="24"/>
          <w:szCs w:val="24"/>
        </w:rPr>
      </w:pPr>
      <w:r w:rsidRPr="00C829CA">
        <w:rPr>
          <w:rFonts w:ascii="Book Antiqua" w:hAnsi="Book Antiqua"/>
          <w:sz w:val="24"/>
          <w:szCs w:val="24"/>
        </w:rPr>
        <w:t xml:space="preserve">This managed entity collects OMCI-related performance monitoring data </w:t>
      </w:r>
      <w:r w:rsidRPr="00C829CA">
        <w:rPr>
          <w:rFonts w:ascii="Book Antiqua" w:hAnsi="Book Antiqua"/>
          <w:sz w:val="24"/>
          <w:szCs w:val="24"/>
        </w:rPr>
        <w:lastRenderedPageBreak/>
        <w:t>associated with the slot/circuit pack, hosting on</w:t>
      </w:r>
      <w:r w:rsidR="00274DD2">
        <w:rPr>
          <w:rFonts w:ascii="Book Antiqua" w:hAnsi="Book Antiqua"/>
          <w:sz w:val="24"/>
          <w:szCs w:val="24"/>
        </w:rPr>
        <w:t>e</w:t>
      </w:r>
      <w:r w:rsidRPr="00C829CA">
        <w:rPr>
          <w:rFonts w:ascii="Book Antiqua" w:hAnsi="Book Antiqua"/>
          <w:sz w:val="24"/>
          <w:szCs w:val="24"/>
        </w:rPr>
        <w:t xml:space="preserve"> or more ANI-G MEs, for a specific TWDM channel. Instances of this managed entity are created and deleted by the OLT.</w:t>
      </w:r>
    </w:p>
    <w:p w14:paraId="41955ABF" w14:textId="27774F8F" w:rsidR="00142F6A" w:rsidRPr="00C829CA" w:rsidRDefault="00142F6A" w:rsidP="00142F6A">
      <w:pPr>
        <w:widowControl w:val="0"/>
        <w:rPr>
          <w:rFonts w:ascii="Book Antiqua" w:hAnsi="Book Antiqua"/>
          <w:sz w:val="24"/>
          <w:szCs w:val="24"/>
        </w:rPr>
      </w:pPr>
      <w:r w:rsidRPr="00C829CA">
        <w:rPr>
          <w:rFonts w:ascii="Book Antiqua" w:hAnsi="Book Antiqua"/>
          <w:sz w:val="24"/>
          <w:szCs w:val="24"/>
        </w:rPr>
        <w:t xml:space="preserve">The counters maintained by this ME are characterized as </w:t>
      </w:r>
      <w:r w:rsidRPr="00C829CA">
        <w:rPr>
          <w:rFonts w:ascii="Book Antiqua" w:hAnsi="Book Antiqua"/>
          <w:b/>
          <w:sz w:val="24"/>
          <w:szCs w:val="24"/>
        </w:rPr>
        <w:t>optional</w:t>
      </w:r>
      <w:r w:rsidRPr="00C829CA">
        <w:rPr>
          <w:rFonts w:ascii="Book Antiqua" w:hAnsi="Book Antiqua"/>
          <w:sz w:val="24"/>
          <w:szCs w:val="24"/>
        </w:rPr>
        <w:t xml:space="preserve"> in Clause 14/G.989.3.  </w:t>
      </w:r>
    </w:p>
    <w:p w14:paraId="19C737BE" w14:textId="77777777" w:rsidR="00142F6A" w:rsidRPr="00C829CA" w:rsidRDefault="00142F6A" w:rsidP="00142F6A">
      <w:pPr>
        <w:rPr>
          <w:rFonts w:ascii="Book Antiqua" w:hAnsi="Book Antiqua"/>
          <w:sz w:val="24"/>
          <w:szCs w:val="24"/>
        </w:rPr>
      </w:pPr>
      <w:r w:rsidRPr="00C829CA">
        <w:rPr>
          <w:rFonts w:ascii="Book Antiqua" w:hAnsi="Book Antiqua"/>
          <w:sz w:val="24"/>
          <w:szCs w:val="24"/>
        </w:rPr>
        <w:t>For a complete discussion of generic PM architecture, refer to clause I.4.</w:t>
      </w:r>
    </w:p>
    <w:p w14:paraId="0AB22C26" w14:textId="77777777" w:rsidR="00142F6A" w:rsidRPr="00C829CA" w:rsidRDefault="00142F6A" w:rsidP="00142F6A">
      <w:pPr>
        <w:pStyle w:val="Headingi"/>
        <w:jc w:val="both"/>
        <w:rPr>
          <w:rFonts w:ascii="Book Antiqua" w:hAnsi="Book Antiqua"/>
          <w:noProof w:val="0"/>
          <w:szCs w:val="24"/>
          <w:lang w:val="en-US"/>
        </w:rPr>
      </w:pPr>
      <w:r w:rsidRPr="00C829CA">
        <w:rPr>
          <w:rFonts w:ascii="Book Antiqua" w:hAnsi="Book Antiqua"/>
          <w:noProof w:val="0"/>
          <w:szCs w:val="24"/>
          <w:lang w:val="en-US"/>
        </w:rPr>
        <w:t>Relationships</w:t>
      </w:r>
    </w:p>
    <w:p w14:paraId="70546327" w14:textId="77777777" w:rsidR="00142F6A" w:rsidRPr="00C829CA" w:rsidRDefault="00142F6A" w:rsidP="00142F6A">
      <w:pPr>
        <w:pStyle w:val="Attribute"/>
        <w:ind w:left="720" w:firstLine="0"/>
        <w:jc w:val="both"/>
        <w:rPr>
          <w:rFonts w:ascii="Book Antiqua" w:hAnsi="Book Antiqua"/>
          <w:noProof w:val="0"/>
          <w:szCs w:val="24"/>
          <w:lang w:val="en-US"/>
        </w:rPr>
      </w:pPr>
      <w:r w:rsidRPr="00C829CA">
        <w:rPr>
          <w:rFonts w:ascii="Book Antiqua" w:hAnsi="Book Antiqua"/>
          <w:noProof w:val="0"/>
          <w:szCs w:val="24"/>
          <w:lang w:val="en-US"/>
        </w:rPr>
        <w:t xml:space="preserve">An instance of this managed entity is associated with an instance of TWDM channel managed entity. </w:t>
      </w:r>
    </w:p>
    <w:p w14:paraId="706CB598" w14:textId="77777777" w:rsidR="00142F6A" w:rsidRPr="00C829CA" w:rsidRDefault="00142F6A" w:rsidP="00142F6A">
      <w:pPr>
        <w:pStyle w:val="Headingi"/>
        <w:jc w:val="both"/>
        <w:rPr>
          <w:rFonts w:ascii="Book Antiqua" w:hAnsi="Book Antiqua"/>
          <w:noProof w:val="0"/>
          <w:lang w:val="en-US"/>
        </w:rPr>
      </w:pPr>
      <w:r w:rsidRPr="00C829CA">
        <w:rPr>
          <w:rFonts w:ascii="Book Antiqua" w:hAnsi="Book Antiqua"/>
          <w:noProof w:val="0"/>
          <w:lang w:val="en-US"/>
        </w:rPr>
        <w:t>Attributes</w:t>
      </w:r>
    </w:p>
    <w:p w14:paraId="157F6DC0"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Managed entity ID: </w:t>
      </w:r>
      <w:r w:rsidRPr="00C829CA">
        <w:rPr>
          <w:rFonts w:ascii="Book Antiqua" w:hAnsi="Book Antiqua"/>
          <w:noProof w:val="0"/>
          <w:lang w:val="en-US"/>
        </w:rPr>
        <w:t xml:space="preserve">This attribute uniquely identifies each instance of this managed entity. Through an identical ID, this managed entity is implicitly linked to an instance of the </w:t>
      </w:r>
      <w:r w:rsidRPr="00C829CA">
        <w:rPr>
          <w:rFonts w:ascii="Book Antiqua" w:hAnsi="Book Antiqua"/>
          <w:noProof w:val="0"/>
          <w:lang w:val="en-US" w:eastAsia="ja-JP"/>
        </w:rPr>
        <w:t>TWDM channel ME</w:t>
      </w:r>
      <w:r w:rsidRPr="00C829CA">
        <w:rPr>
          <w:rFonts w:ascii="Book Antiqua" w:hAnsi="Book Antiqua"/>
          <w:noProof w:val="0"/>
          <w:lang w:val="en-US"/>
        </w:rPr>
        <w:t>. (R,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54A21705"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Interval end time</w:t>
      </w:r>
      <w:r w:rsidRPr="00C829CA">
        <w:rPr>
          <w:rFonts w:ascii="Book Antiqua" w:hAnsi="Book Antiqua"/>
          <w:noProof w:val="0"/>
          <w:lang w:val="en-US"/>
        </w:rPr>
        <w:t>:</w:t>
      </w:r>
      <w:r w:rsidRPr="00C829CA">
        <w:rPr>
          <w:rFonts w:ascii="Book Antiqua" w:hAnsi="Book Antiqua"/>
          <w:b/>
          <w:noProof w:val="0"/>
          <w:lang w:val="en-US"/>
        </w:rPr>
        <w:t xml:space="preserve"> </w:t>
      </w:r>
      <w:r w:rsidRPr="00C829CA">
        <w:rPr>
          <w:rFonts w:ascii="Book Antiqua" w:hAnsi="Book Antiqua"/>
          <w:noProof w:val="0"/>
          <w:lang w:val="en-US"/>
        </w:rPr>
        <w:t>This attribute identifies the most recently finished 15-minute interval. (R) (mandatory) (1 byte)</w:t>
      </w:r>
    </w:p>
    <w:p w14:paraId="695A0477" w14:textId="77777777"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Threshold data</w:t>
      </w:r>
      <w:r w:rsidRPr="00C829CA">
        <w:rPr>
          <w:rFonts w:ascii="Book Antiqua" w:hAnsi="Book Antiqua"/>
          <w:noProof w:val="0"/>
          <w:sz w:val="26"/>
          <w:vertAlign w:val="subscript"/>
          <w:lang w:val="en-US"/>
        </w:rPr>
        <w:t xml:space="preserve"> </w:t>
      </w:r>
      <w:r w:rsidRPr="00C829CA">
        <w:rPr>
          <w:rFonts w:ascii="Book Antiqua" w:hAnsi="Book Antiqua"/>
          <w:b/>
          <w:noProof w:val="0"/>
          <w:lang w:val="en-US" w:eastAsia="ja-JP"/>
        </w:rPr>
        <w:t>1/2</w:t>
      </w:r>
      <w:r w:rsidRPr="00C829CA">
        <w:rPr>
          <w:rFonts w:ascii="Book Antiqua" w:hAnsi="Book Antiqua"/>
          <w:b/>
          <w:noProof w:val="0"/>
          <w:lang w:val="en-US"/>
        </w:rPr>
        <w:t xml:space="preserve"> ID:</w:t>
      </w:r>
      <w:r w:rsidRPr="00C829CA">
        <w:rPr>
          <w:rFonts w:ascii="Book Antiqua" w:hAnsi="Book Antiqua"/>
          <w:noProof w:val="0"/>
          <w:lang w:val="en-US"/>
        </w:rPr>
        <w:t xml:space="preserve"> This attribute points to an instance of the threshold data</w:t>
      </w:r>
      <w:r w:rsidRPr="00C829CA">
        <w:rPr>
          <w:rFonts w:ascii="Book Antiqua" w:hAnsi="Book Antiqua"/>
          <w:noProof w:val="0"/>
          <w:vertAlign w:val="subscript"/>
          <w:lang w:val="en-US"/>
        </w:rPr>
        <w:t xml:space="preserve"> </w:t>
      </w:r>
      <w:r w:rsidRPr="00C829CA">
        <w:rPr>
          <w:rFonts w:ascii="Book Antiqua" w:hAnsi="Book Antiqua"/>
          <w:noProof w:val="0"/>
          <w:lang w:val="en-US" w:eastAsia="ja-JP"/>
        </w:rPr>
        <w:t>1 and 2</w:t>
      </w:r>
      <w:r w:rsidRPr="00C829CA">
        <w:rPr>
          <w:rFonts w:ascii="Book Antiqua" w:hAnsi="Book Antiqua"/>
          <w:noProof w:val="0"/>
          <w:lang w:val="en-US"/>
        </w:rPr>
        <w:t xml:space="preserve"> managed entit</w:t>
      </w:r>
      <w:r w:rsidRPr="00C829CA">
        <w:rPr>
          <w:rFonts w:ascii="Book Antiqua" w:hAnsi="Book Antiqua"/>
          <w:noProof w:val="0"/>
          <w:lang w:val="en-US" w:eastAsia="ja-JP"/>
        </w:rPr>
        <w:t>ies</w:t>
      </w:r>
      <w:r w:rsidRPr="00C829CA">
        <w:rPr>
          <w:rFonts w:ascii="Book Antiqua" w:hAnsi="Book Antiqua"/>
          <w:noProof w:val="0"/>
          <w:lang w:val="en-US"/>
        </w:rPr>
        <w:t xml:space="preserve"> that contains PM threshold values. (R, W, Set</w:t>
      </w:r>
      <w:r w:rsidRPr="00C829CA">
        <w:rPr>
          <w:rFonts w:ascii="Book Antiqua" w:hAnsi="Book Antiqua"/>
          <w:noProof w:val="0"/>
          <w:lang w:val="en-US"/>
        </w:rPr>
        <w:noBreakHyphen/>
        <w:t>by</w:t>
      </w:r>
      <w:r w:rsidRPr="00C829CA">
        <w:rPr>
          <w:rFonts w:ascii="Book Antiqua" w:hAnsi="Book Antiqua"/>
          <w:noProof w:val="0"/>
          <w:lang w:val="en-US"/>
        </w:rPr>
        <w:noBreakHyphen/>
        <w:t>create) (mandatory) (2 bytes)</w:t>
      </w:r>
    </w:p>
    <w:p w14:paraId="3031BB5D" w14:textId="2703E3A3"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OMCI baseline message count: </w:t>
      </w:r>
      <w:r w:rsidRPr="00C829CA">
        <w:rPr>
          <w:rFonts w:ascii="Book Antiqua" w:hAnsi="Book Antiqua"/>
          <w:noProof w:val="0"/>
          <w:lang w:val="en-US"/>
        </w:rPr>
        <w:t>The counter of baseline format OMCI messages directed to the given ONU. (R) (mandatory) (4 byte)</w:t>
      </w:r>
    </w:p>
    <w:p w14:paraId="203A38B3" w14:textId="586FAE51"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OMCI extended message count: </w:t>
      </w:r>
      <w:r w:rsidRPr="00C829CA">
        <w:rPr>
          <w:rFonts w:ascii="Book Antiqua" w:hAnsi="Book Antiqua"/>
          <w:noProof w:val="0"/>
          <w:lang w:val="en-US"/>
        </w:rPr>
        <w:t>The counter of extended format OMCI messages directed to the given ONU. (R) (mandatory) (4 byte)</w:t>
      </w:r>
    </w:p>
    <w:p w14:paraId="5E90C15B" w14:textId="0151D4C1" w:rsidR="00142F6A" w:rsidRPr="00C829CA" w:rsidRDefault="00142F6A" w:rsidP="00142F6A">
      <w:pPr>
        <w:pStyle w:val="Attribute"/>
        <w:jc w:val="both"/>
        <w:rPr>
          <w:rFonts w:ascii="Book Antiqua" w:hAnsi="Book Antiqua"/>
          <w:noProof w:val="0"/>
          <w:lang w:val="en-US"/>
        </w:rPr>
      </w:pPr>
      <w:r w:rsidRPr="00C829CA">
        <w:rPr>
          <w:rFonts w:ascii="Book Antiqua" w:hAnsi="Book Antiqua"/>
          <w:b/>
          <w:noProof w:val="0"/>
          <w:lang w:val="en-US"/>
        </w:rPr>
        <w:t xml:space="preserve">OMCI MIC error count: </w:t>
      </w:r>
      <w:r w:rsidRPr="00C829CA">
        <w:rPr>
          <w:rFonts w:ascii="Book Antiqua" w:hAnsi="Book Antiqua"/>
          <w:noProof w:val="0"/>
          <w:lang w:val="en-US"/>
        </w:rPr>
        <w:t xml:space="preserve">The counter of OMCI messages </w:t>
      </w:r>
      <w:r w:rsidR="00AC5539" w:rsidRPr="00C829CA">
        <w:rPr>
          <w:rFonts w:ascii="Book Antiqua" w:hAnsi="Book Antiqua"/>
          <w:noProof w:val="0"/>
          <w:lang w:val="en-US"/>
        </w:rPr>
        <w:t>receive</w:t>
      </w:r>
      <w:r w:rsidRPr="00C829CA">
        <w:rPr>
          <w:rFonts w:ascii="Book Antiqua" w:hAnsi="Book Antiqua"/>
          <w:noProof w:val="0"/>
          <w:lang w:val="en-US"/>
        </w:rPr>
        <w:t>d with MIC errors. (R) (mandatory) (4 byte)</w:t>
      </w:r>
    </w:p>
    <w:p w14:paraId="4F7F37E9" w14:textId="77777777" w:rsidR="00142F6A" w:rsidRPr="00C829CA" w:rsidRDefault="00142F6A" w:rsidP="00142F6A">
      <w:pPr>
        <w:pStyle w:val="Attribute"/>
        <w:jc w:val="both"/>
        <w:rPr>
          <w:rFonts w:ascii="Book Antiqua" w:hAnsi="Book Antiqua"/>
          <w:noProof w:val="0"/>
          <w:lang w:val="en-US"/>
        </w:rPr>
      </w:pPr>
    </w:p>
    <w:p w14:paraId="12B9ACA9"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Actions</w:t>
      </w:r>
    </w:p>
    <w:p w14:paraId="782190BB" w14:textId="77777777"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Create, delete, get, set</w:t>
      </w:r>
    </w:p>
    <w:p w14:paraId="3ABA3EC2" w14:textId="731B4C85" w:rsidR="0089281E" w:rsidRPr="00C829CA" w:rsidRDefault="0089281E" w:rsidP="0089281E">
      <w:pPr>
        <w:pStyle w:val="Attribute"/>
        <w:jc w:val="both"/>
        <w:rPr>
          <w:rFonts w:ascii="Book Antiqua" w:hAnsi="Book Antiqua"/>
          <w:noProof w:val="0"/>
          <w:lang w:val="en-US"/>
        </w:rPr>
      </w:pPr>
      <w:r w:rsidRPr="00C829CA">
        <w:rPr>
          <w:rFonts w:ascii="Book Antiqua" w:hAnsi="Book Antiqua"/>
          <w:noProof w:val="0"/>
          <w:lang w:val="en-US"/>
        </w:rPr>
        <w:t>Get</w:t>
      </w:r>
      <w:r w:rsidRPr="00C829CA">
        <w:rPr>
          <w:rFonts w:ascii="Book Antiqua" w:hAnsi="Book Antiqua"/>
          <w:noProof w:val="0"/>
          <w:lang w:val="en-US" w:eastAsia="ja-JP"/>
        </w:rPr>
        <w:t xml:space="preserve"> current data </w:t>
      </w:r>
    </w:p>
    <w:p w14:paraId="160676D0" w14:textId="77777777" w:rsidR="0089281E" w:rsidRPr="00C829CA" w:rsidRDefault="0089281E" w:rsidP="0089281E">
      <w:pPr>
        <w:pStyle w:val="Headingi"/>
        <w:jc w:val="both"/>
        <w:rPr>
          <w:rFonts w:ascii="Book Antiqua" w:hAnsi="Book Antiqua"/>
          <w:noProof w:val="0"/>
          <w:lang w:val="en-US"/>
        </w:rPr>
      </w:pPr>
      <w:r w:rsidRPr="00C829CA">
        <w:rPr>
          <w:rFonts w:ascii="Book Antiqua" w:hAnsi="Book Antiqua"/>
          <w:noProof w:val="0"/>
          <w:lang w:val="en-US"/>
        </w:rPr>
        <w:t>Notifications</w:t>
      </w: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040"/>
        <w:gridCol w:w="1980"/>
      </w:tblGrid>
      <w:tr w:rsidR="0089281E" w:rsidRPr="00C829CA" w14:paraId="1B39ECEA" w14:textId="77777777" w:rsidTr="007855D7">
        <w:trPr>
          <w:cantSplit/>
        </w:trPr>
        <w:tc>
          <w:tcPr>
            <w:tcW w:w="8100" w:type="dxa"/>
            <w:gridSpan w:val="3"/>
            <w:tcBorders>
              <w:top w:val="nil"/>
              <w:left w:val="nil"/>
              <w:right w:val="nil"/>
            </w:tcBorders>
            <w:vAlign w:val="center"/>
          </w:tcPr>
          <w:p w14:paraId="1108D757" w14:textId="77777777" w:rsidR="0089281E" w:rsidRPr="00C829CA" w:rsidRDefault="0089281E" w:rsidP="007855D7">
            <w:pPr>
              <w:pStyle w:val="Tablehead"/>
              <w:jc w:val="left"/>
              <w:rPr>
                <w:rFonts w:ascii="Book Antiqua" w:hAnsi="Book Antiqua"/>
                <w:lang w:val="en-US"/>
              </w:rPr>
            </w:pPr>
            <w:r w:rsidRPr="00C829CA">
              <w:rPr>
                <w:rFonts w:ascii="Book Antiqua" w:hAnsi="Book Antiqua"/>
                <w:lang w:val="en-US"/>
              </w:rPr>
              <w:t>Threshold crossing alert</w:t>
            </w:r>
          </w:p>
        </w:tc>
      </w:tr>
      <w:tr w:rsidR="0089281E" w:rsidRPr="00C829CA" w14:paraId="58480B6C" w14:textId="77777777" w:rsidTr="007855D7">
        <w:trPr>
          <w:cantSplit/>
        </w:trPr>
        <w:tc>
          <w:tcPr>
            <w:tcW w:w="1080" w:type="dxa"/>
            <w:vAlign w:val="center"/>
          </w:tcPr>
          <w:p w14:paraId="18428B5A"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Alarm number</w:t>
            </w:r>
          </w:p>
        </w:tc>
        <w:tc>
          <w:tcPr>
            <w:tcW w:w="5040" w:type="dxa"/>
            <w:vAlign w:val="center"/>
          </w:tcPr>
          <w:p w14:paraId="4BE8B3F7" w14:textId="77777777" w:rsidR="0089281E" w:rsidRPr="00C829CA" w:rsidRDefault="0089281E" w:rsidP="007855D7">
            <w:pPr>
              <w:pStyle w:val="Tablehead"/>
              <w:rPr>
                <w:rFonts w:ascii="Book Antiqua" w:hAnsi="Book Antiqua"/>
                <w:lang w:val="en-US"/>
              </w:rPr>
            </w:pPr>
            <w:r w:rsidRPr="00C829CA">
              <w:rPr>
                <w:rFonts w:ascii="Book Antiqua" w:hAnsi="Book Antiqua"/>
                <w:lang w:val="en-US"/>
              </w:rPr>
              <w:t>Threshold crossing alert</w:t>
            </w:r>
          </w:p>
        </w:tc>
        <w:tc>
          <w:tcPr>
            <w:tcW w:w="1980" w:type="dxa"/>
            <w:vAlign w:val="center"/>
          </w:tcPr>
          <w:p w14:paraId="394CF461" w14:textId="77777777" w:rsidR="0089281E" w:rsidRPr="00C829CA" w:rsidRDefault="0089281E" w:rsidP="007855D7">
            <w:pPr>
              <w:pStyle w:val="Tablehead"/>
              <w:rPr>
                <w:rFonts w:ascii="Book Antiqua" w:hAnsi="Book Antiqua"/>
                <w:szCs w:val="24"/>
                <w:lang w:val="en-US"/>
              </w:rPr>
            </w:pPr>
            <w:r w:rsidRPr="00C829CA">
              <w:rPr>
                <w:rFonts w:ascii="Book Antiqua" w:hAnsi="Book Antiqua"/>
                <w:szCs w:val="24"/>
                <w:lang w:val="en-US"/>
              </w:rPr>
              <w:t>Threshold value attribute # (Note)</w:t>
            </w:r>
          </w:p>
        </w:tc>
      </w:tr>
      <w:tr w:rsidR="0089281E" w:rsidRPr="00C829CA" w14:paraId="7AEBED93" w14:textId="77777777" w:rsidTr="007855D7">
        <w:trPr>
          <w:cantSplit/>
        </w:trPr>
        <w:tc>
          <w:tcPr>
            <w:tcW w:w="1080" w:type="dxa"/>
          </w:tcPr>
          <w:p w14:paraId="5EEB146F"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0</w:t>
            </w:r>
          </w:p>
        </w:tc>
        <w:tc>
          <w:tcPr>
            <w:tcW w:w="5040" w:type="dxa"/>
            <w:shd w:val="clear" w:color="auto" w:fill="FFFFFF" w:themeFill="background1"/>
          </w:tcPr>
          <w:p w14:paraId="7B7BDD3B" w14:textId="67D632AF" w:rsidR="0089281E" w:rsidRPr="00C829CA" w:rsidRDefault="0089281E" w:rsidP="007855D7">
            <w:pPr>
              <w:pStyle w:val="Tabletext0"/>
              <w:rPr>
                <w:rFonts w:ascii="Book Antiqua" w:hAnsi="Book Antiqua"/>
                <w:noProof w:val="0"/>
                <w:lang w:val="en-US"/>
              </w:rPr>
            </w:pPr>
          </w:p>
        </w:tc>
        <w:tc>
          <w:tcPr>
            <w:tcW w:w="1980" w:type="dxa"/>
            <w:shd w:val="clear" w:color="auto" w:fill="FFFFFF" w:themeFill="background1"/>
          </w:tcPr>
          <w:p w14:paraId="59E32AC0" w14:textId="77777777" w:rsidR="0089281E" w:rsidRPr="00C829CA" w:rsidRDefault="0089281E" w:rsidP="007855D7">
            <w:pPr>
              <w:pStyle w:val="Tabletext0"/>
              <w:jc w:val="center"/>
              <w:rPr>
                <w:rFonts w:ascii="Book Antiqua" w:hAnsi="Book Antiqua"/>
                <w:noProof w:val="0"/>
                <w:szCs w:val="24"/>
                <w:lang w:val="en-US"/>
              </w:rPr>
            </w:pPr>
            <w:r w:rsidRPr="00C829CA">
              <w:rPr>
                <w:rFonts w:ascii="Book Antiqua" w:hAnsi="Book Antiqua"/>
                <w:noProof w:val="0"/>
                <w:szCs w:val="24"/>
                <w:lang w:val="en-US"/>
              </w:rPr>
              <w:t>1</w:t>
            </w:r>
          </w:p>
        </w:tc>
      </w:tr>
      <w:tr w:rsidR="0089281E" w:rsidRPr="00C829CA" w14:paraId="0A1EAACD" w14:textId="77777777" w:rsidTr="007855D7">
        <w:trPr>
          <w:cantSplit/>
        </w:trPr>
        <w:tc>
          <w:tcPr>
            <w:tcW w:w="1080" w:type="dxa"/>
          </w:tcPr>
          <w:p w14:paraId="48061AD6"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lastRenderedPageBreak/>
              <w:t>1</w:t>
            </w:r>
          </w:p>
        </w:tc>
        <w:tc>
          <w:tcPr>
            <w:tcW w:w="5040" w:type="dxa"/>
            <w:shd w:val="clear" w:color="auto" w:fill="FFFFFF" w:themeFill="background1"/>
          </w:tcPr>
          <w:p w14:paraId="2D405617" w14:textId="22B092AD" w:rsidR="0089281E" w:rsidRPr="00C829CA" w:rsidRDefault="0089281E" w:rsidP="007855D7">
            <w:pPr>
              <w:pStyle w:val="Tabletext0"/>
              <w:rPr>
                <w:rFonts w:ascii="Book Antiqua" w:hAnsi="Book Antiqua"/>
                <w:noProof w:val="0"/>
                <w:lang w:val="en-US"/>
              </w:rPr>
            </w:pPr>
          </w:p>
        </w:tc>
        <w:tc>
          <w:tcPr>
            <w:tcW w:w="1980" w:type="dxa"/>
            <w:shd w:val="clear" w:color="auto" w:fill="FFFFFF" w:themeFill="background1"/>
          </w:tcPr>
          <w:p w14:paraId="18337BBC"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2</w:t>
            </w:r>
          </w:p>
        </w:tc>
      </w:tr>
      <w:tr w:rsidR="0089281E" w:rsidRPr="00C829CA" w14:paraId="29732C5A" w14:textId="77777777" w:rsidTr="007855D7">
        <w:trPr>
          <w:cantSplit/>
        </w:trPr>
        <w:tc>
          <w:tcPr>
            <w:tcW w:w="1080" w:type="dxa"/>
          </w:tcPr>
          <w:p w14:paraId="558B233C"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lang w:val="en-US"/>
              </w:rPr>
              <w:t>2</w:t>
            </w:r>
          </w:p>
        </w:tc>
        <w:tc>
          <w:tcPr>
            <w:tcW w:w="5040" w:type="dxa"/>
            <w:shd w:val="clear" w:color="auto" w:fill="FFFFFF" w:themeFill="background1"/>
          </w:tcPr>
          <w:p w14:paraId="55D38771" w14:textId="2E9988A7" w:rsidR="0089281E" w:rsidRPr="00C829CA" w:rsidRDefault="0089281E" w:rsidP="007855D7">
            <w:pPr>
              <w:pStyle w:val="Tabletext0"/>
              <w:rPr>
                <w:rFonts w:ascii="Book Antiqua" w:hAnsi="Book Antiqua"/>
                <w:noProof w:val="0"/>
                <w:lang w:val="en-US"/>
              </w:rPr>
            </w:pPr>
            <w:r w:rsidRPr="00C829CA">
              <w:rPr>
                <w:rFonts w:ascii="Book Antiqua" w:hAnsi="Book Antiqua"/>
                <w:noProof w:val="0"/>
                <w:lang w:val="en-US"/>
              </w:rPr>
              <w:t>OMCI MIC error count</w:t>
            </w:r>
          </w:p>
        </w:tc>
        <w:tc>
          <w:tcPr>
            <w:tcW w:w="1980" w:type="dxa"/>
            <w:shd w:val="clear" w:color="auto" w:fill="FFFFFF" w:themeFill="background1"/>
          </w:tcPr>
          <w:p w14:paraId="2EFFE14E" w14:textId="77777777" w:rsidR="0089281E" w:rsidRPr="00C829CA" w:rsidRDefault="0089281E" w:rsidP="007855D7">
            <w:pPr>
              <w:pStyle w:val="Tabletext0"/>
              <w:jc w:val="center"/>
              <w:rPr>
                <w:rFonts w:ascii="Book Antiqua" w:hAnsi="Book Antiqua"/>
                <w:noProof w:val="0"/>
                <w:lang w:val="en-US"/>
              </w:rPr>
            </w:pPr>
            <w:r w:rsidRPr="00C829CA">
              <w:rPr>
                <w:rFonts w:ascii="Book Antiqua" w:hAnsi="Book Antiqua"/>
                <w:noProof w:val="0"/>
                <w:szCs w:val="24"/>
                <w:lang w:val="en-US"/>
              </w:rPr>
              <w:t>3</w:t>
            </w:r>
          </w:p>
        </w:tc>
      </w:tr>
      <w:tr w:rsidR="0089281E" w:rsidRPr="00C829CA" w14:paraId="4D04FCD0" w14:textId="77777777" w:rsidTr="007855D7">
        <w:trPr>
          <w:cantSplit/>
        </w:trPr>
        <w:tc>
          <w:tcPr>
            <w:tcW w:w="8100" w:type="dxa"/>
            <w:gridSpan w:val="3"/>
          </w:tcPr>
          <w:p w14:paraId="6F55E37C" w14:textId="77777777" w:rsidR="0089281E" w:rsidRPr="00C829CA" w:rsidRDefault="0089281E" w:rsidP="007855D7">
            <w:pPr>
              <w:pStyle w:val="Tabletext0"/>
              <w:rPr>
                <w:rFonts w:ascii="Book Antiqua" w:hAnsi="Book Antiqua"/>
                <w:noProof w:val="0"/>
                <w:szCs w:val="24"/>
                <w:lang w:val="en-US"/>
              </w:rPr>
            </w:pPr>
            <w:r w:rsidRPr="00C829CA">
              <w:rPr>
                <w:rFonts w:ascii="Book Antiqua" w:hAnsi="Book Antiqua"/>
                <w:noProof w:val="0"/>
                <w:lang w:val="en-US"/>
              </w:rPr>
              <w:t>NOTE – This number associates the TCA with the specified threshold value attribute of the threshold data 1/2 managed entities.</w:t>
            </w:r>
          </w:p>
        </w:tc>
      </w:tr>
    </w:tbl>
    <w:p w14:paraId="53639FA3" w14:textId="77777777" w:rsidR="0089281E" w:rsidRPr="00C829CA" w:rsidRDefault="0089281E" w:rsidP="0089281E">
      <w:pPr>
        <w:pStyle w:val="Body"/>
      </w:pPr>
    </w:p>
    <w:p w14:paraId="6B9ED829" w14:textId="77777777" w:rsidR="005974C3" w:rsidRPr="00C829CA" w:rsidRDefault="005974C3" w:rsidP="00F41535">
      <w:pPr>
        <w:pStyle w:val="Attribute"/>
        <w:jc w:val="both"/>
        <w:rPr>
          <w:rFonts w:ascii="Book Antiqua" w:hAnsi="Book Antiqua"/>
          <w:noProof w:val="0"/>
          <w:lang w:val="en-US"/>
        </w:rPr>
      </w:pPr>
    </w:p>
    <w:p w14:paraId="52B68094" w14:textId="77777777" w:rsidR="00BF3095" w:rsidRPr="00C829CA" w:rsidRDefault="00BF3095" w:rsidP="00BF3095">
      <w:pPr>
        <w:pStyle w:val="Body"/>
      </w:pPr>
    </w:p>
    <w:p w14:paraId="3E6F9E3C" w14:textId="05F5F754" w:rsidR="00BF3095" w:rsidRDefault="00BF3095" w:rsidP="00BF3095">
      <w:pPr>
        <w:pStyle w:val="Heading2"/>
      </w:pPr>
      <w:bookmarkStart w:id="153" w:name="_Toc33697786"/>
      <w:r>
        <w:rPr>
          <w:lang w:eastAsia="zh-CN"/>
        </w:rPr>
        <w:t>OMCI SIP extensions</w:t>
      </w:r>
      <w:bookmarkEnd w:id="153"/>
      <w:r>
        <w:t xml:space="preserve"> </w:t>
      </w:r>
    </w:p>
    <w:p w14:paraId="3AA3BE32" w14:textId="77777777" w:rsidR="00A54827" w:rsidRPr="00A54827" w:rsidRDefault="00A54827" w:rsidP="00A54827">
      <w:pPr>
        <w:pStyle w:val="Body"/>
      </w:pPr>
    </w:p>
    <w:p w14:paraId="0AAADE59" w14:textId="77777777" w:rsidR="00886FFF" w:rsidRPr="00886FFF" w:rsidRDefault="00BF3095" w:rsidP="00886FFF">
      <w:pPr>
        <w:widowControl w:val="0"/>
        <w:rPr>
          <w:rFonts w:ascii="Book Antiqua" w:hAnsi="Book Antiqua"/>
          <w:sz w:val="24"/>
          <w:szCs w:val="24"/>
        </w:rPr>
      </w:pPr>
      <w:r w:rsidRPr="00886FFF">
        <w:rPr>
          <w:rFonts w:ascii="Book Antiqua" w:hAnsi="Book Antiqua"/>
          <w:sz w:val="24"/>
          <w:szCs w:val="24"/>
        </w:rPr>
        <w:t>Th</w:t>
      </w:r>
      <w:r w:rsidR="00886FFF" w:rsidRPr="00886FFF">
        <w:rPr>
          <w:rFonts w:ascii="Book Antiqua" w:hAnsi="Book Antiqua"/>
          <w:sz w:val="24"/>
          <w:szCs w:val="24"/>
        </w:rPr>
        <w:t>e</w:t>
      </w:r>
      <w:r w:rsidRPr="00886FFF">
        <w:rPr>
          <w:rFonts w:ascii="Book Antiqua" w:hAnsi="Book Antiqua"/>
          <w:sz w:val="24"/>
          <w:szCs w:val="24"/>
        </w:rPr>
        <w:t xml:space="preserve"> managed entit</w:t>
      </w:r>
      <w:r w:rsidR="00886FFF" w:rsidRPr="00886FFF">
        <w:rPr>
          <w:rFonts w:ascii="Book Antiqua" w:hAnsi="Book Antiqua"/>
          <w:sz w:val="24"/>
          <w:szCs w:val="24"/>
        </w:rPr>
        <w:t>ies specified in this section</w:t>
      </w:r>
      <w:r w:rsidRPr="00886FFF">
        <w:rPr>
          <w:rFonts w:ascii="Book Antiqua" w:hAnsi="Book Antiqua"/>
          <w:sz w:val="24"/>
          <w:szCs w:val="24"/>
        </w:rPr>
        <w:t xml:space="preserve"> </w:t>
      </w:r>
      <w:r w:rsidR="00886FFF" w:rsidRPr="00886FFF">
        <w:rPr>
          <w:rFonts w:ascii="Book Antiqua" w:hAnsi="Book Antiqua"/>
          <w:sz w:val="24"/>
          <w:szCs w:val="24"/>
        </w:rPr>
        <w:t>serve for SIP-based VoIP service troubleshooting purposes. This group of MEs includes:</w:t>
      </w:r>
    </w:p>
    <w:p w14:paraId="21C66505" w14:textId="79B22D20" w:rsidR="00886FFF" w:rsidRPr="00886FFF" w:rsidRDefault="00886FFF" w:rsidP="00635AB1">
      <w:pPr>
        <w:pStyle w:val="Header"/>
        <w:numPr>
          <w:ilvl w:val="0"/>
          <w:numId w:val="16"/>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 xml:space="preserve">POTS </w:t>
      </w:r>
      <w:r w:rsidR="00FD1383" w:rsidRPr="00886FFF">
        <w:rPr>
          <w:rFonts w:ascii="Book Antiqua" w:hAnsi="Book Antiqua"/>
          <w:sz w:val="24"/>
          <w:szCs w:val="24"/>
        </w:rPr>
        <w:t>U</w:t>
      </w:r>
      <w:r w:rsidR="00FD1383">
        <w:rPr>
          <w:rFonts w:ascii="Book Antiqua" w:hAnsi="Book Antiqua"/>
          <w:sz w:val="24"/>
          <w:szCs w:val="24"/>
        </w:rPr>
        <w:t>NI</w:t>
      </w:r>
      <w:r w:rsidR="00FD1383" w:rsidRPr="00886FFF">
        <w:rPr>
          <w:rFonts w:ascii="Book Antiqua" w:hAnsi="Book Antiqua"/>
          <w:sz w:val="24"/>
          <w:szCs w:val="24"/>
        </w:rPr>
        <w:t xml:space="preserve"> </w:t>
      </w:r>
      <w:r w:rsidRPr="00886FFF">
        <w:rPr>
          <w:rFonts w:ascii="Book Antiqua" w:hAnsi="Book Antiqua"/>
          <w:sz w:val="24"/>
          <w:szCs w:val="24"/>
        </w:rPr>
        <w:t xml:space="preserve">Extension ME:  This ME includes SIP signaling call status information (G.988 </w:t>
      </w:r>
      <w:r w:rsidR="00FD1383" w:rsidRPr="00886FFF">
        <w:rPr>
          <w:rFonts w:ascii="Book Antiqua" w:hAnsi="Book Antiqua"/>
          <w:sz w:val="24"/>
          <w:szCs w:val="24"/>
        </w:rPr>
        <w:t>Vo</w:t>
      </w:r>
      <w:r w:rsidR="00FD1383">
        <w:rPr>
          <w:rFonts w:ascii="Book Antiqua" w:hAnsi="Book Antiqua"/>
          <w:sz w:val="24"/>
          <w:szCs w:val="24"/>
        </w:rPr>
        <w:t>IP</w:t>
      </w:r>
      <w:r w:rsidR="00FD1383" w:rsidRPr="00886FFF">
        <w:rPr>
          <w:rFonts w:ascii="Book Antiqua" w:hAnsi="Book Antiqua"/>
          <w:sz w:val="24"/>
          <w:szCs w:val="24"/>
        </w:rPr>
        <w:t xml:space="preserve"> </w:t>
      </w:r>
      <w:r w:rsidRPr="00886FFF">
        <w:rPr>
          <w:rFonts w:ascii="Book Antiqua" w:hAnsi="Book Antiqua"/>
          <w:sz w:val="24"/>
          <w:szCs w:val="24"/>
        </w:rPr>
        <w:t>Line status expresses POTS call in terms of the analog call status).</w:t>
      </w:r>
    </w:p>
    <w:p w14:paraId="531E42B6" w14:textId="77777777" w:rsidR="00886FFF" w:rsidRPr="00886FFF" w:rsidRDefault="00886FFF" w:rsidP="00635AB1">
      <w:pPr>
        <w:pStyle w:val="Header"/>
        <w:numPr>
          <w:ilvl w:val="0"/>
          <w:numId w:val="16"/>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VoipCallStatistics and VoipCallStatisticEx2 :  This ME differentiates call drops initiated from the subscriber and its peer and contains a more complete</w:t>
      </w:r>
      <w:r w:rsidRPr="00886FFF">
        <w:rPr>
          <w:rFonts w:ascii="Book Antiqua" w:hAnsi="Book Antiqua"/>
          <w:color w:val="000000"/>
          <w:sz w:val="24"/>
          <w:szCs w:val="24"/>
          <w:shd w:val="clear" w:color="auto" w:fill="FFFFFF"/>
        </w:rPr>
        <w:t xml:space="preserve"> set of status information for Voip lines</w:t>
      </w:r>
      <w:r w:rsidRPr="00886FFF">
        <w:rPr>
          <w:rFonts w:ascii="Book Antiqua" w:hAnsi="Book Antiqua"/>
          <w:sz w:val="24"/>
          <w:szCs w:val="24"/>
        </w:rPr>
        <w:t xml:space="preserve">.  </w:t>
      </w:r>
    </w:p>
    <w:p w14:paraId="4AF22E69" w14:textId="5FD08CD2" w:rsidR="00886FFF" w:rsidRPr="00886FFF" w:rsidRDefault="00886FFF" w:rsidP="00635AB1">
      <w:pPr>
        <w:pStyle w:val="Header"/>
        <w:numPr>
          <w:ilvl w:val="0"/>
          <w:numId w:val="16"/>
        </w:numPr>
        <w:pBdr>
          <w:bottom w:val="none" w:sz="0" w:space="0" w:color="auto"/>
        </w:pBdr>
        <w:tabs>
          <w:tab w:val="clear" w:pos="10080"/>
          <w:tab w:val="center" w:pos="4680"/>
          <w:tab w:val="right" w:pos="9360"/>
        </w:tabs>
        <w:spacing w:after="0"/>
        <w:rPr>
          <w:rFonts w:ascii="Book Antiqua" w:hAnsi="Book Antiqua"/>
          <w:sz w:val="24"/>
          <w:szCs w:val="24"/>
        </w:rPr>
      </w:pPr>
      <w:r w:rsidRPr="00886FFF">
        <w:rPr>
          <w:rFonts w:ascii="Book Antiqua" w:hAnsi="Book Antiqua"/>
          <w:sz w:val="24"/>
          <w:szCs w:val="24"/>
        </w:rPr>
        <w:t xml:space="preserve">VoipCallStatistics3 and VoipCallStatisticEx4.  This ME contains </w:t>
      </w:r>
      <w:r w:rsidR="00B5576D">
        <w:rPr>
          <w:rFonts w:ascii="Book Antiqua" w:hAnsi="Book Antiqua"/>
          <w:sz w:val="24"/>
          <w:szCs w:val="24"/>
        </w:rPr>
        <w:t>RTP</w:t>
      </w:r>
      <w:r w:rsidRPr="00886FFF">
        <w:rPr>
          <w:rFonts w:ascii="Book Antiqua" w:hAnsi="Book Antiqua"/>
          <w:sz w:val="24"/>
          <w:szCs w:val="24"/>
        </w:rPr>
        <w:t xml:space="preserve"> packet counter information for the send and receive directions (G.988 doesn’t provide this level of specificity).</w:t>
      </w:r>
    </w:p>
    <w:p w14:paraId="649358AF" w14:textId="2CA20779" w:rsidR="00FA7512" w:rsidRPr="00886FFF" w:rsidRDefault="00FA7512" w:rsidP="00886FFF">
      <w:pPr>
        <w:pStyle w:val="Body"/>
        <w:rPr>
          <w:sz w:val="24"/>
          <w:szCs w:val="24"/>
        </w:rPr>
      </w:pPr>
    </w:p>
    <w:p w14:paraId="79093161" w14:textId="77777777" w:rsidR="00886FFF" w:rsidRPr="00C829CA" w:rsidRDefault="00886FFF" w:rsidP="00886FFF">
      <w:pPr>
        <w:pStyle w:val="Body"/>
      </w:pPr>
    </w:p>
    <w:p w14:paraId="70B84834" w14:textId="766D39EF" w:rsidR="00886FFF" w:rsidRDefault="00886FFF" w:rsidP="00886FFF">
      <w:pPr>
        <w:pStyle w:val="Heading3"/>
        <w:rPr>
          <w:lang w:eastAsia="zh-CN"/>
        </w:rPr>
      </w:pPr>
      <w:bookmarkStart w:id="154" w:name="_Toc33697787"/>
      <w:r>
        <w:rPr>
          <w:lang w:eastAsia="zh-CN"/>
        </w:rPr>
        <w:t>POTS UNI Extension managed entity</w:t>
      </w:r>
      <w:bookmarkEnd w:id="154"/>
      <w:r>
        <w:rPr>
          <w:lang w:eastAsia="zh-CN"/>
        </w:rPr>
        <w:t xml:space="preserve"> </w:t>
      </w:r>
    </w:p>
    <w:p w14:paraId="022AAFB7" w14:textId="77777777" w:rsidR="00A54827" w:rsidRPr="00A54827" w:rsidRDefault="00A54827" w:rsidP="00A54827">
      <w:pPr>
        <w:pStyle w:val="Body"/>
        <w:rPr>
          <w:lang w:eastAsia="zh-CN"/>
        </w:rPr>
      </w:pPr>
    </w:p>
    <w:p w14:paraId="60C37FF4" w14:textId="77777777" w:rsidR="00886FFF" w:rsidRDefault="00886FFF" w:rsidP="00886FFF">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Pr>
          <w:noProof/>
          <w:sz w:val="24"/>
          <w:lang w:val="en-GB"/>
        </w:rPr>
        <w:t xml:space="preserve">This managed entity </w:t>
      </w:r>
      <w:r w:rsidRPr="007B0B24">
        <w:rPr>
          <w:noProof/>
          <w:sz w:val="24"/>
          <w:lang w:val="en-GB"/>
        </w:rPr>
        <w:t xml:space="preserve">contains </w:t>
      </w:r>
      <w:r>
        <w:rPr>
          <w:noProof/>
          <w:sz w:val="24"/>
          <w:lang w:val="en-GB"/>
        </w:rPr>
        <w:t>call s</w:t>
      </w:r>
      <w:r w:rsidRPr="007B0B24">
        <w:rPr>
          <w:noProof/>
          <w:sz w:val="24"/>
          <w:lang w:val="en-GB"/>
        </w:rPr>
        <w:t>tatus information for POTS ports using VoIP services.</w:t>
      </w:r>
      <w:r>
        <w:rPr>
          <w:noProof/>
          <w:sz w:val="24"/>
          <w:lang w:val="en-GB"/>
        </w:rPr>
        <w:t xml:space="preserve">  This ME supplements the Voip Line Status (</w:t>
      </w:r>
      <w:r w:rsidRPr="00B05784">
        <w:t>141</w:t>
      </w:r>
      <w:r>
        <w:t xml:space="preserve">) ME.  </w:t>
      </w:r>
      <w:r w:rsidRPr="007B0B24">
        <w:rPr>
          <w:noProof/>
          <w:sz w:val="24"/>
          <w:lang w:val="en-GB"/>
        </w:rPr>
        <w:t>An ONU that supports VoIP automatically creates or deletes an instance of this managed entity upon creation or deletion of a PPTP POTS UNI.</w:t>
      </w:r>
    </w:p>
    <w:p w14:paraId="47109858"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62B1469A" w14:textId="77777777" w:rsidR="00886FFF" w:rsidRPr="007B0B24" w:rsidRDefault="00886FFF" w:rsidP="00886FFF">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45EE6B98"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66A28467" w14:textId="77777777" w:rsidR="00886FFF" w:rsidRDefault="00886FFF" w:rsidP="00886FFF">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 </w:t>
      </w:r>
      <w:r>
        <w:rPr>
          <w:noProof/>
          <w:sz w:val="24"/>
          <w:lang w:val="en-GB"/>
        </w:rPr>
        <w:t xml:space="preserve">PPTP </w:t>
      </w:r>
      <w:r w:rsidRPr="007B0B24">
        <w:rPr>
          <w:noProof/>
          <w:sz w:val="24"/>
          <w:lang w:val="en-GB"/>
        </w:rPr>
        <w:t>POTS UNI. (R) (mandatory) (2 bytes)</w:t>
      </w:r>
    </w:p>
    <w:p w14:paraId="62B87ACC" w14:textId="56335C51" w:rsidR="009376E6" w:rsidRDefault="00510EDF" w:rsidP="009376E6">
      <w:pPr>
        <w:pStyle w:val="Attributefollower"/>
        <w:jc w:val="both"/>
      </w:pPr>
      <w:r w:rsidDel="00510EDF">
        <w:rPr>
          <w:b/>
        </w:rPr>
        <w:t xml:space="preserve"> </w:t>
      </w:r>
    </w:p>
    <w:p w14:paraId="5694C388" w14:textId="77777777" w:rsidR="00510EDF" w:rsidRPr="009376E6" w:rsidRDefault="00510EDF" w:rsidP="009376E6">
      <w:pPr>
        <w:pStyle w:val="Attributefollower"/>
        <w:jc w:val="both"/>
      </w:pPr>
    </w:p>
    <w:p w14:paraId="737BC448" w14:textId="01248DEE" w:rsidR="005E353C" w:rsidRDefault="004C26E3" w:rsidP="005E353C">
      <w:pPr>
        <w:tabs>
          <w:tab w:val="left" w:pos="2520"/>
        </w:tabs>
        <w:spacing w:before="120" w:after="0"/>
        <w:ind w:left="2160" w:hanging="1440"/>
        <w:jc w:val="both"/>
        <w:rPr>
          <w:noProof/>
          <w:sz w:val="24"/>
          <w:lang w:val="en-GB"/>
        </w:rPr>
      </w:pPr>
      <w:r>
        <w:rPr>
          <w:b/>
          <w:noProof/>
          <w:sz w:val="24"/>
          <w:lang w:val="en-GB"/>
        </w:rPr>
        <w:t>Administratively c</w:t>
      </w:r>
      <w:r w:rsidR="005E353C">
        <w:rPr>
          <w:b/>
          <w:noProof/>
          <w:sz w:val="24"/>
          <w:lang w:val="en-GB"/>
        </w:rPr>
        <w:t>ontrolled POTS holdover timer</w:t>
      </w:r>
      <w:r w:rsidR="005E353C" w:rsidRPr="007B0B24">
        <w:rPr>
          <w:b/>
          <w:noProof/>
          <w:sz w:val="24"/>
          <w:lang w:val="en-GB"/>
        </w:rPr>
        <w:t>:</w:t>
      </w:r>
      <w:r w:rsidR="005E353C">
        <w:rPr>
          <w:noProof/>
          <w:sz w:val="24"/>
          <w:lang w:val="en-GB"/>
        </w:rPr>
        <w:t xml:space="preserve"> This attribute specifies the duration of time</w:t>
      </w:r>
      <w:r w:rsidR="005E353C" w:rsidRPr="009376E6">
        <w:rPr>
          <w:noProof/>
          <w:sz w:val="24"/>
          <w:szCs w:val="24"/>
          <w:lang w:val="en-GB"/>
        </w:rPr>
        <w:t xml:space="preserve">, in seconds, during which the </w:t>
      </w:r>
      <w:r w:rsidR="005E353C" w:rsidRPr="009376E6">
        <w:rPr>
          <w:sz w:val="24"/>
          <w:szCs w:val="24"/>
        </w:rPr>
        <w:t xml:space="preserve">POTS loop voltage </w:t>
      </w:r>
      <w:r w:rsidR="005E353C">
        <w:rPr>
          <w:sz w:val="24"/>
          <w:szCs w:val="24"/>
        </w:rPr>
        <w:t>should be</w:t>
      </w:r>
      <w:r w:rsidR="005E353C" w:rsidRPr="009376E6">
        <w:rPr>
          <w:sz w:val="24"/>
          <w:szCs w:val="24"/>
        </w:rPr>
        <w:t xml:space="preserve"> held up</w:t>
      </w:r>
      <w:r w:rsidR="005E353C">
        <w:rPr>
          <w:sz w:val="24"/>
          <w:szCs w:val="24"/>
        </w:rPr>
        <w:t xml:space="preserve"> administratively</w:t>
      </w:r>
      <w:r w:rsidR="005E353C" w:rsidRPr="009376E6">
        <w:rPr>
          <w:sz w:val="24"/>
          <w:szCs w:val="24"/>
        </w:rPr>
        <w:t>.</w:t>
      </w:r>
      <w:r w:rsidR="005E353C">
        <w:t xml:space="preserve"> </w:t>
      </w:r>
      <w:r w:rsidR="005E353C" w:rsidRPr="00C1625D">
        <w:t xml:space="preserve"> </w:t>
      </w:r>
      <w:r w:rsidR="005E353C">
        <w:rPr>
          <w:noProof/>
          <w:sz w:val="24"/>
          <w:lang w:val="en-GB"/>
        </w:rPr>
        <w:t>(R,W) (mandatory) (4</w:t>
      </w:r>
      <w:r w:rsidR="005E353C" w:rsidRPr="007B0B24">
        <w:rPr>
          <w:noProof/>
          <w:sz w:val="24"/>
          <w:lang w:val="en-GB"/>
        </w:rPr>
        <w:t> bytes)</w:t>
      </w:r>
    </w:p>
    <w:p w14:paraId="3D223CB0" w14:textId="0BE0B76E" w:rsidR="009376E6" w:rsidRDefault="005E353C" w:rsidP="009376E6">
      <w:pPr>
        <w:tabs>
          <w:tab w:val="left" w:pos="2520"/>
        </w:tabs>
        <w:spacing w:before="120" w:after="0"/>
        <w:ind w:left="2160" w:hanging="1440"/>
        <w:jc w:val="both"/>
        <w:rPr>
          <w:noProof/>
          <w:sz w:val="24"/>
          <w:lang w:val="en-GB"/>
        </w:rPr>
      </w:pPr>
      <w:r>
        <w:rPr>
          <w:b/>
          <w:noProof/>
          <w:sz w:val="24"/>
          <w:lang w:val="en-GB"/>
        </w:rPr>
        <w:t xml:space="preserve">Remaining </w:t>
      </w:r>
      <w:r w:rsidR="004C26E3">
        <w:rPr>
          <w:b/>
          <w:noProof/>
          <w:sz w:val="24"/>
          <w:lang w:val="en-GB"/>
        </w:rPr>
        <w:t xml:space="preserve">administrative </w:t>
      </w:r>
      <w:r>
        <w:rPr>
          <w:b/>
          <w:noProof/>
          <w:sz w:val="24"/>
          <w:lang w:val="en-GB"/>
        </w:rPr>
        <w:t>POTS holdover time</w:t>
      </w:r>
      <w:r w:rsidR="009376E6" w:rsidRPr="007B0B24">
        <w:rPr>
          <w:b/>
          <w:noProof/>
          <w:sz w:val="24"/>
          <w:lang w:val="en-GB"/>
        </w:rPr>
        <w:t>:</w:t>
      </w:r>
      <w:r w:rsidR="009376E6">
        <w:rPr>
          <w:noProof/>
          <w:sz w:val="24"/>
          <w:lang w:val="en-GB"/>
        </w:rPr>
        <w:t xml:space="preserve"> </w:t>
      </w:r>
      <w:r>
        <w:rPr>
          <w:noProof/>
          <w:sz w:val="24"/>
          <w:lang w:val="en-GB"/>
        </w:rPr>
        <w:t>T</w:t>
      </w:r>
      <w:r w:rsidR="009376E6">
        <w:rPr>
          <w:noProof/>
          <w:sz w:val="24"/>
          <w:lang w:val="en-GB"/>
        </w:rPr>
        <w:t>his attribute specifies the remaining time</w:t>
      </w:r>
      <w:r w:rsidR="009376E6" w:rsidRPr="009376E6">
        <w:rPr>
          <w:noProof/>
          <w:sz w:val="24"/>
          <w:szCs w:val="24"/>
          <w:lang w:val="en-GB"/>
        </w:rPr>
        <w:t xml:space="preserve">, in seconds, during which the </w:t>
      </w:r>
      <w:r w:rsidR="009376E6" w:rsidRPr="009376E6">
        <w:rPr>
          <w:sz w:val="24"/>
          <w:szCs w:val="24"/>
        </w:rPr>
        <w:t xml:space="preserve">POTS loop voltage </w:t>
      </w:r>
      <w:r w:rsidR="009376E6">
        <w:rPr>
          <w:sz w:val="24"/>
          <w:szCs w:val="24"/>
        </w:rPr>
        <w:t>is</w:t>
      </w:r>
      <w:r w:rsidR="009376E6" w:rsidRPr="009376E6">
        <w:rPr>
          <w:sz w:val="24"/>
          <w:szCs w:val="24"/>
        </w:rPr>
        <w:t xml:space="preserve"> </w:t>
      </w:r>
      <w:r w:rsidR="004C26E3">
        <w:rPr>
          <w:sz w:val="24"/>
          <w:szCs w:val="24"/>
        </w:rPr>
        <w:t xml:space="preserve">administratively </w:t>
      </w:r>
      <w:r w:rsidR="009376E6" w:rsidRPr="009376E6">
        <w:rPr>
          <w:sz w:val="24"/>
          <w:szCs w:val="24"/>
        </w:rPr>
        <w:t>held up.</w:t>
      </w:r>
      <w:r>
        <w:rPr>
          <w:sz w:val="24"/>
          <w:szCs w:val="24"/>
        </w:rPr>
        <w:t xml:space="preserve"> It is initialized to the </w:t>
      </w:r>
      <w:r w:rsidR="004C26E3">
        <w:rPr>
          <w:sz w:val="24"/>
          <w:szCs w:val="24"/>
        </w:rPr>
        <w:t>Administratively c</w:t>
      </w:r>
      <w:r>
        <w:rPr>
          <w:sz w:val="24"/>
          <w:szCs w:val="24"/>
        </w:rPr>
        <w:t>ontrolled POTS holdover timer value at the moment of time the latter is written, and counts down to zero.</w:t>
      </w:r>
      <w:r w:rsidR="009376E6">
        <w:t xml:space="preserve"> </w:t>
      </w:r>
      <w:r w:rsidR="009376E6" w:rsidRPr="00C1625D">
        <w:t xml:space="preserve"> </w:t>
      </w:r>
      <w:r>
        <w:rPr>
          <w:noProof/>
          <w:sz w:val="24"/>
          <w:lang w:val="en-GB"/>
        </w:rPr>
        <w:t>(R) (mandatory) (4</w:t>
      </w:r>
      <w:r w:rsidR="009376E6" w:rsidRPr="007B0B24">
        <w:rPr>
          <w:noProof/>
          <w:sz w:val="24"/>
          <w:lang w:val="en-GB"/>
        </w:rPr>
        <w:t> bytes)</w:t>
      </w:r>
    </w:p>
    <w:p w14:paraId="5AEE2B20" w14:textId="6A3E6DAF" w:rsidR="009376E6" w:rsidRPr="00B05784" w:rsidRDefault="009376E6" w:rsidP="009376E6">
      <w:pPr>
        <w:pStyle w:val="Attributefollower"/>
        <w:ind w:left="0"/>
        <w:jc w:val="both"/>
      </w:pPr>
    </w:p>
    <w:p w14:paraId="3E89346B"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30ACD3F9" w14:textId="77777777" w:rsidR="00886FFF" w:rsidRPr="008A2486" w:rsidRDefault="00886FFF" w:rsidP="00886FFF">
      <w:pPr>
        <w:tabs>
          <w:tab w:val="left" w:pos="2520"/>
        </w:tabs>
        <w:spacing w:before="120" w:after="0"/>
        <w:ind w:left="2160" w:hanging="1440"/>
        <w:jc w:val="both"/>
        <w:rPr>
          <w:noProof/>
          <w:sz w:val="24"/>
          <w:lang w:val="en-GB"/>
        </w:rPr>
      </w:pPr>
      <w:r w:rsidRPr="008A2486">
        <w:rPr>
          <w:noProof/>
          <w:sz w:val="24"/>
          <w:lang w:val="en-GB"/>
        </w:rPr>
        <w:t>Get</w:t>
      </w:r>
    </w:p>
    <w:p w14:paraId="714CCEE5"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2AAA266C" w14:textId="77777777" w:rsidR="00886FFF" w:rsidRDefault="00886FFF" w:rsidP="00886FFF">
      <w:pPr>
        <w:pStyle w:val="Relationships"/>
      </w:pPr>
      <w:r>
        <w:tab/>
        <w:t>None</w:t>
      </w:r>
    </w:p>
    <w:p w14:paraId="5C90C131" w14:textId="77777777" w:rsidR="00886FFF" w:rsidRDefault="00886FFF" w:rsidP="00886FFF">
      <w:pPr>
        <w:pStyle w:val="Relationships"/>
      </w:pPr>
    </w:p>
    <w:p w14:paraId="6413332B" w14:textId="77777777" w:rsidR="00886FFF" w:rsidRPr="00C829CA" w:rsidRDefault="00886FFF" w:rsidP="00886FFF">
      <w:pPr>
        <w:pStyle w:val="Body"/>
      </w:pPr>
    </w:p>
    <w:p w14:paraId="5FD75598" w14:textId="778A4EBD" w:rsidR="00A54827" w:rsidRDefault="00886FFF" w:rsidP="00A54827">
      <w:pPr>
        <w:pStyle w:val="Heading3"/>
        <w:rPr>
          <w:lang w:eastAsia="zh-CN"/>
        </w:rPr>
      </w:pPr>
      <w:bookmarkStart w:id="155" w:name="_Toc33697788"/>
      <w:r>
        <w:rPr>
          <w:lang w:eastAsia="zh-CN"/>
        </w:rPr>
        <w:t xml:space="preserve">VoIP call </w:t>
      </w:r>
      <w:r w:rsidR="00E0527A" w:rsidRPr="004F3516">
        <w:rPr>
          <w:lang w:eastAsia="zh-CN"/>
        </w:rPr>
        <w:t xml:space="preserve">diagnostics </w:t>
      </w:r>
      <w:r w:rsidR="00F73771" w:rsidRPr="004F3516">
        <w:t>part 1</w:t>
      </w:r>
      <w:bookmarkEnd w:id="155"/>
      <w:r w:rsidRPr="004F3516">
        <w:rPr>
          <w:lang w:eastAsia="zh-CN"/>
        </w:rPr>
        <w:t xml:space="preserve"> </w:t>
      </w:r>
    </w:p>
    <w:p w14:paraId="4A9CF332" w14:textId="77777777" w:rsidR="00A54827" w:rsidRPr="00A54827" w:rsidRDefault="00A54827" w:rsidP="00A54827">
      <w:pPr>
        <w:pStyle w:val="Body"/>
        <w:rPr>
          <w:lang w:eastAsia="zh-CN"/>
        </w:rPr>
      </w:pPr>
    </w:p>
    <w:p w14:paraId="59125BE2" w14:textId="79E1A080" w:rsidR="00886FFF" w:rsidRDefault="00886FFF" w:rsidP="00886FFF">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6D5EE1">
        <w:rPr>
          <w:color w:val="000000"/>
          <w:sz w:val="24"/>
          <w:szCs w:val="24"/>
          <w:lang w:val="en"/>
        </w:rPr>
        <w:t xml:space="preserve">This managed entity provides status information about a Voice Line. It is one of a group of 4 MEs that provide the complete set of status information for Voice Lines. </w:t>
      </w:r>
      <w:r w:rsidRPr="006D5EE1">
        <w:rPr>
          <w:noProof/>
          <w:sz w:val="24"/>
          <w:szCs w:val="24"/>
          <w:lang w:val="en-GB"/>
        </w:rPr>
        <w:t xml:space="preserve">An ONU that supports </w:t>
      </w:r>
      <w:r w:rsidR="00A54827">
        <w:rPr>
          <w:noProof/>
          <w:sz w:val="24"/>
          <w:szCs w:val="24"/>
          <w:lang w:val="en-GB"/>
        </w:rPr>
        <w:t xml:space="preserve">IP-configured </w:t>
      </w:r>
      <w:r w:rsidRPr="006D5EE1">
        <w:rPr>
          <w:noProof/>
          <w:sz w:val="24"/>
          <w:szCs w:val="24"/>
          <w:lang w:val="en-GB"/>
        </w:rPr>
        <w:t>VoIP automatically creates or deletes an instance of this managed entity upon creation or deletion of a PPTP POTS UNI</w:t>
      </w:r>
      <w:r w:rsidRPr="007B0B24">
        <w:rPr>
          <w:noProof/>
          <w:sz w:val="24"/>
          <w:lang w:val="en-GB"/>
        </w:rPr>
        <w:t>.</w:t>
      </w:r>
    </w:p>
    <w:p w14:paraId="305BCD16"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4CD7929E" w14:textId="77777777" w:rsidR="00886FFF" w:rsidRPr="007B0B24" w:rsidRDefault="00886FFF" w:rsidP="00886FFF">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05209823" w14:textId="77777777" w:rsidR="00886FFF" w:rsidRPr="007B0B24"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4E7916EF" w14:textId="77777777" w:rsidR="00886FFF" w:rsidRPr="00886FFF" w:rsidRDefault="00886FFF" w:rsidP="00886FFF">
      <w:pPr>
        <w:tabs>
          <w:tab w:val="left" w:pos="2520"/>
        </w:tabs>
        <w:spacing w:before="120" w:after="0"/>
        <w:ind w:left="2160" w:hanging="1440"/>
        <w:jc w:val="both"/>
        <w:rPr>
          <w:rFonts w:ascii="Book Antiqua" w:hAnsi="Book Antiqua"/>
          <w:noProof/>
          <w:sz w:val="24"/>
          <w:lang w:val="en-GB"/>
        </w:rPr>
      </w:pPr>
      <w:r w:rsidRPr="00886FFF">
        <w:rPr>
          <w:rFonts w:ascii="Book Antiqua" w:hAnsi="Book Antiqua"/>
          <w:b/>
          <w:noProof/>
          <w:sz w:val="24"/>
          <w:lang w:val="en-GB"/>
        </w:rPr>
        <w:t>Managed entity ID:</w:t>
      </w:r>
      <w:r w:rsidRPr="00886FFF">
        <w:rPr>
          <w:rFonts w:ascii="Book Antiqua" w:hAnsi="Book Antiqua"/>
          <w:noProof/>
          <w:sz w:val="24"/>
          <w:lang w:val="en-GB"/>
        </w:rPr>
        <w:t xml:space="preserve"> This attribute uniquely identifies each instance of this managed entity. Through an identical ID, this managed entity is implicitly linked to an instance of the POTS PPTP UNI. (R) (mandatory) (2 bytes)</w:t>
      </w:r>
    </w:p>
    <w:p w14:paraId="406141DF" w14:textId="77777777" w:rsidR="00886FFF" w:rsidRPr="00886FFF" w:rsidRDefault="00886FFF" w:rsidP="00886FFF">
      <w:pPr>
        <w:pStyle w:val="Attribute"/>
        <w:jc w:val="both"/>
        <w:rPr>
          <w:rFonts w:ascii="Book Antiqua" w:hAnsi="Book Antiqua"/>
        </w:rPr>
      </w:pPr>
      <w:r w:rsidRPr="00886FFF">
        <w:rPr>
          <w:rFonts w:ascii="Book Antiqua" w:hAnsi="Book Antiqua"/>
          <w:b/>
        </w:rPr>
        <w:t>SIP Reg Attempts count</w:t>
      </w:r>
      <w:r w:rsidRPr="00886FFF">
        <w:rPr>
          <w:rFonts w:ascii="Book Antiqua" w:hAnsi="Book Antiqua"/>
        </w:rPr>
        <w:t>: This attribute counts the number of SIP Register message requests.  (R) (mandatory) (4 bytes)</w:t>
      </w:r>
    </w:p>
    <w:p w14:paraId="6E28D569" w14:textId="77777777" w:rsidR="00886FFF" w:rsidRPr="00886FFF" w:rsidRDefault="00886FFF" w:rsidP="00886FFF">
      <w:pPr>
        <w:pStyle w:val="Attribute"/>
        <w:jc w:val="both"/>
        <w:rPr>
          <w:rFonts w:ascii="Book Antiqua" w:hAnsi="Book Antiqua"/>
        </w:rPr>
      </w:pPr>
      <w:r w:rsidRPr="00886FFF">
        <w:rPr>
          <w:rFonts w:ascii="Book Antiqua" w:hAnsi="Book Antiqua"/>
          <w:b/>
        </w:rPr>
        <w:t>SIP Reg Challenges count</w:t>
      </w:r>
      <w:r w:rsidRPr="00886FFF">
        <w:rPr>
          <w:rFonts w:ascii="Book Antiqua" w:hAnsi="Book Antiqua"/>
        </w:rPr>
        <w:t>: This attribute counts the number of SIP Registration challenge message received.  (R) (mandatory) (4 bytes)</w:t>
      </w:r>
    </w:p>
    <w:p w14:paraId="2F900F56" w14:textId="77777777" w:rsidR="00886FFF" w:rsidRPr="00886FFF" w:rsidRDefault="00886FFF" w:rsidP="00886FFF">
      <w:pPr>
        <w:pStyle w:val="Attribute"/>
        <w:jc w:val="both"/>
        <w:rPr>
          <w:rFonts w:ascii="Book Antiqua" w:hAnsi="Book Antiqua"/>
        </w:rPr>
      </w:pPr>
      <w:r w:rsidRPr="00886FFF">
        <w:rPr>
          <w:rFonts w:ascii="Book Antiqua" w:hAnsi="Book Antiqua"/>
          <w:b/>
        </w:rPr>
        <w:t>SIP Reg Rejects count</w:t>
      </w:r>
      <w:r w:rsidRPr="00886FFF">
        <w:rPr>
          <w:rFonts w:ascii="Book Antiqua" w:hAnsi="Book Antiqua"/>
        </w:rPr>
        <w:t>: This attribute counts the number of SIP Registration Rejection/denies.  (R) (mandatory) (4 bytes)</w:t>
      </w:r>
    </w:p>
    <w:p w14:paraId="44A92930" w14:textId="77777777" w:rsidR="00886FFF" w:rsidRPr="00886FFF" w:rsidRDefault="00886FFF" w:rsidP="00886FFF">
      <w:pPr>
        <w:pStyle w:val="Attribute"/>
        <w:jc w:val="both"/>
        <w:rPr>
          <w:rFonts w:ascii="Book Antiqua" w:hAnsi="Book Antiqua"/>
        </w:rPr>
      </w:pPr>
      <w:r w:rsidRPr="00886FFF">
        <w:rPr>
          <w:rFonts w:ascii="Book Antiqua" w:hAnsi="Book Antiqua"/>
          <w:b/>
        </w:rPr>
        <w:lastRenderedPageBreak/>
        <w:t>SIP Reg Grants count</w:t>
      </w:r>
      <w:r w:rsidRPr="00886FFF">
        <w:rPr>
          <w:rFonts w:ascii="Book Antiqua" w:hAnsi="Book Antiqua"/>
        </w:rPr>
        <w:t>: This attribute counts the number of SIP Registration granted OK.  (R) (mandatory) (4 bytes)</w:t>
      </w:r>
    </w:p>
    <w:p w14:paraId="3A5EBCD0" w14:textId="5DC45C94" w:rsidR="00F577DE" w:rsidRDefault="00F577DE" w:rsidP="00886FFF">
      <w:pPr>
        <w:pStyle w:val="Attribute"/>
        <w:jc w:val="both"/>
        <w:rPr>
          <w:rFonts w:ascii="Book Antiqua" w:hAnsi="Book Antiqua"/>
          <w:b/>
        </w:rPr>
      </w:pPr>
      <w:r w:rsidRPr="00F577DE">
        <w:rPr>
          <w:rFonts w:ascii="Book Antiqua" w:hAnsi="Book Antiqua"/>
          <w:b/>
        </w:rPr>
        <w:t xml:space="preserve">SIP Inbound Call Attempts count: </w:t>
      </w:r>
      <w:r w:rsidRPr="00F577DE">
        <w:rPr>
          <w:rFonts w:ascii="Book Antiqua" w:hAnsi="Book Antiqua"/>
        </w:rPr>
        <w:t>This attribute counts the number of SIP Outbound Call Attempts.  (R) (mandatory) (4 bytes)</w:t>
      </w:r>
    </w:p>
    <w:p w14:paraId="289DF333" w14:textId="5F7E5CCA" w:rsidR="00886FFF" w:rsidRPr="00886FFF" w:rsidRDefault="00886FFF" w:rsidP="00886FFF">
      <w:pPr>
        <w:pStyle w:val="Attribute"/>
        <w:jc w:val="both"/>
        <w:rPr>
          <w:rFonts w:ascii="Book Antiqua" w:hAnsi="Book Antiqua"/>
        </w:rPr>
      </w:pPr>
      <w:r w:rsidRPr="00886FFF">
        <w:rPr>
          <w:rFonts w:ascii="Book Antiqua" w:hAnsi="Book Antiqua"/>
          <w:b/>
        </w:rPr>
        <w:t>SIP Inbound Call Completion count</w:t>
      </w:r>
      <w:r w:rsidRPr="00886FFF">
        <w:rPr>
          <w:rFonts w:ascii="Book Antiqua" w:hAnsi="Book Antiqua"/>
        </w:rPr>
        <w:t>: This attribute counts the number of SIP Inbound Call Completions.  (R) (mandatory) (4 bytes)</w:t>
      </w:r>
    </w:p>
    <w:p w14:paraId="4E87C06C"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Busy count</w:t>
      </w:r>
      <w:r w:rsidRPr="00886FFF">
        <w:rPr>
          <w:rFonts w:ascii="Book Antiqua" w:hAnsi="Book Antiqua"/>
        </w:rPr>
        <w:t>: This attribute counts the number of SIP Inbound Calls blocked due to busy (nework and peer).  (R) (mandatory) (4 bytes)</w:t>
      </w:r>
    </w:p>
    <w:p w14:paraId="48EDC15B"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Peer Disconnects count</w:t>
      </w:r>
      <w:r w:rsidRPr="00886FFF">
        <w:rPr>
          <w:rFonts w:ascii="Book Antiqua" w:hAnsi="Book Antiqua"/>
        </w:rPr>
        <w:t>: This attribute counts the number of SIP Inbound calls disconnected (initiated by peer).  (R) (mandatory) (4 bytes)</w:t>
      </w:r>
    </w:p>
    <w:p w14:paraId="641F9CE5" w14:textId="77777777" w:rsidR="00886FFF" w:rsidRPr="00886FFF" w:rsidRDefault="00886FFF" w:rsidP="00886FFF">
      <w:pPr>
        <w:pStyle w:val="Attribute"/>
        <w:jc w:val="both"/>
        <w:rPr>
          <w:rFonts w:ascii="Book Antiqua" w:hAnsi="Book Antiqua"/>
        </w:rPr>
      </w:pPr>
      <w:r w:rsidRPr="00886FFF">
        <w:rPr>
          <w:rFonts w:ascii="Book Antiqua" w:hAnsi="Book Antiqua"/>
          <w:b/>
        </w:rPr>
        <w:t>SIP Inbound Call ONT Disconnects count</w:t>
      </w:r>
      <w:r w:rsidRPr="00886FFF">
        <w:rPr>
          <w:rFonts w:ascii="Book Antiqua" w:hAnsi="Book Antiqua"/>
        </w:rPr>
        <w:t>: This attribute counts the number of SIP Inbound calls disconnected (initiated by subscriber).  (R) (mandatory) (4 bytes)</w:t>
      </w:r>
    </w:p>
    <w:p w14:paraId="2BD2D90E" w14:textId="77777777" w:rsidR="00886FFF" w:rsidRPr="00886FFF" w:rsidRDefault="00886FFF" w:rsidP="00886FFF">
      <w:pPr>
        <w:pStyle w:val="Attribute"/>
        <w:jc w:val="both"/>
        <w:rPr>
          <w:rFonts w:ascii="Book Antiqua" w:hAnsi="Book Antiqua"/>
        </w:rPr>
      </w:pPr>
      <w:r w:rsidRPr="00886FFF">
        <w:rPr>
          <w:rFonts w:ascii="Book Antiqua" w:hAnsi="Book Antiqua"/>
          <w:b/>
        </w:rPr>
        <w:t>SIP Outbound Call Attempts count</w:t>
      </w:r>
      <w:r w:rsidRPr="00886FFF">
        <w:rPr>
          <w:rFonts w:ascii="Book Antiqua" w:hAnsi="Book Antiqua"/>
        </w:rPr>
        <w:t>: This attribute counts the number of SIP Outbound Call Attempts.  (R) (mandatory) (4 bytes)</w:t>
      </w:r>
    </w:p>
    <w:p w14:paraId="52DDBC16" w14:textId="77777777" w:rsidR="00886FFF" w:rsidRPr="00886FFF" w:rsidRDefault="00886FFF" w:rsidP="00886FFF">
      <w:pPr>
        <w:pStyle w:val="Attribute"/>
        <w:jc w:val="both"/>
        <w:rPr>
          <w:rFonts w:ascii="Book Antiqua" w:hAnsi="Book Antiqua"/>
        </w:rPr>
      </w:pPr>
      <w:r w:rsidRPr="00886FFF">
        <w:rPr>
          <w:rFonts w:ascii="Book Antiqua" w:hAnsi="Book Antiqua"/>
          <w:b/>
        </w:rPr>
        <w:t>SIP Outbound Call Completions count</w:t>
      </w:r>
      <w:r w:rsidRPr="00886FFF">
        <w:rPr>
          <w:rFonts w:ascii="Book Antiqua" w:hAnsi="Book Antiqua"/>
        </w:rPr>
        <w:t>: This attribute counts the number of SIP Outbound Call Completions.  (R) (mandatory) (4 bytes)</w:t>
      </w:r>
    </w:p>
    <w:p w14:paraId="1F857535" w14:textId="77777777" w:rsidR="00886FFF" w:rsidRPr="00886FFF" w:rsidRDefault="00886FFF" w:rsidP="00886FFF">
      <w:pPr>
        <w:pStyle w:val="Attribute"/>
        <w:jc w:val="both"/>
        <w:rPr>
          <w:rFonts w:ascii="Book Antiqua" w:hAnsi="Book Antiqua"/>
        </w:rPr>
      </w:pPr>
      <w:r w:rsidRPr="00886FFF">
        <w:rPr>
          <w:rFonts w:ascii="Book Antiqua" w:hAnsi="Book Antiqua"/>
          <w:b/>
        </w:rPr>
        <w:t>SIP Outbound Call Busy count</w:t>
      </w:r>
      <w:r w:rsidRPr="00886FFF">
        <w:rPr>
          <w:rFonts w:ascii="Book Antiqua" w:hAnsi="Book Antiqua"/>
        </w:rPr>
        <w:t>: This attribute counts the number of SIP Outbound Call blocked by Busy (network and peer).  (R) (mandatory) (4 bytes)</w:t>
      </w:r>
    </w:p>
    <w:p w14:paraId="5DEE243B" w14:textId="77777777" w:rsidR="00886FFF" w:rsidRPr="00886FFF"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rFonts w:ascii="Book Antiqua" w:hAnsi="Book Antiqua"/>
          <w:i/>
          <w:noProof/>
          <w:sz w:val="24"/>
          <w:lang w:val="en-GB"/>
        </w:rPr>
      </w:pPr>
      <w:r w:rsidRPr="00886FFF">
        <w:rPr>
          <w:rFonts w:ascii="Book Antiqua" w:hAnsi="Book Antiqua"/>
          <w:i/>
          <w:noProof/>
          <w:sz w:val="24"/>
          <w:lang w:val="en-GB"/>
        </w:rPr>
        <w:t>Actions</w:t>
      </w:r>
    </w:p>
    <w:p w14:paraId="13F0CB32" w14:textId="77777777" w:rsidR="00886FFF" w:rsidRPr="00886FFF" w:rsidRDefault="00886FFF" w:rsidP="00886FFF">
      <w:pPr>
        <w:tabs>
          <w:tab w:val="left" w:pos="2520"/>
        </w:tabs>
        <w:spacing w:before="120" w:after="0"/>
        <w:ind w:left="2160" w:hanging="1440"/>
        <w:jc w:val="both"/>
        <w:rPr>
          <w:rFonts w:ascii="Book Antiqua" w:hAnsi="Book Antiqua"/>
          <w:noProof/>
          <w:sz w:val="24"/>
          <w:lang w:val="en-GB"/>
        </w:rPr>
      </w:pPr>
      <w:r w:rsidRPr="00886FFF">
        <w:rPr>
          <w:rFonts w:ascii="Book Antiqua" w:hAnsi="Book Antiqua"/>
          <w:noProof/>
          <w:sz w:val="24"/>
          <w:lang w:val="en-GB"/>
        </w:rPr>
        <w:t>Get</w:t>
      </w:r>
    </w:p>
    <w:p w14:paraId="17AFF5E3" w14:textId="77777777" w:rsidR="00886FFF" w:rsidRPr="008A2486" w:rsidRDefault="00886FFF" w:rsidP="00886FFF">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5478CC32" w14:textId="77777777" w:rsidR="00886FFF" w:rsidRDefault="00886FFF" w:rsidP="00886FFF">
      <w:pPr>
        <w:pStyle w:val="Relationships"/>
      </w:pPr>
      <w:r>
        <w:tab/>
        <w:t>None</w:t>
      </w:r>
    </w:p>
    <w:p w14:paraId="133BAAC1" w14:textId="77777777" w:rsidR="004F2D6E" w:rsidRDefault="004F2D6E" w:rsidP="00886FFF">
      <w:pPr>
        <w:pStyle w:val="Body"/>
        <w:rPr>
          <w:sz w:val="24"/>
          <w:szCs w:val="24"/>
        </w:rPr>
      </w:pPr>
    </w:p>
    <w:p w14:paraId="24FCDB19" w14:textId="77777777" w:rsidR="004F2D6E" w:rsidRPr="00C829CA" w:rsidRDefault="004F2D6E" w:rsidP="004F2D6E">
      <w:pPr>
        <w:pStyle w:val="Body"/>
      </w:pPr>
    </w:p>
    <w:p w14:paraId="136E0229" w14:textId="4E06AFF5" w:rsidR="004F2D6E" w:rsidRDefault="004F2D6E" w:rsidP="00E0527A">
      <w:pPr>
        <w:pStyle w:val="Heading3"/>
        <w:rPr>
          <w:lang w:eastAsia="zh-CN"/>
        </w:rPr>
      </w:pPr>
      <w:bookmarkStart w:id="156" w:name="_Toc33697789"/>
      <w:r>
        <w:rPr>
          <w:lang w:eastAsia="zh-CN"/>
        </w:rPr>
        <w:t xml:space="preserve">VoIP call </w:t>
      </w:r>
      <w:r w:rsidR="00E0527A" w:rsidRPr="004F3516">
        <w:rPr>
          <w:lang w:eastAsia="zh-CN"/>
        </w:rPr>
        <w:t xml:space="preserve">diagnostics </w:t>
      </w:r>
      <w:r w:rsidR="00F73771" w:rsidRPr="004F3516">
        <w:t>part 2</w:t>
      </w:r>
      <w:bookmarkEnd w:id="156"/>
    </w:p>
    <w:p w14:paraId="253E33B9" w14:textId="77777777" w:rsidR="004F2D6E" w:rsidRDefault="004F2D6E" w:rsidP="004F2D6E">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220395">
        <w:rPr>
          <w:color w:val="000000"/>
          <w:sz w:val="24"/>
          <w:szCs w:val="24"/>
          <w:lang w:val="en"/>
        </w:rPr>
        <w:t xml:space="preserve">This managed entity provides status information about a Voice Line. It is one of a group of 4 MEs that provide the complete set of status information for Voice Lines. </w:t>
      </w:r>
      <w:r w:rsidRPr="00220395">
        <w:rPr>
          <w:noProof/>
          <w:sz w:val="24"/>
          <w:szCs w:val="24"/>
          <w:lang w:val="en-GB"/>
        </w:rPr>
        <w:t>An ONU that supports VoIP automatically creates or deletes an instance of this managed entity upon creation or deletion of a PPTP POTS UNI</w:t>
      </w:r>
      <w:r w:rsidRPr="007B0B24">
        <w:rPr>
          <w:noProof/>
          <w:sz w:val="24"/>
          <w:lang w:val="en-GB"/>
        </w:rPr>
        <w:t>.</w:t>
      </w:r>
    </w:p>
    <w:p w14:paraId="5E530823"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326C0EF1" w14:textId="77777777" w:rsidR="004F2D6E" w:rsidRPr="007B0B24" w:rsidRDefault="004F2D6E" w:rsidP="004F2D6E">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7686006D"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lastRenderedPageBreak/>
        <w:t>Attributes</w:t>
      </w:r>
    </w:p>
    <w:p w14:paraId="0DCB3D60" w14:textId="77777777" w:rsidR="004F2D6E" w:rsidRDefault="004F2D6E" w:rsidP="004F2D6E">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w:t>
      </w:r>
      <w:r>
        <w:rPr>
          <w:noProof/>
          <w:sz w:val="24"/>
          <w:lang w:val="en-GB"/>
        </w:rPr>
        <w:t xml:space="preserve"> POTS PPTP UNI</w:t>
      </w:r>
      <w:r w:rsidRPr="007B0B24">
        <w:rPr>
          <w:noProof/>
          <w:sz w:val="24"/>
          <w:lang w:val="en-GB"/>
        </w:rPr>
        <w:t>. (R) (mandatory) (2 bytes)</w:t>
      </w:r>
    </w:p>
    <w:p w14:paraId="48FE5561" w14:textId="77777777" w:rsidR="004F2D6E" w:rsidRDefault="004F2D6E" w:rsidP="004F2D6E">
      <w:pPr>
        <w:pStyle w:val="Attribute"/>
        <w:jc w:val="both"/>
      </w:pPr>
      <w:r>
        <w:rPr>
          <w:b/>
        </w:rPr>
        <w:t xml:space="preserve">SIP Outbound Call Peer Disconnects </w:t>
      </w:r>
      <w:r w:rsidRPr="00B05784">
        <w:rPr>
          <w:b/>
        </w:rPr>
        <w:t>count</w:t>
      </w:r>
      <w:r w:rsidRPr="00B05784">
        <w:t xml:space="preserve">: This attribute counts </w:t>
      </w:r>
      <w:r>
        <w:t xml:space="preserve">the number of SIP Outbound Disconnects by the far-end peer </w:t>
      </w:r>
      <w:r w:rsidRPr="00B05784">
        <w:t xml:space="preserve"> (R) (mandatory) (4 bytes)</w:t>
      </w:r>
    </w:p>
    <w:p w14:paraId="601E4B58" w14:textId="77777777" w:rsidR="004F2D6E" w:rsidRDefault="004F2D6E" w:rsidP="004F2D6E">
      <w:pPr>
        <w:pStyle w:val="Attribute"/>
        <w:jc w:val="both"/>
      </w:pPr>
      <w:r>
        <w:rPr>
          <w:b/>
        </w:rPr>
        <w:t xml:space="preserve">SIP Outbound Call ONT Disconnects </w:t>
      </w:r>
      <w:r w:rsidRPr="00B05784">
        <w:rPr>
          <w:b/>
        </w:rPr>
        <w:t>count</w:t>
      </w:r>
      <w:r w:rsidRPr="00B05784">
        <w:t xml:space="preserve">: This attribute counts </w:t>
      </w:r>
      <w:r>
        <w:t xml:space="preserve">the number of SIP Outbound Call Disconnect initiated by subscriber. </w:t>
      </w:r>
      <w:r w:rsidRPr="00B05784">
        <w:t xml:space="preserve"> (R) (mandatory) (4 bytes)</w:t>
      </w:r>
    </w:p>
    <w:p w14:paraId="1D74E3F9" w14:textId="41F96446" w:rsidR="004F2D6E" w:rsidRDefault="001A4507" w:rsidP="004F2D6E">
      <w:pPr>
        <w:pStyle w:val="Attribute"/>
        <w:jc w:val="both"/>
      </w:pPr>
      <w:r>
        <w:rPr>
          <w:b/>
        </w:rPr>
        <w:t>SIP Emergency call attempt count</w:t>
      </w:r>
      <w:r w:rsidR="004F2D6E" w:rsidRPr="00B05784">
        <w:t xml:space="preserve">: This attribute counts </w:t>
      </w:r>
      <w:r w:rsidR="004F2D6E">
        <w:t xml:space="preserve">the number of emergency calls initiated by subscriber. </w:t>
      </w:r>
      <w:r w:rsidR="004F2D6E" w:rsidRPr="00B05784">
        <w:t xml:space="preserve"> (R) (mandatory) (4 bytes)</w:t>
      </w:r>
    </w:p>
    <w:p w14:paraId="285A93A9" w14:textId="354350A9" w:rsidR="004F2D6E" w:rsidRDefault="001A4507" w:rsidP="004F2D6E">
      <w:pPr>
        <w:pStyle w:val="Attribute"/>
        <w:jc w:val="both"/>
      </w:pPr>
      <w:r>
        <w:rPr>
          <w:b/>
        </w:rPr>
        <w:t>SIP Emergency call completion count</w:t>
      </w:r>
      <w:r w:rsidR="004F2D6E" w:rsidRPr="00B05784">
        <w:t xml:space="preserve">: This attribute counts </w:t>
      </w:r>
      <w:r w:rsidR="004F2D6E">
        <w:t xml:space="preserve">the number of emergency calls completed. </w:t>
      </w:r>
      <w:r w:rsidR="004F2D6E" w:rsidRPr="00B05784">
        <w:t xml:space="preserve"> (R) (mandatory) (4 bytes)</w:t>
      </w:r>
    </w:p>
    <w:p w14:paraId="35DF89D2" w14:textId="3D54BDF5" w:rsidR="004F2D6E" w:rsidRDefault="004F2D6E" w:rsidP="004F2D6E">
      <w:pPr>
        <w:pStyle w:val="Attribute"/>
        <w:jc w:val="both"/>
      </w:pPr>
      <w:r>
        <w:rPr>
          <w:b/>
        </w:rPr>
        <w:t>SIP Emergency call busy</w:t>
      </w:r>
      <w:r w:rsidR="001A4507">
        <w:rPr>
          <w:b/>
        </w:rPr>
        <w:t xml:space="preserve"> count</w:t>
      </w:r>
      <w:r w:rsidRPr="00B05784">
        <w:t xml:space="preserve">: This attribute counts </w:t>
      </w:r>
      <w:r>
        <w:t xml:space="preserve">the number of emergency calls blocked due to busy (network and peer). </w:t>
      </w:r>
      <w:r w:rsidRPr="00B05784">
        <w:t xml:space="preserve"> (R) (mandatory) (4 bytes)</w:t>
      </w:r>
    </w:p>
    <w:p w14:paraId="5BB70572" w14:textId="1D333D8F" w:rsidR="004F2D6E" w:rsidRDefault="004F2D6E" w:rsidP="004F2D6E">
      <w:pPr>
        <w:pStyle w:val="Attribute"/>
        <w:jc w:val="both"/>
      </w:pPr>
      <w:r>
        <w:rPr>
          <w:b/>
        </w:rPr>
        <w:t>SIP Emergency call disconnect by peer</w:t>
      </w:r>
      <w:r w:rsidR="001A4507">
        <w:rPr>
          <w:b/>
        </w:rPr>
        <w:t xml:space="preserve"> count</w:t>
      </w:r>
      <w:r w:rsidRPr="00B05784">
        <w:t xml:space="preserve">: This attribute counts </w:t>
      </w:r>
      <w:r>
        <w:t xml:space="preserve">the number of emergency calls disconnected (initiated by peer). </w:t>
      </w:r>
      <w:r w:rsidRPr="00B05784">
        <w:t xml:space="preserve"> (R) (mandatory) (4 bytes)</w:t>
      </w:r>
    </w:p>
    <w:p w14:paraId="1758BD2F" w14:textId="43057496" w:rsidR="004F2D6E" w:rsidRDefault="004F2D6E" w:rsidP="004F2D6E">
      <w:pPr>
        <w:pStyle w:val="Attribute"/>
        <w:jc w:val="both"/>
      </w:pPr>
      <w:r>
        <w:rPr>
          <w:b/>
        </w:rPr>
        <w:t>SIP Emergency call on hook</w:t>
      </w:r>
      <w:r w:rsidR="001A4507">
        <w:rPr>
          <w:b/>
        </w:rPr>
        <w:t xml:space="preserve"> count</w:t>
      </w:r>
      <w:r w:rsidRPr="00B05784">
        <w:t xml:space="preserve">: This attribute counts </w:t>
      </w:r>
      <w:r>
        <w:t xml:space="preserve">the number of emergency calls on hook event which have occurred. </w:t>
      </w:r>
      <w:r w:rsidRPr="00B05784">
        <w:t xml:space="preserve"> (R) (mandatory) (4 bytes)</w:t>
      </w:r>
    </w:p>
    <w:p w14:paraId="425E7496" w14:textId="36EAA98D" w:rsidR="004F2D6E" w:rsidRDefault="004F2D6E" w:rsidP="004F2D6E">
      <w:pPr>
        <w:pStyle w:val="Attribute"/>
        <w:jc w:val="both"/>
      </w:pPr>
      <w:r>
        <w:rPr>
          <w:b/>
        </w:rPr>
        <w:t>VMWI Notification – Msg waiting</w:t>
      </w:r>
      <w:r w:rsidR="00F577DE">
        <w:rPr>
          <w:b/>
        </w:rPr>
        <w:t xml:space="preserve"> count</w:t>
      </w:r>
      <w:r w:rsidRPr="00B05784">
        <w:t xml:space="preserve">: This attribute counts </w:t>
      </w:r>
      <w:r>
        <w:t xml:space="preserve">the number of SIP Notify received with message-waiting “yes” events </w:t>
      </w:r>
      <w:r w:rsidRPr="00B05784">
        <w:t xml:space="preserve"> (R) (mandatory) (4 bytes)</w:t>
      </w:r>
    </w:p>
    <w:p w14:paraId="3CAB8764" w14:textId="60336B52" w:rsidR="004F2D6E" w:rsidRDefault="004F2D6E" w:rsidP="004F2D6E">
      <w:pPr>
        <w:pStyle w:val="Attribute"/>
        <w:jc w:val="both"/>
      </w:pPr>
      <w:r>
        <w:rPr>
          <w:b/>
        </w:rPr>
        <w:t>VMWI Notification – No Msg waiting</w:t>
      </w:r>
      <w:r w:rsidR="00F577DE">
        <w:rPr>
          <w:b/>
        </w:rPr>
        <w:t xml:space="preserve"> count</w:t>
      </w:r>
      <w:r w:rsidRPr="00B05784">
        <w:t xml:space="preserve">: This attribute counts </w:t>
      </w:r>
      <w:r>
        <w:t xml:space="preserve">the number of SIP Notify received with message-waiting “no” events </w:t>
      </w:r>
      <w:r w:rsidRPr="00B05784">
        <w:t xml:space="preserve"> (R) (mandatory) (4 bytes)</w:t>
      </w:r>
    </w:p>
    <w:p w14:paraId="1B75EC8F" w14:textId="7C0A81E9" w:rsidR="004F2D6E" w:rsidRPr="00A54827" w:rsidRDefault="004F2D6E" w:rsidP="004F2D6E">
      <w:pPr>
        <w:pStyle w:val="Attribute"/>
        <w:jc w:val="both"/>
      </w:pPr>
      <w:r w:rsidRPr="00A54827">
        <w:rPr>
          <w:b/>
        </w:rPr>
        <w:t>RTP packets sent</w:t>
      </w:r>
      <w:r w:rsidR="00F577DE">
        <w:rPr>
          <w:b/>
        </w:rPr>
        <w:t xml:space="preserve"> count</w:t>
      </w:r>
      <w:r w:rsidRPr="00A54827">
        <w:t>: This attribute counts the number of RTP packets sent.  (R) (mandatory) (4 bytes)</w:t>
      </w:r>
    </w:p>
    <w:p w14:paraId="1600ECA3" w14:textId="2E16488E" w:rsidR="004F2D6E" w:rsidRPr="00A54827" w:rsidRDefault="004F2D6E" w:rsidP="004F2D6E">
      <w:pPr>
        <w:pStyle w:val="Attribute"/>
        <w:jc w:val="both"/>
      </w:pPr>
      <w:r w:rsidRPr="00A54827">
        <w:rPr>
          <w:b/>
        </w:rPr>
        <w:t>RTP packets received</w:t>
      </w:r>
      <w:r w:rsidR="00F577DE">
        <w:rPr>
          <w:b/>
        </w:rPr>
        <w:t xml:space="preserve"> count</w:t>
      </w:r>
      <w:r w:rsidRPr="00A54827">
        <w:t>: This attribute counts the number of RTP packets received.  (R) (mandatory) (4 bytes)</w:t>
      </w:r>
    </w:p>
    <w:p w14:paraId="2B894FE4" w14:textId="77777777" w:rsidR="004F2D6E" w:rsidRDefault="004F2D6E" w:rsidP="004F2D6E">
      <w:pPr>
        <w:pStyle w:val="Attribute"/>
        <w:jc w:val="both"/>
      </w:pPr>
      <w:r w:rsidRPr="00A54827">
        <w:rPr>
          <w:b/>
        </w:rPr>
        <w:t>RTP Packet Size</w:t>
      </w:r>
      <w:r w:rsidRPr="00A54827">
        <w:t>: This attribute displays the last received RTP packet size  (R) (mandatory) (4 bytes)</w:t>
      </w:r>
      <w:r>
        <w:t xml:space="preserve"> </w:t>
      </w:r>
    </w:p>
    <w:p w14:paraId="4DCAB797" w14:textId="21B960C7" w:rsidR="004F2D6E" w:rsidRDefault="004F2D6E" w:rsidP="004F2D6E">
      <w:pPr>
        <w:pStyle w:val="Attribute"/>
        <w:jc w:val="both"/>
      </w:pPr>
      <w:r>
        <w:rPr>
          <w:b/>
        </w:rPr>
        <w:t>Active Call Counter</w:t>
      </w:r>
      <w:r w:rsidR="00F577DE">
        <w:rPr>
          <w:b/>
        </w:rPr>
        <w:t xml:space="preserve"> count</w:t>
      </w:r>
      <w:r w:rsidRPr="006D5EE1">
        <w:t>:</w:t>
      </w:r>
      <w:r>
        <w:t xml:space="preserve">  Total cumulative usage of the line.  This counter is incremented every 100 seconds a call is active </w:t>
      </w:r>
      <w:r w:rsidRPr="00B05784">
        <w:t xml:space="preserve"> (R) (mandatory) (4 bytes)</w:t>
      </w:r>
    </w:p>
    <w:p w14:paraId="74F20CEB" w14:textId="77777777" w:rsidR="004F2D6E" w:rsidRDefault="004F2D6E" w:rsidP="004F2D6E">
      <w:pPr>
        <w:pStyle w:val="Attribute"/>
        <w:jc w:val="both"/>
      </w:pPr>
    </w:p>
    <w:p w14:paraId="04E69740"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1D4519BD" w14:textId="77777777" w:rsidR="004F2D6E" w:rsidRPr="008A2486" w:rsidRDefault="004F2D6E" w:rsidP="004F2D6E">
      <w:pPr>
        <w:tabs>
          <w:tab w:val="left" w:pos="2520"/>
        </w:tabs>
        <w:spacing w:before="120" w:after="0"/>
        <w:ind w:left="2160" w:hanging="1440"/>
        <w:jc w:val="both"/>
        <w:rPr>
          <w:noProof/>
          <w:sz w:val="24"/>
          <w:lang w:val="en-GB"/>
        </w:rPr>
      </w:pPr>
      <w:r w:rsidRPr="008A2486">
        <w:rPr>
          <w:noProof/>
          <w:sz w:val="24"/>
          <w:lang w:val="en-GB"/>
        </w:rPr>
        <w:t>Get</w:t>
      </w:r>
    </w:p>
    <w:p w14:paraId="7EF936EE"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39BD4F68" w14:textId="77777777" w:rsidR="004F2D6E" w:rsidRDefault="004F2D6E" w:rsidP="004F2D6E">
      <w:pPr>
        <w:pStyle w:val="Relationships"/>
      </w:pPr>
      <w:r>
        <w:tab/>
        <w:t>None</w:t>
      </w:r>
    </w:p>
    <w:p w14:paraId="73126D6D" w14:textId="77777777" w:rsidR="004F2D6E" w:rsidRDefault="004F2D6E" w:rsidP="00886FFF">
      <w:pPr>
        <w:pStyle w:val="Body"/>
        <w:rPr>
          <w:sz w:val="24"/>
          <w:szCs w:val="24"/>
        </w:rPr>
      </w:pPr>
    </w:p>
    <w:p w14:paraId="349D3F66" w14:textId="77777777" w:rsidR="004F2D6E" w:rsidRPr="00C829CA" w:rsidRDefault="004F2D6E" w:rsidP="004F2D6E">
      <w:pPr>
        <w:pStyle w:val="Body"/>
      </w:pPr>
    </w:p>
    <w:p w14:paraId="2499D7DB" w14:textId="77777777" w:rsidR="004F2D6E" w:rsidRDefault="004F2D6E" w:rsidP="00886FFF">
      <w:pPr>
        <w:pStyle w:val="Body"/>
        <w:rPr>
          <w:sz w:val="24"/>
          <w:szCs w:val="24"/>
        </w:rPr>
      </w:pPr>
    </w:p>
    <w:p w14:paraId="7F1C0ED6" w14:textId="77777777" w:rsidR="004F2D6E" w:rsidRPr="00C829CA" w:rsidRDefault="004F2D6E" w:rsidP="004F2D6E">
      <w:pPr>
        <w:pStyle w:val="Body"/>
      </w:pPr>
    </w:p>
    <w:p w14:paraId="727235A7" w14:textId="49A2A8A5" w:rsidR="004F2D6E" w:rsidRDefault="004F2D6E" w:rsidP="004F2D6E">
      <w:pPr>
        <w:pStyle w:val="Heading3"/>
        <w:rPr>
          <w:lang w:eastAsia="zh-CN"/>
        </w:rPr>
      </w:pPr>
      <w:bookmarkStart w:id="157" w:name="_Toc33697790"/>
      <w:r>
        <w:rPr>
          <w:lang w:eastAsia="zh-CN"/>
        </w:rPr>
        <w:t xml:space="preserve">VoIP call </w:t>
      </w:r>
      <w:r w:rsidR="00E0527A">
        <w:rPr>
          <w:lang w:eastAsia="zh-CN"/>
        </w:rPr>
        <w:t xml:space="preserve">diagnostics </w:t>
      </w:r>
      <w:r w:rsidR="00F73771" w:rsidRPr="00F73771">
        <w:rPr>
          <w:color w:val="E36C0A" w:themeColor="accent6" w:themeShade="BF"/>
        </w:rPr>
        <w:t xml:space="preserve">part </w:t>
      </w:r>
      <w:r w:rsidR="001A4507">
        <w:rPr>
          <w:color w:val="E36C0A" w:themeColor="accent6" w:themeShade="BF"/>
        </w:rPr>
        <w:t>3</w:t>
      </w:r>
      <w:bookmarkEnd w:id="157"/>
    </w:p>
    <w:p w14:paraId="32AD141F" w14:textId="77777777" w:rsidR="004F2D6E" w:rsidRDefault="004F2D6E" w:rsidP="004F2D6E">
      <w:pPr>
        <w:widowControl w:val="0"/>
        <w:tabs>
          <w:tab w:val="left" w:pos="794"/>
          <w:tab w:val="left" w:pos="1191"/>
          <w:tab w:val="left" w:pos="1588"/>
          <w:tab w:val="left" w:pos="1985"/>
        </w:tabs>
        <w:overflowPunct w:val="0"/>
        <w:autoSpaceDE w:val="0"/>
        <w:autoSpaceDN w:val="0"/>
        <w:adjustRightInd w:val="0"/>
        <w:spacing w:before="120" w:after="0"/>
        <w:jc w:val="both"/>
        <w:textAlignment w:val="baseline"/>
        <w:rPr>
          <w:noProof/>
          <w:sz w:val="24"/>
          <w:lang w:val="en-GB"/>
        </w:rPr>
      </w:pPr>
      <w:r w:rsidRPr="00220395">
        <w:rPr>
          <w:color w:val="000000"/>
          <w:sz w:val="24"/>
          <w:szCs w:val="24"/>
          <w:lang w:val="en"/>
        </w:rPr>
        <w:t xml:space="preserve">This managed entity provides status information about a Voice Line. It is one of a group of 4 MEs that provide the complete set of status information for Voice Lines. </w:t>
      </w:r>
      <w:r w:rsidRPr="00220395">
        <w:rPr>
          <w:noProof/>
          <w:sz w:val="24"/>
          <w:szCs w:val="24"/>
          <w:lang w:val="en-GB"/>
        </w:rPr>
        <w:t>An ONU that supports VoIP automatically creates or deletes an instance of this managed entity upon creation or deletion of a PPTP POTS UNI</w:t>
      </w:r>
      <w:r w:rsidRPr="007B0B24">
        <w:rPr>
          <w:noProof/>
          <w:sz w:val="24"/>
          <w:lang w:val="en-GB"/>
        </w:rPr>
        <w:t>.</w:t>
      </w:r>
    </w:p>
    <w:p w14:paraId="34E9B35E"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Relationships</w:t>
      </w:r>
    </w:p>
    <w:p w14:paraId="0492E948" w14:textId="77777777" w:rsidR="004F2D6E" w:rsidRPr="007B0B24" w:rsidRDefault="004F2D6E" w:rsidP="004F2D6E">
      <w:pPr>
        <w:spacing w:before="120" w:after="0"/>
        <w:ind w:left="720"/>
        <w:jc w:val="both"/>
        <w:rPr>
          <w:rFonts w:eastAsia="SimSun"/>
          <w:noProof/>
          <w:sz w:val="24"/>
          <w:lang w:val="en-GB" w:eastAsia="ja-JP"/>
        </w:rPr>
      </w:pPr>
      <w:r w:rsidRPr="007B0B24">
        <w:rPr>
          <w:rFonts w:eastAsia="SimSun"/>
          <w:noProof/>
          <w:sz w:val="24"/>
          <w:lang w:val="en-GB" w:eastAsia="ja-JP"/>
        </w:rPr>
        <w:t>An instance of this managed entity is associated with a PPTP POTS UNI.</w:t>
      </w:r>
    </w:p>
    <w:p w14:paraId="130C1140" w14:textId="77777777" w:rsidR="004F2D6E" w:rsidRPr="007B0B24"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7B0B24">
        <w:rPr>
          <w:i/>
          <w:noProof/>
          <w:sz w:val="24"/>
          <w:lang w:val="en-GB"/>
        </w:rPr>
        <w:t>Attributes</w:t>
      </w:r>
    </w:p>
    <w:p w14:paraId="50FE9087" w14:textId="77777777" w:rsidR="004F2D6E" w:rsidRDefault="004F2D6E" w:rsidP="004F2D6E">
      <w:pPr>
        <w:tabs>
          <w:tab w:val="left" w:pos="2520"/>
        </w:tabs>
        <w:spacing w:before="120" w:after="0"/>
        <w:ind w:left="2160" w:hanging="1440"/>
        <w:jc w:val="both"/>
        <w:rPr>
          <w:noProof/>
          <w:sz w:val="24"/>
          <w:lang w:val="en-GB"/>
        </w:rPr>
      </w:pPr>
      <w:r w:rsidRPr="007B0B24">
        <w:rPr>
          <w:b/>
          <w:noProof/>
          <w:sz w:val="24"/>
          <w:lang w:val="en-GB"/>
        </w:rPr>
        <w:t>Managed entity ID:</w:t>
      </w:r>
      <w:r w:rsidRPr="007B0B24">
        <w:rPr>
          <w:noProof/>
          <w:sz w:val="24"/>
          <w:lang w:val="en-GB"/>
        </w:rPr>
        <w:t xml:space="preserve"> This attribute uniquely identifies each instance of this managed entity. Through an identical ID, this managed entity is implicitly linked to an instance of the</w:t>
      </w:r>
      <w:r>
        <w:rPr>
          <w:noProof/>
          <w:sz w:val="24"/>
          <w:lang w:val="en-GB"/>
        </w:rPr>
        <w:t xml:space="preserve"> POTS PPTP UNI</w:t>
      </w:r>
      <w:r w:rsidRPr="007B0B24">
        <w:rPr>
          <w:noProof/>
          <w:sz w:val="24"/>
          <w:lang w:val="en-GB"/>
        </w:rPr>
        <w:t>. (R) (mandatory) (2 bytes)</w:t>
      </w:r>
    </w:p>
    <w:p w14:paraId="50FB616F" w14:textId="77777777" w:rsidR="004F2D6E" w:rsidRDefault="004F2D6E" w:rsidP="004F2D6E">
      <w:pPr>
        <w:pStyle w:val="Attribute"/>
        <w:jc w:val="both"/>
      </w:pPr>
      <w:r>
        <w:rPr>
          <w:b/>
        </w:rPr>
        <w:t>IP Line Status</w:t>
      </w:r>
      <w:r w:rsidRPr="00B05784">
        <w:t xml:space="preserve">: This attribute </w:t>
      </w:r>
      <w:r>
        <w:t>indicates, using a bit map, the current IP status of the voip port.  The invidual bit values are:</w:t>
      </w:r>
    </w:p>
    <w:p w14:paraId="56D5C9B9" w14:textId="77777777" w:rsidR="004F2D6E" w:rsidRPr="004B1460" w:rsidRDefault="004F2D6E" w:rsidP="004F2D6E">
      <w:pPr>
        <w:pStyle w:val="Attribute"/>
        <w:ind w:left="0" w:firstLine="0"/>
        <w:jc w:val="both"/>
      </w:pPr>
    </w:p>
    <w:p w14:paraId="62A89559" w14:textId="5C389E7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01 indicates that the line is administratively turned on.</w:t>
      </w:r>
      <w:r>
        <w:rPr>
          <w:rFonts w:ascii="Courier New" w:hAnsi="Courier New" w:cs="Courier New"/>
          <w:color w:val="000000"/>
          <w:lang w:val="en"/>
        </w:rPr>
        <w:t xml:space="preserve"> The LSB value of zero implies that the attribute value is 0x00.</w:t>
      </w:r>
    </w:p>
    <w:p w14:paraId="78765AAF" w14:textId="075B6F1C"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02 indicates that the line has RTP transmit enabled.</w:t>
      </w:r>
    </w:p>
    <w:p w14:paraId="6F81E63B" w14:textId="59C228D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04 indicates that the line has RTP receive enabled.</w:t>
      </w:r>
    </w:p>
    <w:p w14:paraId="656A4C9C" w14:textId="08A52949"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sidRPr="0024118C">
        <w:rPr>
          <w:rFonts w:ascii="Courier New" w:hAnsi="Courier New" w:cs="Courier New"/>
          <w:color w:val="000000"/>
          <w:lang w:val="en"/>
        </w:rPr>
        <w:t>0x</w:t>
      </w:r>
      <w:r w:rsidR="008C0159">
        <w:rPr>
          <w:rFonts w:ascii="Courier New" w:hAnsi="Courier New" w:cs="Courier New"/>
          <w:color w:val="000000"/>
          <w:lang w:val="en"/>
        </w:rPr>
        <w:t>00</w:t>
      </w:r>
      <w:r w:rsidRPr="0024118C">
        <w:rPr>
          <w:rFonts w:ascii="Courier New" w:hAnsi="Courier New" w:cs="Courier New"/>
          <w:color w:val="000000"/>
          <w:lang w:val="en"/>
        </w:rPr>
        <w:t>08 indicates that the line has been put on hold.</w:t>
      </w:r>
    </w:p>
    <w:p w14:paraId="3A09DB28" w14:textId="432D810E"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Pr>
          <w:rFonts w:ascii="Courier New" w:hAnsi="Courier New" w:cs="Courier New"/>
          <w:color w:val="000000"/>
          <w:lang w:val="en"/>
        </w:rPr>
        <w:t>0x</w:t>
      </w:r>
      <w:r w:rsidR="008C0159">
        <w:rPr>
          <w:rFonts w:ascii="Courier New" w:hAnsi="Courier New" w:cs="Courier New"/>
          <w:color w:val="000000"/>
          <w:lang w:val="en"/>
        </w:rPr>
        <w:t>00</w:t>
      </w:r>
      <w:r>
        <w:rPr>
          <w:rFonts w:ascii="Courier New" w:hAnsi="Courier New" w:cs="Courier New"/>
          <w:color w:val="000000"/>
          <w:lang w:val="en"/>
        </w:rPr>
        <w:t xml:space="preserve">10 </w:t>
      </w:r>
      <w:r w:rsidRPr="0024118C">
        <w:rPr>
          <w:rFonts w:ascii="Courier New" w:hAnsi="Courier New" w:cs="Courier New"/>
          <w:color w:val="000000"/>
          <w:lang w:val="en"/>
        </w:rPr>
        <w:t>indicates that the line is in 3way conference call.</w:t>
      </w:r>
    </w:p>
    <w:p w14:paraId="2729693F" w14:textId="43BCBE04" w:rsidR="004F2D6E" w:rsidRPr="0024118C" w:rsidRDefault="004F2D6E" w:rsidP="00966C34">
      <w:pPr>
        <w:pBdr>
          <w:top w:val="single" w:sz="6" w:space="5" w:color="3C78B5"/>
          <w:left w:val="single" w:sz="6" w:space="31" w:color="3C78B5"/>
          <w:bottom w:val="single" w:sz="6" w:space="5" w:color="3C78B5"/>
          <w:right w:val="single" w:sz="6" w:space="5" w:color="3C78B5"/>
        </w:pBdr>
        <w:shd w:val="clear" w:color="auto" w:fill="F0F0F0"/>
        <w:tabs>
          <w:tab w:val="left" w:pos="916"/>
          <w:tab w:val="left" w:pos="18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1800" w:hanging="360"/>
        <w:rPr>
          <w:rFonts w:ascii="Courier New" w:hAnsi="Courier New" w:cs="Courier New"/>
          <w:color w:val="000000"/>
          <w:lang w:val="en"/>
        </w:rPr>
      </w:pPr>
      <w:r>
        <w:rPr>
          <w:rFonts w:ascii="Courier New" w:hAnsi="Courier New" w:cs="Courier New"/>
          <w:color w:val="000000"/>
          <w:lang w:val="en"/>
        </w:rPr>
        <w:t>0x</w:t>
      </w:r>
      <w:r w:rsidR="008C0159">
        <w:rPr>
          <w:rFonts w:ascii="Courier New" w:hAnsi="Courier New" w:cs="Courier New"/>
          <w:color w:val="000000"/>
          <w:lang w:val="en"/>
        </w:rPr>
        <w:t>00</w:t>
      </w:r>
      <w:r>
        <w:rPr>
          <w:rFonts w:ascii="Courier New" w:hAnsi="Courier New" w:cs="Courier New"/>
          <w:color w:val="000000"/>
          <w:lang w:val="en"/>
        </w:rPr>
        <w:t xml:space="preserve">20 </w:t>
      </w:r>
      <w:r w:rsidRPr="0024118C">
        <w:rPr>
          <w:rFonts w:ascii="Courier New" w:hAnsi="Courier New" w:cs="Courier New"/>
          <w:color w:val="000000"/>
          <w:lang w:val="en"/>
        </w:rPr>
        <w:t>indicates that the call is waiting on the line."</w:t>
      </w:r>
    </w:p>
    <w:p w14:paraId="7AB755F2" w14:textId="77777777" w:rsidR="004F2D6E" w:rsidRDefault="004F2D6E" w:rsidP="004F2D6E">
      <w:pPr>
        <w:pStyle w:val="Attribute"/>
        <w:jc w:val="both"/>
      </w:pPr>
    </w:p>
    <w:p w14:paraId="666930BA" w14:textId="77777777" w:rsidR="004F2D6E" w:rsidRDefault="004F2D6E" w:rsidP="004F2D6E">
      <w:pPr>
        <w:pStyle w:val="Attribute"/>
        <w:jc w:val="both"/>
      </w:pPr>
      <w:r w:rsidRPr="00B05784">
        <w:t>(R) (mandatory) (</w:t>
      </w:r>
      <w:r>
        <w:t>2</w:t>
      </w:r>
      <w:r w:rsidRPr="00B05784">
        <w:t> bytes)</w:t>
      </w:r>
    </w:p>
    <w:p w14:paraId="6AD3B438" w14:textId="271E2980" w:rsidR="004F2D6E" w:rsidRDefault="004F2D6E" w:rsidP="004F2D6E">
      <w:pPr>
        <w:pStyle w:val="Attribute"/>
        <w:jc w:val="both"/>
      </w:pPr>
      <w:r>
        <w:rPr>
          <w:b/>
        </w:rPr>
        <w:lastRenderedPageBreak/>
        <w:t>Clear Call counters</w:t>
      </w:r>
      <w:r w:rsidRPr="00B05784">
        <w:t xml:space="preserve">: </w:t>
      </w:r>
      <w:r>
        <w:t xml:space="preserve">Writing a 1 to this attribute will reset the call counters in </w:t>
      </w:r>
      <w:r w:rsidR="006C673D">
        <w:t xml:space="preserve">all three </w:t>
      </w:r>
      <w:r w:rsidR="001A4507">
        <w:t xml:space="preserve">VoIP call diagnostics  </w:t>
      </w:r>
      <w:r w:rsidR="006C673D">
        <w:t xml:space="preserve">MEs. </w:t>
      </w:r>
      <w:r>
        <w:t>(</w:t>
      </w:r>
      <w:r w:rsidR="008C0159">
        <w:t xml:space="preserve">R, </w:t>
      </w:r>
      <w:r>
        <w:t>W</w:t>
      </w:r>
      <w:r w:rsidRPr="00B05784">
        <w:t>) (mandatory) (</w:t>
      </w:r>
      <w:r>
        <w:t>1 byte</w:t>
      </w:r>
      <w:r w:rsidRPr="00B05784">
        <w:t>)</w:t>
      </w:r>
    </w:p>
    <w:p w14:paraId="56B5C88C" w14:textId="77777777" w:rsidR="004F2D6E" w:rsidRDefault="004F2D6E" w:rsidP="004F2D6E">
      <w:pPr>
        <w:pStyle w:val="Attribute"/>
        <w:jc w:val="both"/>
      </w:pPr>
    </w:p>
    <w:p w14:paraId="16DB749C"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Actions</w:t>
      </w:r>
    </w:p>
    <w:p w14:paraId="7C153EAA" w14:textId="77777777" w:rsidR="004F2D6E" w:rsidRPr="008A2486" w:rsidRDefault="004F2D6E" w:rsidP="004F2D6E">
      <w:pPr>
        <w:tabs>
          <w:tab w:val="left" w:pos="2520"/>
        </w:tabs>
        <w:spacing w:before="120" w:after="0"/>
        <w:ind w:left="2160" w:hanging="1440"/>
        <w:jc w:val="both"/>
        <w:rPr>
          <w:noProof/>
          <w:sz w:val="24"/>
          <w:lang w:val="en-GB"/>
        </w:rPr>
      </w:pPr>
      <w:r w:rsidRPr="008A2486">
        <w:rPr>
          <w:noProof/>
          <w:sz w:val="24"/>
          <w:lang w:val="en-GB"/>
        </w:rPr>
        <w:t>Get</w:t>
      </w:r>
      <w:r>
        <w:rPr>
          <w:noProof/>
          <w:sz w:val="24"/>
          <w:lang w:val="en-GB"/>
        </w:rPr>
        <w:t>, Set</w:t>
      </w:r>
    </w:p>
    <w:p w14:paraId="5611F039" w14:textId="77777777" w:rsidR="004F2D6E" w:rsidRPr="008A2486" w:rsidRDefault="004F2D6E" w:rsidP="004F2D6E">
      <w:pPr>
        <w:keepNext/>
        <w:tabs>
          <w:tab w:val="left" w:pos="794"/>
          <w:tab w:val="left" w:pos="1191"/>
          <w:tab w:val="left" w:pos="1588"/>
          <w:tab w:val="left" w:pos="1985"/>
        </w:tabs>
        <w:overflowPunct w:val="0"/>
        <w:autoSpaceDE w:val="0"/>
        <w:autoSpaceDN w:val="0"/>
        <w:adjustRightInd w:val="0"/>
        <w:spacing w:before="160" w:after="0"/>
        <w:jc w:val="both"/>
        <w:textAlignment w:val="baseline"/>
        <w:rPr>
          <w:i/>
          <w:noProof/>
          <w:sz w:val="24"/>
          <w:lang w:val="en-GB"/>
        </w:rPr>
      </w:pPr>
      <w:r w:rsidRPr="008A2486">
        <w:rPr>
          <w:i/>
          <w:noProof/>
          <w:sz w:val="24"/>
          <w:lang w:val="en-GB"/>
        </w:rPr>
        <w:t>Notifications</w:t>
      </w:r>
    </w:p>
    <w:p w14:paraId="0939AD47" w14:textId="77777777" w:rsidR="004F2D6E" w:rsidRDefault="004F2D6E" w:rsidP="004F2D6E">
      <w:pPr>
        <w:pStyle w:val="Relationships"/>
      </w:pPr>
      <w:r>
        <w:tab/>
        <w:t>None</w:t>
      </w:r>
    </w:p>
    <w:p w14:paraId="1341E3D9" w14:textId="77777777" w:rsidR="00B4465E" w:rsidRDefault="00B4465E" w:rsidP="004F2D6E">
      <w:pPr>
        <w:pStyle w:val="Relationships"/>
      </w:pPr>
    </w:p>
    <w:p w14:paraId="529A5058" w14:textId="5AF73ACC" w:rsidR="00B4465E" w:rsidRDefault="00F91264" w:rsidP="00B4465E">
      <w:pPr>
        <w:pStyle w:val="Heading2"/>
        <w:ind w:left="360"/>
        <w:rPr>
          <w:lang w:eastAsia="zh-CN"/>
        </w:rPr>
      </w:pPr>
      <w:bookmarkStart w:id="158" w:name="_Toc33697791"/>
      <w:r>
        <w:rPr>
          <w:lang w:eastAsia="zh-CN"/>
        </w:rPr>
        <w:t>Additional performance monitoring MEs</w:t>
      </w:r>
      <w:bookmarkEnd w:id="158"/>
    </w:p>
    <w:p w14:paraId="05090EA6" w14:textId="77777777" w:rsidR="00B4465E" w:rsidRDefault="00B4465E" w:rsidP="00B4465E">
      <w:pPr>
        <w:pStyle w:val="Heading3"/>
      </w:pPr>
      <w:bookmarkStart w:id="159" w:name="_Toc33697792"/>
      <w:r>
        <w:t>IP host performance monitoring history data part 2</w:t>
      </w:r>
      <w:bookmarkEnd w:id="159"/>
    </w:p>
    <w:p w14:paraId="1F7D01B2" w14:textId="77777777" w:rsidR="00B4465E" w:rsidRDefault="00B4465E" w:rsidP="00B4465E">
      <w:pPr>
        <w:rPr>
          <w:rFonts w:ascii="Book Antiqua" w:hAnsi="Book Antiqua"/>
        </w:rPr>
      </w:pPr>
      <w:r w:rsidRPr="008138B4">
        <w:rPr>
          <w:rFonts w:ascii="Book Antiqua" w:hAnsi="Book Antiqua"/>
        </w:rPr>
        <w:t xml:space="preserve">This managed entity collects </w:t>
      </w:r>
      <w:r>
        <w:rPr>
          <w:rFonts w:ascii="Book Antiqua" w:hAnsi="Book Antiqua"/>
        </w:rPr>
        <w:t xml:space="preserve">additional </w:t>
      </w:r>
      <w:r w:rsidRPr="008138B4">
        <w:rPr>
          <w:rFonts w:ascii="Book Antiqua" w:hAnsi="Book Antiqua"/>
        </w:rPr>
        <w:t>performance monito</w:t>
      </w:r>
      <w:r>
        <w:rPr>
          <w:rFonts w:ascii="Book Antiqua" w:hAnsi="Book Antiqua"/>
        </w:rPr>
        <w:t>ring data related to an IP host, related in particular to the DHCP server access errors.</w:t>
      </w:r>
      <w:r w:rsidRPr="008138B4">
        <w:rPr>
          <w:rFonts w:ascii="Book Antiqua" w:hAnsi="Book Antiqua"/>
        </w:rPr>
        <w:t xml:space="preserve"> Instances of this managed entity are created and deleted by the OLT.</w:t>
      </w:r>
    </w:p>
    <w:p w14:paraId="19B6C66F" w14:textId="77777777" w:rsidR="00B4465E" w:rsidRPr="008138B4" w:rsidRDefault="00B4465E" w:rsidP="00B4465E">
      <w:pPr>
        <w:rPr>
          <w:rFonts w:ascii="Book Antiqua" w:hAnsi="Book Antiqua"/>
        </w:rPr>
      </w:pPr>
    </w:p>
    <w:p w14:paraId="13E74FB7" w14:textId="77777777" w:rsidR="00B4465E" w:rsidRPr="00B05784" w:rsidRDefault="00B4465E" w:rsidP="00B4465E">
      <w:pPr>
        <w:pStyle w:val="Headingi"/>
        <w:jc w:val="both"/>
      </w:pPr>
      <w:r w:rsidRPr="00B05784">
        <w:t>Relationships</w:t>
      </w:r>
    </w:p>
    <w:p w14:paraId="2BE9EC95" w14:textId="77777777" w:rsidR="00B4465E" w:rsidRPr="00B05784" w:rsidRDefault="00B4465E" w:rsidP="00B4465E">
      <w:pPr>
        <w:pStyle w:val="Attribute"/>
        <w:ind w:left="720" w:firstLine="0"/>
        <w:jc w:val="both"/>
      </w:pPr>
      <w:r w:rsidRPr="00B05784">
        <w:t>An instance of this managed entity is associated with an instance of the IP host config data or IPv6 host config data managed entity.</w:t>
      </w:r>
    </w:p>
    <w:p w14:paraId="4825E672" w14:textId="77777777" w:rsidR="00B4465E" w:rsidRPr="00B05784" w:rsidRDefault="00B4465E" w:rsidP="00B4465E">
      <w:pPr>
        <w:pStyle w:val="Headingi"/>
        <w:jc w:val="both"/>
      </w:pPr>
      <w:r w:rsidRPr="00B05784">
        <w:t>Attributes</w:t>
      </w:r>
    </w:p>
    <w:p w14:paraId="710686D7" w14:textId="77777777" w:rsidR="00B4465E" w:rsidRPr="00B05784" w:rsidRDefault="00B4465E" w:rsidP="00B4465E">
      <w:pPr>
        <w:pStyle w:val="Attribute"/>
        <w:jc w:val="both"/>
      </w:pPr>
      <w:r w:rsidRPr="00B05784">
        <w:rPr>
          <w:b/>
          <w:bCs/>
        </w:rPr>
        <w:t>Managed entity</w:t>
      </w:r>
      <w:r>
        <w:rPr>
          <w:b/>
          <w:bCs/>
        </w:rPr>
        <w:t xml:space="preserve"> ID:</w:t>
      </w:r>
      <w:r w:rsidRPr="00B05784">
        <w:t xml:space="preserve"> This attribute uniquely identifies each instance of this managed entity. Through an identical ID, this managed entity is implicitly linked to an instance of the IP host configuration data or IPv6 host configuration data ME</w:t>
      </w:r>
      <w:r>
        <w:t>, as well as to the corresponding IP host PMHD ME (135)</w:t>
      </w:r>
      <w:r w:rsidRPr="00B05784">
        <w:t>. (R, Set-by-create) (mandatory) (2 bytes)</w:t>
      </w:r>
    </w:p>
    <w:p w14:paraId="226FE7BC" w14:textId="77777777" w:rsidR="00B4465E" w:rsidRPr="00B05784" w:rsidRDefault="00B4465E" w:rsidP="00B4465E">
      <w:pPr>
        <w:pStyle w:val="Attribute"/>
        <w:jc w:val="both"/>
      </w:pPr>
      <w:r w:rsidRPr="00B05784">
        <w:rPr>
          <w:b/>
          <w:bCs/>
        </w:rPr>
        <w:t>Interval end time</w:t>
      </w:r>
      <w:r w:rsidRPr="00B05784">
        <w:t>: This attribute identifies the most recently finished 15-minute interval. (R) (mandatory) (1 byte)</w:t>
      </w:r>
    </w:p>
    <w:p w14:paraId="3A19D410" w14:textId="77777777" w:rsidR="00B4465E" w:rsidRPr="00B05784" w:rsidRDefault="00B4465E" w:rsidP="00B4465E">
      <w:pPr>
        <w:pStyle w:val="Attribute"/>
        <w:jc w:val="both"/>
      </w:pPr>
      <w:r w:rsidRPr="00B05784">
        <w:rPr>
          <w:b/>
        </w:rPr>
        <w:t>Threshold data</w:t>
      </w:r>
      <w:r w:rsidRPr="00B05784">
        <w:rPr>
          <w:sz w:val="26"/>
          <w:vertAlign w:val="subscript"/>
        </w:rPr>
        <w:t xml:space="preserve"> </w:t>
      </w:r>
      <w:r w:rsidRPr="00B05784">
        <w:rPr>
          <w:b/>
          <w:lang w:eastAsia="ja-JP"/>
        </w:rPr>
        <w:t>1/2</w:t>
      </w:r>
      <w:r>
        <w:rPr>
          <w:b/>
        </w:rPr>
        <w:t xml:space="preserve"> ID:</w:t>
      </w:r>
      <w:r w:rsidRPr="00B05784">
        <w:t xml:space="preserve"> This attribute points to an instance of the threshold data</w:t>
      </w:r>
      <w:r w:rsidRPr="00B05784">
        <w:rPr>
          <w:vertAlign w:val="subscript"/>
        </w:rPr>
        <w:t xml:space="preserve"> </w:t>
      </w:r>
      <w:r w:rsidRPr="00B05784">
        <w:rPr>
          <w:lang w:eastAsia="ja-JP"/>
        </w:rPr>
        <w:t>1 managed entity</w:t>
      </w:r>
      <w:r w:rsidRPr="00B05784">
        <w:t xml:space="preserve"> that contains PM threshold values. Since no threshold value attribute number exceeds 7, a threshold data 2 ME is optional. (R, W, Set-by-create) (mandatory) (2 bytes)</w:t>
      </w:r>
    </w:p>
    <w:p w14:paraId="0BE94F92" w14:textId="77777777" w:rsidR="00B4465E" w:rsidRPr="004F3516" w:rsidRDefault="00B4465E" w:rsidP="00B4465E">
      <w:pPr>
        <w:pStyle w:val="Attribute"/>
        <w:jc w:val="both"/>
        <w:rPr>
          <w:rFonts w:ascii="Book Antiqua" w:hAnsi="Book Antiqua"/>
        </w:rPr>
      </w:pPr>
      <w:r w:rsidRPr="004F3516">
        <w:rPr>
          <w:rFonts w:ascii="Book Antiqua" w:hAnsi="Book Antiqua"/>
          <w:b/>
        </w:rPr>
        <w:t>DHCP Attempts count</w:t>
      </w:r>
      <w:r w:rsidRPr="004F3516">
        <w:rPr>
          <w:rFonts w:ascii="Book Antiqua" w:hAnsi="Book Antiqua"/>
        </w:rPr>
        <w:t>: This attribute counts the number of DHCP discover request.  (R) (mandatory) (4 bytes)</w:t>
      </w:r>
    </w:p>
    <w:p w14:paraId="109E3AC8" w14:textId="77777777" w:rsidR="00B4465E" w:rsidRPr="004F3516" w:rsidRDefault="00B4465E" w:rsidP="00B4465E">
      <w:pPr>
        <w:pStyle w:val="Attribute"/>
        <w:jc w:val="both"/>
        <w:rPr>
          <w:rFonts w:ascii="Book Antiqua" w:hAnsi="Book Antiqua"/>
        </w:rPr>
      </w:pPr>
      <w:r w:rsidRPr="004F3516">
        <w:rPr>
          <w:rFonts w:ascii="Book Antiqua" w:hAnsi="Book Antiqua"/>
          <w:b/>
        </w:rPr>
        <w:t>DHCP Acks received count</w:t>
      </w:r>
      <w:r w:rsidRPr="004F3516">
        <w:rPr>
          <w:rFonts w:ascii="Book Antiqua" w:hAnsi="Book Antiqua"/>
        </w:rPr>
        <w:t>: This attribute counts the number of successful DHCP attempt (number of times the ONT DHCP client obtained a lease).  (R) (mandatory) (4 bytes)</w:t>
      </w:r>
    </w:p>
    <w:p w14:paraId="2141BA9D" w14:textId="77777777" w:rsidR="00B4465E" w:rsidRPr="004F3516" w:rsidRDefault="00B4465E" w:rsidP="00B4465E">
      <w:pPr>
        <w:pStyle w:val="Attribute"/>
        <w:jc w:val="both"/>
        <w:rPr>
          <w:rFonts w:ascii="Book Antiqua" w:hAnsi="Book Antiqua"/>
        </w:rPr>
      </w:pPr>
      <w:r w:rsidRPr="004F3516">
        <w:rPr>
          <w:rFonts w:ascii="Book Antiqua" w:hAnsi="Book Antiqua"/>
          <w:b/>
        </w:rPr>
        <w:t>DHCP Nacks count</w:t>
      </w:r>
      <w:r w:rsidRPr="004F3516">
        <w:rPr>
          <w:rFonts w:ascii="Book Antiqua" w:hAnsi="Book Antiqua"/>
        </w:rPr>
        <w:t xml:space="preserve">: This attribute counts the </w:t>
      </w:r>
      <w:r w:rsidRPr="004F3516">
        <w:rPr>
          <w:rFonts w:ascii="Book Antiqua" w:hAnsi="Book Antiqua"/>
          <w:szCs w:val="24"/>
        </w:rPr>
        <w:t xml:space="preserve">number of </w:t>
      </w:r>
      <w:r w:rsidRPr="004F3516">
        <w:rPr>
          <w:rFonts w:ascii="Book Antiqua" w:hAnsi="Book Antiqua"/>
          <w:szCs w:val="24"/>
          <w:shd w:val="clear" w:color="auto" w:fill="FFFFFF"/>
        </w:rPr>
        <w:t xml:space="preserve">Negative acknowledgements (NACKS) received for requests. Number </w:t>
      </w:r>
      <w:r w:rsidRPr="004F3516">
        <w:rPr>
          <w:rFonts w:ascii="Book Antiqua" w:hAnsi="Book Antiqua"/>
          <w:szCs w:val="24"/>
          <w:shd w:val="clear" w:color="auto" w:fill="FFFFFF"/>
        </w:rPr>
        <w:lastRenderedPageBreak/>
        <w:t>of times the ONT’s DHCP Client was denied a lease.</w:t>
      </w:r>
      <w:r w:rsidRPr="004F3516">
        <w:rPr>
          <w:rFonts w:ascii="Book Antiqua" w:hAnsi="Book Antiqua"/>
          <w:szCs w:val="24"/>
        </w:rPr>
        <w:t xml:space="preserve"> (R) (mandator</w:t>
      </w:r>
      <w:r w:rsidRPr="004F3516">
        <w:rPr>
          <w:rFonts w:ascii="Book Antiqua" w:hAnsi="Book Antiqua"/>
        </w:rPr>
        <w:t>y) (4 bytes)</w:t>
      </w:r>
    </w:p>
    <w:p w14:paraId="71A0D619" w14:textId="552BF72A" w:rsidR="00B4465E" w:rsidRPr="00912E66" w:rsidRDefault="00B4465E" w:rsidP="00B4465E">
      <w:pPr>
        <w:pStyle w:val="Attribute"/>
        <w:jc w:val="both"/>
        <w:rPr>
          <w:rFonts w:ascii="Book Antiqua" w:hAnsi="Book Antiqua"/>
        </w:rPr>
      </w:pPr>
      <w:r w:rsidRPr="00912E66">
        <w:rPr>
          <w:rFonts w:ascii="Book Antiqua" w:hAnsi="Book Antiqua"/>
          <w:b/>
          <w:bCs/>
        </w:rPr>
        <w:t>DHCP response error</w:t>
      </w:r>
      <w:r w:rsidR="00912E66" w:rsidRPr="00912E66">
        <w:rPr>
          <w:rFonts w:ascii="Book Antiqua" w:hAnsi="Book Antiqua"/>
          <w:b/>
          <w:bCs/>
        </w:rPr>
        <w:t xml:space="preserve"> count</w:t>
      </w:r>
      <w:r w:rsidRPr="00912E66">
        <w:rPr>
          <w:rFonts w:ascii="Book Antiqua" w:hAnsi="Book Antiqua"/>
        </w:rPr>
        <w:t>:</w:t>
      </w:r>
      <w:r w:rsidRPr="00912E66">
        <w:rPr>
          <w:rFonts w:ascii="Book Antiqua" w:hAnsi="Book Antiqua"/>
          <w:b/>
          <w:bCs/>
        </w:rPr>
        <w:t xml:space="preserve"> </w:t>
      </w:r>
      <w:r w:rsidRPr="00912E66">
        <w:rPr>
          <w:rFonts w:ascii="Book Antiqua" w:hAnsi="Book Antiqua"/>
        </w:rPr>
        <w:t>This attribute is incremented whenever the ONU receives a malformed/badly formatted response from the DHCP server. (R) (</w:t>
      </w:r>
      <w:r w:rsidR="00912E66" w:rsidRPr="00912E66">
        <w:rPr>
          <w:rFonts w:ascii="Book Antiqua" w:hAnsi="Book Antiqua"/>
        </w:rPr>
        <w:t>mandatory</w:t>
      </w:r>
      <w:r w:rsidRPr="00912E66">
        <w:rPr>
          <w:rFonts w:ascii="Book Antiqua" w:hAnsi="Book Antiqua"/>
        </w:rPr>
        <w:t>) (2 bytes)</w:t>
      </w:r>
    </w:p>
    <w:p w14:paraId="42427EB5" w14:textId="49F27BBD" w:rsidR="00B4465E" w:rsidRPr="00912E66" w:rsidRDefault="00B4465E" w:rsidP="00B4465E">
      <w:pPr>
        <w:pStyle w:val="Attribute"/>
        <w:jc w:val="both"/>
        <w:rPr>
          <w:rFonts w:ascii="Book Antiqua" w:hAnsi="Book Antiqua"/>
        </w:rPr>
      </w:pPr>
      <w:r w:rsidRPr="00912E66">
        <w:rPr>
          <w:rFonts w:ascii="Book Antiqua" w:hAnsi="Book Antiqua"/>
          <w:b/>
          <w:bCs/>
        </w:rPr>
        <w:t>DHCP response incomplete</w:t>
      </w:r>
      <w:r w:rsidR="00912E66" w:rsidRPr="00912E66">
        <w:rPr>
          <w:rFonts w:ascii="Book Antiqua" w:hAnsi="Book Antiqua"/>
          <w:b/>
          <w:bCs/>
        </w:rPr>
        <w:t xml:space="preserve"> count</w:t>
      </w:r>
      <w:r w:rsidRPr="00912E66">
        <w:rPr>
          <w:rFonts w:ascii="Book Antiqua" w:hAnsi="Book Antiqua"/>
        </w:rPr>
        <w:t>:</w:t>
      </w:r>
      <w:r w:rsidRPr="00912E66">
        <w:rPr>
          <w:rFonts w:ascii="Book Antiqua" w:hAnsi="Book Antiqua"/>
          <w:b/>
          <w:bCs/>
        </w:rPr>
        <w:t xml:space="preserve"> </w:t>
      </w:r>
      <w:r w:rsidRPr="00912E66">
        <w:rPr>
          <w:rFonts w:ascii="Book Antiqua" w:hAnsi="Book Antiqua"/>
        </w:rPr>
        <w:t>This attribute is incremented whenever the DHCP server response does not contain all the parameters required to successfully set up the IP configuration. (R) (</w:t>
      </w:r>
      <w:r w:rsidR="00912E66" w:rsidRPr="00912E66">
        <w:rPr>
          <w:rFonts w:ascii="Book Antiqua" w:hAnsi="Book Antiqua"/>
        </w:rPr>
        <w:t>mandatory</w:t>
      </w:r>
      <w:r w:rsidRPr="00912E66">
        <w:rPr>
          <w:rFonts w:ascii="Book Antiqua" w:hAnsi="Book Antiqua"/>
        </w:rPr>
        <w:t>) (2 bytes)</w:t>
      </w:r>
    </w:p>
    <w:p w14:paraId="0C03C8E3" w14:textId="77777777" w:rsidR="00B4465E" w:rsidRPr="004F3516" w:rsidRDefault="00B4465E" w:rsidP="00B4465E">
      <w:pPr>
        <w:pStyle w:val="Attribute"/>
        <w:jc w:val="both"/>
      </w:pPr>
    </w:p>
    <w:p w14:paraId="083E6BDC" w14:textId="77777777" w:rsidR="00B4465E" w:rsidRPr="00B05784" w:rsidRDefault="00B4465E" w:rsidP="00B4465E">
      <w:pPr>
        <w:pStyle w:val="Headingi"/>
        <w:jc w:val="both"/>
      </w:pPr>
      <w:r w:rsidRPr="00B05784">
        <w:t>Actions</w:t>
      </w:r>
    </w:p>
    <w:p w14:paraId="5DBC7DA9" w14:textId="77777777" w:rsidR="00B4465E" w:rsidRPr="00B05784" w:rsidRDefault="00B4465E" w:rsidP="00B4465E">
      <w:pPr>
        <w:pStyle w:val="Attribute"/>
        <w:jc w:val="both"/>
      </w:pPr>
      <w:r w:rsidRPr="00B05784">
        <w:t>Create, delete, get, set</w:t>
      </w:r>
    </w:p>
    <w:p w14:paraId="232D92B7" w14:textId="77777777" w:rsidR="00B4465E" w:rsidRPr="00B05784" w:rsidRDefault="00B4465E" w:rsidP="00B4465E">
      <w:pPr>
        <w:pStyle w:val="Attribute"/>
        <w:jc w:val="both"/>
      </w:pPr>
      <w:r w:rsidRPr="00B05784">
        <w:t>Get</w:t>
      </w:r>
      <w:r w:rsidRPr="00B05784">
        <w:rPr>
          <w:lang w:eastAsia="ja-JP"/>
        </w:rPr>
        <w:t xml:space="preserve"> current data </w:t>
      </w:r>
    </w:p>
    <w:p w14:paraId="2662338D" w14:textId="77777777" w:rsidR="00B4465E" w:rsidRPr="00B05784" w:rsidRDefault="00B4465E" w:rsidP="00B4465E">
      <w:pPr>
        <w:pStyle w:val="Headingi"/>
        <w:jc w:val="both"/>
      </w:pPr>
      <w:r w:rsidRPr="00B05784">
        <w:t>Notifications</w:t>
      </w:r>
    </w:p>
    <w:tbl>
      <w:tblPr>
        <w:tblW w:w="80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150"/>
        <w:gridCol w:w="3690"/>
      </w:tblGrid>
      <w:tr w:rsidR="00B4465E" w:rsidRPr="00B05784" w14:paraId="2BE1513E" w14:textId="77777777" w:rsidTr="00B81550">
        <w:tc>
          <w:tcPr>
            <w:tcW w:w="8028" w:type="dxa"/>
            <w:gridSpan w:val="3"/>
            <w:tcBorders>
              <w:top w:val="nil"/>
              <w:left w:val="nil"/>
              <w:right w:val="nil"/>
            </w:tcBorders>
            <w:vAlign w:val="center"/>
          </w:tcPr>
          <w:p w14:paraId="20605D20" w14:textId="77777777" w:rsidR="00B4465E" w:rsidRPr="00B05784" w:rsidRDefault="00B4465E" w:rsidP="00B81550">
            <w:pPr>
              <w:pStyle w:val="Tablehead"/>
              <w:jc w:val="left"/>
            </w:pPr>
            <w:r w:rsidRPr="00B05784">
              <w:t>Threshold crossing alert</w:t>
            </w:r>
          </w:p>
        </w:tc>
      </w:tr>
      <w:tr w:rsidR="00B4465E" w:rsidRPr="00B05784" w14:paraId="402C24E3" w14:textId="77777777" w:rsidTr="00B81550">
        <w:tc>
          <w:tcPr>
            <w:tcW w:w="1188" w:type="dxa"/>
            <w:vAlign w:val="center"/>
          </w:tcPr>
          <w:p w14:paraId="7DF68F56" w14:textId="77777777" w:rsidR="00B4465E" w:rsidRPr="00B05784" w:rsidRDefault="00B4465E" w:rsidP="00B81550">
            <w:pPr>
              <w:pStyle w:val="Tablehead"/>
            </w:pPr>
            <w:r w:rsidRPr="00B05784">
              <w:t>Alarm number</w:t>
            </w:r>
          </w:p>
        </w:tc>
        <w:tc>
          <w:tcPr>
            <w:tcW w:w="3150" w:type="dxa"/>
            <w:vAlign w:val="center"/>
          </w:tcPr>
          <w:p w14:paraId="76E5D1F2" w14:textId="77777777" w:rsidR="00B4465E" w:rsidRPr="00B05784" w:rsidRDefault="00B4465E" w:rsidP="00B81550">
            <w:pPr>
              <w:pStyle w:val="Tablehead"/>
            </w:pPr>
            <w:r w:rsidRPr="00B05784">
              <w:t>Threshold crossing alert</w:t>
            </w:r>
          </w:p>
        </w:tc>
        <w:tc>
          <w:tcPr>
            <w:tcW w:w="3690" w:type="dxa"/>
            <w:vAlign w:val="center"/>
          </w:tcPr>
          <w:p w14:paraId="69B42CEB" w14:textId="77777777" w:rsidR="00B4465E" w:rsidRPr="00B05784" w:rsidRDefault="00B4465E" w:rsidP="00B81550">
            <w:pPr>
              <w:pStyle w:val="Tablehead"/>
            </w:pPr>
            <w:r w:rsidRPr="00B05784">
              <w:t>Threshold value attribute # (Note)</w:t>
            </w:r>
          </w:p>
        </w:tc>
      </w:tr>
      <w:tr w:rsidR="00B4465E" w:rsidRPr="00B05784" w14:paraId="3DE88A42" w14:textId="77777777" w:rsidTr="00B81550">
        <w:tc>
          <w:tcPr>
            <w:tcW w:w="1188" w:type="dxa"/>
          </w:tcPr>
          <w:p w14:paraId="788FF96B" w14:textId="77777777" w:rsidR="00B4465E" w:rsidRPr="004F3516" w:rsidRDefault="00B4465E" w:rsidP="00B81550">
            <w:pPr>
              <w:pStyle w:val="Tabletext0"/>
              <w:jc w:val="center"/>
            </w:pPr>
            <w:r w:rsidRPr="004F3516">
              <w:t>0</w:t>
            </w:r>
          </w:p>
        </w:tc>
        <w:tc>
          <w:tcPr>
            <w:tcW w:w="3150" w:type="dxa"/>
          </w:tcPr>
          <w:p w14:paraId="46607FB9" w14:textId="77777777" w:rsidR="00B4465E" w:rsidRPr="004F3516" w:rsidRDefault="00B4465E" w:rsidP="00B81550">
            <w:pPr>
              <w:pStyle w:val="Tabletext0"/>
            </w:pPr>
            <w:r w:rsidRPr="004F3516">
              <w:t>DHCP response error</w:t>
            </w:r>
          </w:p>
        </w:tc>
        <w:tc>
          <w:tcPr>
            <w:tcW w:w="3690" w:type="dxa"/>
          </w:tcPr>
          <w:p w14:paraId="7F10ADCD" w14:textId="77777777" w:rsidR="00B4465E" w:rsidRPr="004F3516" w:rsidRDefault="00B4465E" w:rsidP="00B81550">
            <w:pPr>
              <w:pStyle w:val="Tabletext0"/>
              <w:jc w:val="center"/>
            </w:pPr>
            <w:r w:rsidRPr="004F3516">
              <w:t>1</w:t>
            </w:r>
          </w:p>
        </w:tc>
      </w:tr>
      <w:tr w:rsidR="00B4465E" w:rsidRPr="00B05784" w14:paraId="71BC8E67" w14:textId="77777777" w:rsidTr="00B81550">
        <w:tc>
          <w:tcPr>
            <w:tcW w:w="1188" w:type="dxa"/>
          </w:tcPr>
          <w:p w14:paraId="1D0CD853" w14:textId="77777777" w:rsidR="00B4465E" w:rsidRPr="004F3516" w:rsidRDefault="00B4465E" w:rsidP="00B81550">
            <w:pPr>
              <w:pStyle w:val="Tabletext0"/>
              <w:jc w:val="center"/>
            </w:pPr>
            <w:r w:rsidRPr="004F3516">
              <w:t>1</w:t>
            </w:r>
          </w:p>
        </w:tc>
        <w:tc>
          <w:tcPr>
            <w:tcW w:w="3150" w:type="dxa"/>
          </w:tcPr>
          <w:p w14:paraId="10D3B389" w14:textId="77777777" w:rsidR="00B4465E" w:rsidRPr="004F3516" w:rsidRDefault="00B4465E" w:rsidP="00B81550">
            <w:pPr>
              <w:pStyle w:val="Tabletext0"/>
            </w:pPr>
            <w:r w:rsidRPr="004F3516">
              <w:t>DHCP response incomplete</w:t>
            </w:r>
          </w:p>
        </w:tc>
        <w:tc>
          <w:tcPr>
            <w:tcW w:w="3690" w:type="dxa"/>
          </w:tcPr>
          <w:p w14:paraId="249B37E8" w14:textId="77777777" w:rsidR="00B4465E" w:rsidRPr="004F3516" w:rsidRDefault="00B4465E" w:rsidP="00B81550">
            <w:pPr>
              <w:pStyle w:val="Tabletext0"/>
              <w:jc w:val="center"/>
            </w:pPr>
            <w:r w:rsidRPr="004F3516">
              <w:t>2</w:t>
            </w:r>
          </w:p>
        </w:tc>
      </w:tr>
      <w:tr w:rsidR="00B4465E" w:rsidRPr="00B05784" w14:paraId="1FC082ED" w14:textId="77777777" w:rsidTr="00B81550">
        <w:tc>
          <w:tcPr>
            <w:tcW w:w="8028" w:type="dxa"/>
            <w:gridSpan w:val="3"/>
          </w:tcPr>
          <w:p w14:paraId="69AFFE6D" w14:textId="77777777" w:rsidR="00B4465E" w:rsidRPr="00B05784" w:rsidRDefault="00B4465E" w:rsidP="00B81550">
            <w:pPr>
              <w:pStyle w:val="Tabletext0"/>
            </w:pPr>
            <w:r w:rsidRPr="00B05784">
              <w:t>NOTE – This number associates the TCA with the specified threshold value attribute of the threshold data 1 managed entity.</w:t>
            </w:r>
          </w:p>
        </w:tc>
      </w:tr>
    </w:tbl>
    <w:p w14:paraId="376B8415" w14:textId="77777777" w:rsidR="00B4465E" w:rsidRDefault="00B4465E" w:rsidP="00B4465E"/>
    <w:p w14:paraId="32B6E622" w14:textId="77777777" w:rsidR="00B4465E" w:rsidRPr="004F3516" w:rsidRDefault="00B4465E" w:rsidP="00B4465E">
      <w:pPr>
        <w:pStyle w:val="Heading3"/>
      </w:pPr>
      <w:bookmarkStart w:id="160" w:name="_Toc33697793"/>
      <w:r w:rsidRPr="004F3516">
        <w:t>ONU operational performance monitoring history data</w:t>
      </w:r>
      <w:bookmarkEnd w:id="160"/>
    </w:p>
    <w:p w14:paraId="0ACBAD8F" w14:textId="77777777" w:rsidR="00B4465E" w:rsidRPr="004F3516" w:rsidRDefault="00B4465E" w:rsidP="00B4465E">
      <w:pPr>
        <w:rPr>
          <w:rFonts w:ascii="Book Antiqua" w:hAnsi="Book Antiqua"/>
        </w:rPr>
      </w:pPr>
      <w:r w:rsidRPr="004F3516">
        <w:rPr>
          <w:rFonts w:ascii="Book Antiqua" w:hAnsi="Book Antiqua"/>
        </w:rPr>
        <w:t>This managed entity collects performance monitoring data associated with the ONU Instances of this managed entity are created and deleted by the OLT.</w:t>
      </w:r>
    </w:p>
    <w:p w14:paraId="42CDF8DA" w14:textId="77777777" w:rsidR="00B4465E" w:rsidRPr="004F3516" w:rsidRDefault="00B4465E" w:rsidP="00B4465E">
      <w:pPr>
        <w:rPr>
          <w:rFonts w:ascii="Book Antiqua" w:hAnsi="Book Antiqua"/>
        </w:rPr>
      </w:pPr>
      <w:r w:rsidRPr="004F3516">
        <w:rPr>
          <w:rFonts w:ascii="Book Antiqua" w:hAnsi="Book Antiqua"/>
        </w:rPr>
        <w:t>For a complete discussion of generic PM architecture, refer to clause I.4</w:t>
      </w:r>
    </w:p>
    <w:p w14:paraId="72D09BFC" w14:textId="77777777" w:rsidR="00B4465E" w:rsidRPr="004F3516" w:rsidRDefault="00B4465E" w:rsidP="00B4465E">
      <w:pPr>
        <w:pStyle w:val="Headingi"/>
        <w:jc w:val="both"/>
        <w:rPr>
          <w:rFonts w:ascii="Book Antiqua" w:hAnsi="Book Antiqua"/>
          <w:szCs w:val="24"/>
        </w:rPr>
      </w:pPr>
      <w:r w:rsidRPr="004F3516">
        <w:rPr>
          <w:rFonts w:ascii="Book Antiqua" w:hAnsi="Book Antiqua"/>
          <w:szCs w:val="24"/>
        </w:rPr>
        <w:t>Relationships</w:t>
      </w:r>
    </w:p>
    <w:p w14:paraId="47FCF5C0" w14:textId="77777777" w:rsidR="00B4465E" w:rsidRPr="004F3516" w:rsidRDefault="00B4465E" w:rsidP="00B4465E">
      <w:pPr>
        <w:pStyle w:val="Description"/>
        <w:jc w:val="both"/>
        <w:rPr>
          <w:rFonts w:ascii="Book Antiqua" w:hAnsi="Book Antiqua"/>
          <w:szCs w:val="24"/>
        </w:rPr>
      </w:pPr>
      <w:r w:rsidRPr="004F3516">
        <w:rPr>
          <w:rFonts w:ascii="Book Antiqua" w:hAnsi="Book Antiqua"/>
          <w:szCs w:val="24"/>
        </w:rPr>
        <w:t>This managed entity is associated with the ONU-G managed entity.</w:t>
      </w:r>
    </w:p>
    <w:p w14:paraId="4E6CB378" w14:textId="77777777" w:rsidR="00B4465E" w:rsidRPr="004F3516" w:rsidRDefault="00B4465E" w:rsidP="00B4465E">
      <w:pPr>
        <w:pStyle w:val="Headingi"/>
        <w:jc w:val="both"/>
        <w:rPr>
          <w:rFonts w:ascii="Book Antiqua" w:hAnsi="Book Antiqua"/>
          <w:szCs w:val="24"/>
        </w:rPr>
      </w:pPr>
      <w:r w:rsidRPr="004F3516">
        <w:rPr>
          <w:rFonts w:ascii="Book Antiqua" w:hAnsi="Book Antiqua"/>
          <w:szCs w:val="24"/>
        </w:rPr>
        <w:t>Attributes</w:t>
      </w:r>
    </w:p>
    <w:p w14:paraId="3B2DF1F0" w14:textId="77777777" w:rsidR="00B4465E" w:rsidRPr="004F3516" w:rsidRDefault="00B4465E" w:rsidP="00B4465E">
      <w:pPr>
        <w:pStyle w:val="Attribute"/>
        <w:jc w:val="both"/>
        <w:rPr>
          <w:rFonts w:ascii="Book Antiqua" w:hAnsi="Book Antiqua"/>
          <w:szCs w:val="24"/>
        </w:rPr>
      </w:pPr>
      <w:r w:rsidRPr="004F3516">
        <w:rPr>
          <w:rFonts w:ascii="Book Antiqua" w:hAnsi="Book Antiqua"/>
          <w:b/>
          <w:szCs w:val="24"/>
        </w:rPr>
        <w:t>Managed entity ID:</w:t>
      </w:r>
      <w:r w:rsidRPr="004F3516">
        <w:rPr>
          <w:rFonts w:ascii="Book Antiqua" w:hAnsi="Book Antiqua"/>
          <w:szCs w:val="24"/>
        </w:rPr>
        <w:t xml:space="preserve"> This attribute uniquely identifies each instance of this managed entity. There is only one instance, number 0. (R) (mandatory) (2 bytes)</w:t>
      </w:r>
    </w:p>
    <w:p w14:paraId="6CA75AE1" w14:textId="77777777" w:rsidR="00B4465E" w:rsidRPr="004F3516" w:rsidRDefault="00B4465E" w:rsidP="00B4465E">
      <w:pPr>
        <w:pStyle w:val="Attribute"/>
        <w:jc w:val="both"/>
      </w:pPr>
      <w:r w:rsidRPr="004F3516">
        <w:rPr>
          <w:b/>
          <w:bCs/>
        </w:rPr>
        <w:t>Interval end time</w:t>
      </w:r>
      <w:r w:rsidRPr="004F3516">
        <w:t>:</w:t>
      </w:r>
      <w:r w:rsidRPr="004F3516">
        <w:rPr>
          <w:b/>
        </w:rPr>
        <w:t xml:space="preserve"> </w:t>
      </w:r>
      <w:r w:rsidRPr="004F3516">
        <w:t>This attribute identifies the most recently finished 15-minute interval. (R) (mandatory) (1 byte)</w:t>
      </w:r>
    </w:p>
    <w:p w14:paraId="6B5649A5" w14:textId="77777777" w:rsidR="00B4465E" w:rsidRPr="004F3516" w:rsidRDefault="00B4465E" w:rsidP="00B4465E">
      <w:pPr>
        <w:pStyle w:val="Attribute"/>
        <w:jc w:val="both"/>
      </w:pPr>
      <w:r w:rsidRPr="004F3516">
        <w:rPr>
          <w:b/>
        </w:rPr>
        <w:lastRenderedPageBreak/>
        <w:t>Threshold data</w:t>
      </w:r>
      <w:r w:rsidRPr="004F3516">
        <w:rPr>
          <w:sz w:val="26"/>
          <w:vertAlign w:val="subscript"/>
        </w:rPr>
        <w:t xml:space="preserve"> </w:t>
      </w:r>
      <w:r w:rsidRPr="004F3516">
        <w:rPr>
          <w:b/>
          <w:lang w:eastAsia="ja-JP"/>
        </w:rPr>
        <w:t>1/2</w:t>
      </w:r>
      <w:r w:rsidRPr="004F3516">
        <w:rPr>
          <w:b/>
        </w:rPr>
        <w:t xml:space="preserve"> ID:</w:t>
      </w:r>
      <w:r w:rsidRPr="004F3516">
        <w:t xml:space="preserve"> This attribute points to an instance of the threshold data</w:t>
      </w:r>
      <w:r w:rsidRPr="004F3516">
        <w:rPr>
          <w:vertAlign w:val="subscript"/>
        </w:rPr>
        <w:t xml:space="preserve"> </w:t>
      </w:r>
      <w:r w:rsidRPr="004F3516">
        <w:rPr>
          <w:lang w:eastAsia="ja-JP"/>
        </w:rPr>
        <w:t>1 managed entity</w:t>
      </w:r>
      <w:r w:rsidRPr="004F3516">
        <w:t xml:space="preserve"> that contains PM threshold values. Since no threshold value attribute number exceeds 7, a threshold data 2 ME is optional. (R, W, Set</w:t>
      </w:r>
      <w:r w:rsidRPr="004F3516">
        <w:noBreakHyphen/>
        <w:t>by</w:t>
      </w:r>
      <w:r w:rsidRPr="004F3516">
        <w:noBreakHyphen/>
        <w:t>create) (mandatory) (2 bytes)</w:t>
      </w:r>
    </w:p>
    <w:p w14:paraId="68542BF6" w14:textId="38047BC7" w:rsidR="00B4465E" w:rsidRPr="004F3516" w:rsidRDefault="00B4465E" w:rsidP="00B4465E">
      <w:pPr>
        <w:pStyle w:val="Attribute"/>
        <w:jc w:val="both"/>
        <w:rPr>
          <w:rFonts w:ascii="Book Antiqua" w:hAnsi="Book Antiqua"/>
          <w:szCs w:val="24"/>
        </w:rPr>
      </w:pPr>
      <w:r w:rsidRPr="004F3516">
        <w:rPr>
          <w:b/>
        </w:rPr>
        <w:t>Temperature sensor value:</w:t>
      </w:r>
      <w:r w:rsidRPr="004F3516">
        <w:rPr>
          <w:rFonts w:ascii="Book Antiqua" w:hAnsi="Book Antiqua"/>
          <w:szCs w:val="24"/>
        </w:rPr>
        <w:t xml:space="preserve"> A table of one-byte temperature sensor values, each being represented by a 2s complement integer that specifies the temperature of temperature sensor on the ONU. Valid values are –40 to +127 °C in 1 °C increments. The special values: 0x80 indicates that the temperature sensor is not availabe; 0x81, the sensor has malfunctioned. (R) (mandatory) (N byte)</w:t>
      </w:r>
    </w:p>
    <w:p w14:paraId="0027614D" w14:textId="358516CB" w:rsidR="00B4465E" w:rsidRPr="004F3516" w:rsidRDefault="00B4465E" w:rsidP="00B4465E">
      <w:pPr>
        <w:pStyle w:val="Attribute"/>
        <w:jc w:val="both"/>
        <w:rPr>
          <w:rFonts w:ascii="Book Antiqua" w:hAnsi="Book Antiqua"/>
          <w:szCs w:val="24"/>
        </w:rPr>
      </w:pPr>
      <w:r w:rsidRPr="004F3516">
        <w:rPr>
          <w:b/>
        </w:rPr>
        <w:t>Temperature sensor description:</w:t>
      </w:r>
      <w:r w:rsidRPr="004F3516">
        <w:rPr>
          <w:rFonts w:ascii="Book Antiqua" w:hAnsi="Book Antiqua"/>
          <w:szCs w:val="24"/>
        </w:rPr>
        <w:t xml:space="preserve"> A table of 25-byte long temperature sensor descriptions, each represented by a character string that includes the physical location on the ONU or the component being measured. Strings shorter than 25 bytes are padded with null characters. (R) (mandatory) (25N bytes).</w:t>
      </w:r>
    </w:p>
    <w:p w14:paraId="01CC6DCA" w14:textId="77777777" w:rsidR="00B4465E" w:rsidRPr="004F3516" w:rsidRDefault="00B4465E" w:rsidP="00B4465E">
      <w:pPr>
        <w:pStyle w:val="Attribute"/>
        <w:jc w:val="both"/>
        <w:rPr>
          <w:rFonts w:ascii="Book Antiqua" w:hAnsi="Book Antiqua"/>
          <w:szCs w:val="24"/>
        </w:rPr>
      </w:pPr>
      <w:r w:rsidRPr="004F3516">
        <w:rPr>
          <w:b/>
        </w:rPr>
        <w:t>CPU Percent Utilization:</w:t>
      </w:r>
      <w:r w:rsidRPr="004F3516">
        <w:rPr>
          <w:rFonts w:ascii="Book Antiqua" w:hAnsi="Book Antiqua"/>
          <w:szCs w:val="24"/>
        </w:rPr>
        <w:t xml:space="preserve"> Average CPU utilization (percent). This attribute is an integer from 0 to 100. The value of 0xFF indicates that no reliable measurement is available. (R) (mandatory) (1 byte)</w:t>
      </w:r>
    </w:p>
    <w:p w14:paraId="1A9C954F" w14:textId="17F824CF" w:rsidR="00B4465E" w:rsidRPr="004F3516" w:rsidRDefault="00B4465E" w:rsidP="00B4465E">
      <w:pPr>
        <w:pStyle w:val="Attribute"/>
        <w:jc w:val="both"/>
        <w:rPr>
          <w:rFonts w:ascii="Book Antiqua" w:hAnsi="Book Antiqua"/>
          <w:szCs w:val="24"/>
        </w:rPr>
      </w:pPr>
      <w:r w:rsidRPr="004F3516">
        <w:rPr>
          <w:b/>
        </w:rPr>
        <w:t>RAM Available Amou</w:t>
      </w:r>
      <w:r w:rsidR="00912E66">
        <w:rPr>
          <w:b/>
        </w:rPr>
        <w:t>n</w:t>
      </w:r>
      <w:r w:rsidRPr="004F3516">
        <w:rPr>
          <w:b/>
        </w:rPr>
        <w:t>t:</w:t>
      </w:r>
      <w:r w:rsidRPr="004F3516">
        <w:rPr>
          <w:rFonts w:ascii="Book Antiqua" w:hAnsi="Book Antiqua"/>
          <w:szCs w:val="24"/>
        </w:rPr>
        <w:t xml:space="preserve"> Available RAM size in Megabytes. This attribute is an integer from 1 to 2^32 – 2. The value of 0x0 indicates no RAM is available. The value of 0xFFFFFFFF indicates that RAM size report is not reliable. (R) (mandatory) (4 bytes) </w:t>
      </w:r>
    </w:p>
    <w:p w14:paraId="0418BF06" w14:textId="43B5C4E7" w:rsidR="00B4465E" w:rsidRPr="004F3516" w:rsidRDefault="00912E66" w:rsidP="00B4465E">
      <w:pPr>
        <w:pStyle w:val="Attribute"/>
        <w:jc w:val="both"/>
        <w:rPr>
          <w:rFonts w:ascii="Book Antiqua" w:hAnsi="Book Antiqua"/>
          <w:szCs w:val="24"/>
        </w:rPr>
      </w:pPr>
      <w:r>
        <w:rPr>
          <w:b/>
        </w:rPr>
        <w:t xml:space="preserve">RAM </w:t>
      </w:r>
      <w:r w:rsidR="00B4465E" w:rsidRPr="004F3516">
        <w:rPr>
          <w:b/>
        </w:rPr>
        <w:t>Utilization:</w:t>
      </w:r>
      <w:r w:rsidR="00B4465E" w:rsidRPr="004F3516">
        <w:rPr>
          <w:rFonts w:ascii="Book Antiqua" w:hAnsi="Book Antiqua"/>
          <w:szCs w:val="24"/>
        </w:rPr>
        <w:t xml:space="preserve"> Average RAM utilization. This attribute is an integer from 0 to 2^32 – 2. The value of 0xFFFFFFFF indicates that no reliable measurement is available. (R) (mandatory) (4 byte)</w:t>
      </w:r>
    </w:p>
    <w:p w14:paraId="4464F9C5" w14:textId="2D53B645" w:rsidR="00B4465E" w:rsidRPr="004F3516" w:rsidRDefault="00B4465E" w:rsidP="00B4465E">
      <w:pPr>
        <w:pStyle w:val="Attribute"/>
        <w:jc w:val="both"/>
        <w:rPr>
          <w:rFonts w:ascii="Book Antiqua" w:hAnsi="Book Antiqua"/>
          <w:szCs w:val="24"/>
        </w:rPr>
      </w:pPr>
      <w:r w:rsidRPr="004F3516">
        <w:rPr>
          <w:b/>
        </w:rPr>
        <w:t>FLASH Available Amou</w:t>
      </w:r>
      <w:r w:rsidR="00912E66">
        <w:rPr>
          <w:b/>
        </w:rPr>
        <w:t>n</w:t>
      </w:r>
      <w:r w:rsidRPr="004F3516">
        <w:rPr>
          <w:b/>
        </w:rPr>
        <w:t>t:</w:t>
      </w:r>
      <w:r w:rsidRPr="004F3516">
        <w:rPr>
          <w:rFonts w:ascii="Book Antiqua" w:hAnsi="Book Antiqua"/>
          <w:szCs w:val="24"/>
        </w:rPr>
        <w:t xml:space="preserve"> Available FLASH size in  Megabytes. This attribute is an integer from 1 to 2^32 – 2. The value of 0x0 indicates no FLASH is available. The value of 0xFFFFFFFF indicates that FLASH size report is not reliable. (R) (mandatory) (4 bytes)</w:t>
      </w:r>
    </w:p>
    <w:p w14:paraId="70CEDFAE" w14:textId="5BC496CF" w:rsidR="00B4465E" w:rsidRPr="004F3516" w:rsidRDefault="00B4465E" w:rsidP="00B4465E">
      <w:pPr>
        <w:pStyle w:val="Attribute"/>
        <w:jc w:val="both"/>
        <w:rPr>
          <w:rFonts w:ascii="Book Antiqua" w:hAnsi="Book Antiqua"/>
          <w:szCs w:val="24"/>
        </w:rPr>
      </w:pPr>
      <w:r w:rsidRPr="004F3516">
        <w:rPr>
          <w:b/>
        </w:rPr>
        <w:t>FLASH Utilization:</w:t>
      </w:r>
      <w:r w:rsidRPr="004F3516">
        <w:rPr>
          <w:rFonts w:ascii="Book Antiqua" w:hAnsi="Book Antiqua"/>
          <w:szCs w:val="24"/>
        </w:rPr>
        <w:t xml:space="preserve"> Average FLASH utilization. This attribute is an integer from 0 to 2^32 – 2. The value of 0xFFFFFFFF indicates that no reliable measurement is available. (R) (mandatory) (4 byte)</w:t>
      </w:r>
    </w:p>
    <w:p w14:paraId="4B6807F4" w14:textId="77777777" w:rsidR="00B4465E" w:rsidRPr="004F3516" w:rsidRDefault="00B4465E" w:rsidP="00B4465E">
      <w:pPr>
        <w:pStyle w:val="Attribute"/>
        <w:jc w:val="both"/>
        <w:rPr>
          <w:rFonts w:ascii="Book Antiqua" w:hAnsi="Book Antiqua"/>
          <w:szCs w:val="24"/>
        </w:rPr>
      </w:pPr>
      <w:r w:rsidRPr="004F3516">
        <w:rPr>
          <w:b/>
        </w:rPr>
        <w:t>Software Errors:</w:t>
      </w:r>
      <w:r w:rsidRPr="004F3516">
        <w:rPr>
          <w:rFonts w:ascii="Book Antiqua" w:hAnsi="Book Antiqua"/>
          <w:szCs w:val="24"/>
        </w:rPr>
        <w:t xml:space="preserve"> A count of the number of software errorsdetected. A software error is an error, flaw, failure or fault in a computer program that causes it to produce an incorrect or unexpected result, or to behave in unintended ways. Examples include internal logical inconsistencies, divide by zero, referencing to </w:t>
      </w:r>
      <w:r w:rsidRPr="004F3516">
        <w:rPr>
          <w:rFonts w:ascii="Book Antiqua" w:hAnsi="Book Antiqua"/>
          <w:szCs w:val="24"/>
        </w:rPr>
        <w:lastRenderedPageBreak/>
        <w:t>non-existant memory, writing to read-only-memory and “exceptions” in certain programming languages (such as C++ and Java) (R) (mandatory) (4 byte)</w:t>
      </w:r>
    </w:p>
    <w:p w14:paraId="7105EB49" w14:textId="77777777" w:rsidR="00B4465E" w:rsidRPr="004F3516" w:rsidRDefault="00B4465E" w:rsidP="00B4465E">
      <w:pPr>
        <w:pStyle w:val="Attribute"/>
        <w:jc w:val="both"/>
        <w:rPr>
          <w:rFonts w:ascii="Book Antiqua" w:hAnsi="Book Antiqua"/>
          <w:szCs w:val="24"/>
        </w:rPr>
      </w:pPr>
      <w:r w:rsidRPr="004F3516">
        <w:rPr>
          <w:b/>
        </w:rPr>
        <w:t>Errors in operations:</w:t>
      </w:r>
      <w:r w:rsidRPr="004F3516">
        <w:rPr>
          <w:rFonts w:ascii="Book Antiqua" w:hAnsi="Book Antiqua"/>
          <w:szCs w:val="24"/>
        </w:rPr>
        <w:t xml:space="preserve"> A count of the number of detected errors in operations, not due to a software error. Examples include reading MEs that have not do not exist, provisioning services on entities that do not exist, deleting entities that do not exist. (R) (mandatory) (4 byte)</w:t>
      </w:r>
    </w:p>
    <w:p w14:paraId="0B2052F3" w14:textId="77777777" w:rsidR="00B4465E" w:rsidRPr="004F3516" w:rsidRDefault="00B4465E" w:rsidP="00B4465E">
      <w:pPr>
        <w:pStyle w:val="Attribute"/>
        <w:jc w:val="both"/>
        <w:rPr>
          <w:rFonts w:ascii="Book Antiqua" w:hAnsi="Book Antiqua"/>
          <w:szCs w:val="24"/>
          <w:lang w:val="en-US"/>
        </w:rPr>
      </w:pPr>
    </w:p>
    <w:p w14:paraId="721AD877" w14:textId="77777777" w:rsidR="00B4465E" w:rsidRPr="004F3516" w:rsidRDefault="00B4465E" w:rsidP="00B4465E">
      <w:pPr>
        <w:pStyle w:val="Headingi"/>
        <w:jc w:val="both"/>
      </w:pPr>
      <w:r w:rsidRPr="004F3516">
        <w:t>Actions</w:t>
      </w:r>
    </w:p>
    <w:p w14:paraId="0AEF432C" w14:textId="77777777" w:rsidR="00B4465E" w:rsidRPr="004F3516" w:rsidRDefault="00B4465E" w:rsidP="00B4465E">
      <w:pPr>
        <w:pStyle w:val="Attribute"/>
        <w:jc w:val="both"/>
        <w:rPr>
          <w:b/>
          <w:bCs/>
        </w:rPr>
      </w:pPr>
      <w:r w:rsidRPr="004F3516">
        <w:rPr>
          <w:b/>
        </w:rPr>
        <w:t>Create, Delete,</w:t>
      </w:r>
      <w:r w:rsidRPr="004F3516">
        <w:t xml:space="preserve"> </w:t>
      </w:r>
      <w:r w:rsidRPr="004F3516">
        <w:rPr>
          <w:b/>
          <w:bCs/>
        </w:rPr>
        <w:t>Get, Get-next, set</w:t>
      </w:r>
    </w:p>
    <w:p w14:paraId="17F09EDE" w14:textId="77777777" w:rsidR="00B4465E" w:rsidRPr="004F3516" w:rsidRDefault="00B4465E" w:rsidP="00B4465E">
      <w:pPr>
        <w:pStyle w:val="Headingi"/>
        <w:jc w:val="both"/>
      </w:pPr>
      <w:r w:rsidRPr="004F3516">
        <w:t>Notifications</w:t>
      </w:r>
    </w:p>
    <w:tbl>
      <w:tblPr>
        <w:tblW w:w="907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4680"/>
        <w:gridCol w:w="3204"/>
      </w:tblGrid>
      <w:tr w:rsidR="00B4465E" w:rsidRPr="004F3516" w14:paraId="208B5EC6" w14:textId="77777777" w:rsidTr="00B81550">
        <w:trPr>
          <w:cantSplit/>
        </w:trPr>
        <w:tc>
          <w:tcPr>
            <w:tcW w:w="9072" w:type="dxa"/>
            <w:gridSpan w:val="3"/>
            <w:tcBorders>
              <w:top w:val="nil"/>
              <w:left w:val="nil"/>
              <w:right w:val="nil"/>
            </w:tcBorders>
          </w:tcPr>
          <w:p w14:paraId="050B60C0" w14:textId="77777777" w:rsidR="00B4465E" w:rsidRPr="004F3516" w:rsidRDefault="00B4465E" w:rsidP="00B81550">
            <w:pPr>
              <w:pStyle w:val="Tablehead"/>
              <w:jc w:val="left"/>
            </w:pPr>
            <w:r w:rsidRPr="004F3516">
              <w:t>Threshold crossing alerts</w:t>
            </w:r>
          </w:p>
        </w:tc>
      </w:tr>
      <w:tr w:rsidR="00B4465E" w:rsidRPr="004F3516" w14:paraId="61BCBE5A" w14:textId="77777777" w:rsidTr="00B81550">
        <w:trPr>
          <w:cantSplit/>
        </w:trPr>
        <w:tc>
          <w:tcPr>
            <w:tcW w:w="1188" w:type="dxa"/>
            <w:vAlign w:val="center"/>
          </w:tcPr>
          <w:p w14:paraId="1DBF8E2D" w14:textId="77777777" w:rsidR="00B4465E" w:rsidRPr="004F3516" w:rsidRDefault="00B4465E" w:rsidP="00B81550">
            <w:pPr>
              <w:pStyle w:val="Tablehead"/>
            </w:pPr>
            <w:r w:rsidRPr="004F3516">
              <w:t>Alarm Number</w:t>
            </w:r>
          </w:p>
        </w:tc>
        <w:tc>
          <w:tcPr>
            <w:tcW w:w="4680" w:type="dxa"/>
            <w:vAlign w:val="center"/>
          </w:tcPr>
          <w:p w14:paraId="58BE0952" w14:textId="77777777" w:rsidR="00B4465E" w:rsidRPr="004F3516" w:rsidRDefault="00B4465E" w:rsidP="00B81550">
            <w:pPr>
              <w:pStyle w:val="Tablehead"/>
            </w:pPr>
            <w:r w:rsidRPr="004F3516">
              <w:t>Attribute value change</w:t>
            </w:r>
          </w:p>
        </w:tc>
        <w:tc>
          <w:tcPr>
            <w:tcW w:w="3204" w:type="dxa"/>
            <w:vAlign w:val="center"/>
          </w:tcPr>
          <w:p w14:paraId="0D7878BE" w14:textId="77777777" w:rsidR="00B4465E" w:rsidRPr="004F3516" w:rsidRDefault="00B4465E" w:rsidP="00B81550">
            <w:pPr>
              <w:pStyle w:val="Tablehead"/>
            </w:pPr>
            <w:r w:rsidRPr="004F3516">
              <w:rPr>
                <w:rFonts w:ascii="Book Antiqua" w:hAnsi="Book Antiqua"/>
                <w:szCs w:val="24"/>
                <w:lang w:val="en-US"/>
              </w:rPr>
              <w:t xml:space="preserve"> Threshold value attribute # </w:t>
            </w:r>
          </w:p>
        </w:tc>
      </w:tr>
      <w:tr w:rsidR="00B4465E" w:rsidRPr="004F3516" w14:paraId="0EFB3EF2" w14:textId="77777777" w:rsidTr="00B81550">
        <w:trPr>
          <w:cantSplit/>
        </w:trPr>
        <w:tc>
          <w:tcPr>
            <w:tcW w:w="1188" w:type="dxa"/>
          </w:tcPr>
          <w:p w14:paraId="20DF7EC7" w14:textId="77777777" w:rsidR="00B4465E" w:rsidRPr="004F3516" w:rsidRDefault="00B4465E" w:rsidP="00B81550">
            <w:pPr>
              <w:pStyle w:val="Tabletext0"/>
              <w:jc w:val="center"/>
            </w:pPr>
            <w:r w:rsidRPr="004F3516">
              <w:t>0</w:t>
            </w:r>
          </w:p>
        </w:tc>
        <w:tc>
          <w:tcPr>
            <w:tcW w:w="4680" w:type="dxa"/>
          </w:tcPr>
          <w:p w14:paraId="390F6A57" w14:textId="77777777" w:rsidR="00B4465E" w:rsidRPr="004F3516" w:rsidRDefault="00B4465E" w:rsidP="00B81550">
            <w:pPr>
              <w:pStyle w:val="Tabletext0"/>
            </w:pPr>
            <w:r w:rsidRPr="004F3516">
              <w:t>CPU Utilization</w:t>
            </w:r>
          </w:p>
        </w:tc>
        <w:tc>
          <w:tcPr>
            <w:tcW w:w="3204" w:type="dxa"/>
          </w:tcPr>
          <w:p w14:paraId="1F6F617A" w14:textId="77777777" w:rsidR="00B4465E" w:rsidRPr="004F3516" w:rsidRDefault="00B4465E" w:rsidP="00B81550">
            <w:pPr>
              <w:pStyle w:val="Tabletext0"/>
            </w:pPr>
            <w:r w:rsidRPr="004F3516">
              <w:t>1</w:t>
            </w:r>
          </w:p>
        </w:tc>
      </w:tr>
      <w:tr w:rsidR="00B4465E" w:rsidRPr="004F3516" w14:paraId="2E4CBD81" w14:textId="77777777" w:rsidTr="00B81550">
        <w:trPr>
          <w:cantSplit/>
        </w:trPr>
        <w:tc>
          <w:tcPr>
            <w:tcW w:w="1188" w:type="dxa"/>
          </w:tcPr>
          <w:p w14:paraId="57AA712D" w14:textId="77777777" w:rsidR="00B4465E" w:rsidRPr="004F3516" w:rsidRDefault="00B4465E" w:rsidP="00B81550">
            <w:pPr>
              <w:pStyle w:val="Tabletext0"/>
              <w:jc w:val="center"/>
            </w:pPr>
            <w:r w:rsidRPr="004F3516">
              <w:t>1</w:t>
            </w:r>
          </w:p>
        </w:tc>
        <w:tc>
          <w:tcPr>
            <w:tcW w:w="4680" w:type="dxa"/>
          </w:tcPr>
          <w:p w14:paraId="40C4AC15" w14:textId="77777777" w:rsidR="00B4465E" w:rsidRPr="004F3516" w:rsidRDefault="00B4465E" w:rsidP="00B81550">
            <w:pPr>
              <w:pStyle w:val="Tabletext0"/>
            </w:pPr>
            <w:r w:rsidRPr="004F3516">
              <w:t>RAM Utilization</w:t>
            </w:r>
          </w:p>
        </w:tc>
        <w:tc>
          <w:tcPr>
            <w:tcW w:w="3204" w:type="dxa"/>
          </w:tcPr>
          <w:p w14:paraId="540A6836" w14:textId="77777777" w:rsidR="00B4465E" w:rsidRPr="004F3516" w:rsidRDefault="00B4465E" w:rsidP="00B81550">
            <w:pPr>
              <w:pStyle w:val="Tabletext0"/>
            </w:pPr>
            <w:r w:rsidRPr="004F3516">
              <w:t>2</w:t>
            </w:r>
          </w:p>
        </w:tc>
      </w:tr>
      <w:tr w:rsidR="00B4465E" w:rsidRPr="004F3516" w14:paraId="12A33825" w14:textId="77777777" w:rsidTr="00B81550">
        <w:trPr>
          <w:cantSplit/>
        </w:trPr>
        <w:tc>
          <w:tcPr>
            <w:tcW w:w="1188" w:type="dxa"/>
          </w:tcPr>
          <w:p w14:paraId="510EC831" w14:textId="77777777" w:rsidR="00B4465E" w:rsidRPr="004F3516" w:rsidRDefault="00B4465E" w:rsidP="00B81550">
            <w:pPr>
              <w:pStyle w:val="Tabletext0"/>
              <w:jc w:val="center"/>
            </w:pPr>
            <w:r w:rsidRPr="004F3516">
              <w:t>2</w:t>
            </w:r>
          </w:p>
        </w:tc>
        <w:tc>
          <w:tcPr>
            <w:tcW w:w="4680" w:type="dxa"/>
          </w:tcPr>
          <w:p w14:paraId="3F22E0D5" w14:textId="77777777" w:rsidR="00B4465E" w:rsidRPr="004F3516" w:rsidRDefault="00B4465E" w:rsidP="00B81550">
            <w:pPr>
              <w:pStyle w:val="Tabletext0"/>
            </w:pPr>
            <w:r w:rsidRPr="004F3516">
              <w:t>FLASH Utilization</w:t>
            </w:r>
          </w:p>
        </w:tc>
        <w:tc>
          <w:tcPr>
            <w:tcW w:w="3204" w:type="dxa"/>
          </w:tcPr>
          <w:p w14:paraId="38182DD6" w14:textId="77777777" w:rsidR="00B4465E" w:rsidRPr="004F3516" w:rsidRDefault="00B4465E" w:rsidP="00B81550">
            <w:pPr>
              <w:pStyle w:val="Tabletext0"/>
            </w:pPr>
            <w:r w:rsidRPr="004F3516">
              <w:t>3</w:t>
            </w:r>
          </w:p>
        </w:tc>
      </w:tr>
      <w:tr w:rsidR="00B4465E" w:rsidRPr="004F3516" w14:paraId="110B9818" w14:textId="77777777" w:rsidTr="00B81550">
        <w:trPr>
          <w:cantSplit/>
        </w:trPr>
        <w:tc>
          <w:tcPr>
            <w:tcW w:w="1188" w:type="dxa"/>
          </w:tcPr>
          <w:p w14:paraId="1AADAF45" w14:textId="77777777" w:rsidR="00B4465E" w:rsidRPr="004F3516" w:rsidRDefault="00B4465E" w:rsidP="00B81550">
            <w:pPr>
              <w:pStyle w:val="Tabletext0"/>
              <w:jc w:val="center"/>
            </w:pPr>
            <w:r w:rsidRPr="004F3516">
              <w:t>3</w:t>
            </w:r>
          </w:p>
        </w:tc>
        <w:tc>
          <w:tcPr>
            <w:tcW w:w="4680" w:type="dxa"/>
          </w:tcPr>
          <w:p w14:paraId="1429BD04" w14:textId="77777777" w:rsidR="00B4465E" w:rsidRPr="004F3516" w:rsidRDefault="00B4465E" w:rsidP="00B81550">
            <w:pPr>
              <w:pStyle w:val="Tabletext0"/>
            </w:pPr>
            <w:r w:rsidRPr="004F3516">
              <w:t>Software Errors</w:t>
            </w:r>
          </w:p>
        </w:tc>
        <w:tc>
          <w:tcPr>
            <w:tcW w:w="3204" w:type="dxa"/>
          </w:tcPr>
          <w:p w14:paraId="2044F8DA" w14:textId="77777777" w:rsidR="00B4465E" w:rsidRPr="004F3516" w:rsidRDefault="00B4465E" w:rsidP="00B81550">
            <w:pPr>
              <w:pStyle w:val="Tabletext0"/>
            </w:pPr>
            <w:r w:rsidRPr="004F3516">
              <w:t>4</w:t>
            </w:r>
          </w:p>
        </w:tc>
      </w:tr>
      <w:tr w:rsidR="00B4465E" w:rsidRPr="004F3516" w14:paraId="7F269BB0" w14:textId="77777777" w:rsidTr="00B81550">
        <w:trPr>
          <w:cantSplit/>
        </w:trPr>
        <w:tc>
          <w:tcPr>
            <w:tcW w:w="1188" w:type="dxa"/>
          </w:tcPr>
          <w:p w14:paraId="04D67C7B" w14:textId="77777777" w:rsidR="00B4465E" w:rsidRPr="004F3516" w:rsidRDefault="00B4465E" w:rsidP="00B81550">
            <w:pPr>
              <w:pStyle w:val="Tabletext0"/>
              <w:jc w:val="center"/>
            </w:pPr>
            <w:r w:rsidRPr="004F3516">
              <w:t>4</w:t>
            </w:r>
          </w:p>
        </w:tc>
        <w:tc>
          <w:tcPr>
            <w:tcW w:w="4680" w:type="dxa"/>
          </w:tcPr>
          <w:p w14:paraId="33723128" w14:textId="77777777" w:rsidR="00B4465E" w:rsidRPr="004F3516" w:rsidRDefault="00B4465E" w:rsidP="00B81550">
            <w:pPr>
              <w:pStyle w:val="Tabletext0"/>
            </w:pPr>
            <w:r w:rsidRPr="004F3516">
              <w:t>Errors in operations</w:t>
            </w:r>
          </w:p>
        </w:tc>
        <w:tc>
          <w:tcPr>
            <w:tcW w:w="3204" w:type="dxa"/>
          </w:tcPr>
          <w:p w14:paraId="3ED4A765" w14:textId="77777777" w:rsidR="00B4465E" w:rsidRPr="004F3516" w:rsidRDefault="00B4465E" w:rsidP="00B81550">
            <w:pPr>
              <w:pStyle w:val="Tabletext0"/>
            </w:pPr>
            <w:r w:rsidRPr="004F3516">
              <w:t>5</w:t>
            </w:r>
          </w:p>
        </w:tc>
      </w:tr>
    </w:tbl>
    <w:p w14:paraId="072FB284" w14:textId="77777777" w:rsidR="00B4465E" w:rsidRPr="004F3516" w:rsidRDefault="00B4465E" w:rsidP="00B4465E"/>
    <w:p w14:paraId="4BE023EE" w14:textId="77777777" w:rsidR="00B4465E" w:rsidRPr="003E0351" w:rsidRDefault="00B4465E" w:rsidP="00B4465E">
      <w:pPr>
        <w:rPr>
          <w:i/>
        </w:rPr>
      </w:pPr>
    </w:p>
    <w:p w14:paraId="35845CE6" w14:textId="4A32F0B8" w:rsidR="00A16426" w:rsidRDefault="00A16426">
      <w:pPr>
        <w:spacing w:after="0"/>
        <w:rPr>
          <w:i/>
          <w:kern w:val="0"/>
          <w:sz w:val="24"/>
          <w:lang w:val="en-GB"/>
        </w:rPr>
      </w:pPr>
      <w:r>
        <w:br w:type="page"/>
      </w:r>
    </w:p>
    <w:p w14:paraId="1F49AEF8" w14:textId="4C013D9B" w:rsidR="00B4465E" w:rsidRDefault="00A16426" w:rsidP="00A16426">
      <w:pPr>
        <w:pStyle w:val="Heading1"/>
        <w:rPr>
          <w:lang w:val="en-US"/>
        </w:rPr>
      </w:pPr>
      <w:bookmarkStart w:id="161" w:name="_Toc33697794"/>
      <w:r>
        <w:rPr>
          <w:lang w:val="en-US"/>
        </w:rPr>
        <w:lastRenderedPageBreak/>
        <w:t>OMCI message extensions</w:t>
      </w:r>
      <w:bookmarkEnd w:id="161"/>
    </w:p>
    <w:p w14:paraId="70AB0C05" w14:textId="6E2F6923" w:rsidR="00A16426" w:rsidRDefault="00A16426" w:rsidP="00A16426">
      <w:pPr>
        <w:pStyle w:val="Heading2"/>
      </w:pPr>
      <w:bookmarkStart w:id="162" w:name="_Toc33697795"/>
      <w:r>
        <w:t>VoIP diagnostic tests</w:t>
      </w:r>
      <w:bookmarkEnd w:id="162"/>
    </w:p>
    <w:p w14:paraId="4AA427B8" w14:textId="77777777" w:rsidR="009C4105" w:rsidRPr="001B4DD0" w:rsidRDefault="009C4105" w:rsidP="009C4105">
      <w:pPr>
        <w:pStyle w:val="Body"/>
      </w:pPr>
      <w:r>
        <w:t>VoIP diagnostic testing extensions are applicable to the Baseline OMCI message set.</w:t>
      </w:r>
    </w:p>
    <w:p w14:paraId="16949716" w14:textId="77777777" w:rsidR="009C4105" w:rsidRDefault="009C4105" w:rsidP="009C4105">
      <w:pPr>
        <w:pStyle w:val="Heading3"/>
      </w:pPr>
      <w:bookmarkStart w:id="163" w:name="_Toc33697796"/>
      <w:r>
        <w:t>Hotline Connectivity Test</w:t>
      </w:r>
      <w:bookmarkEnd w:id="163"/>
      <w:r>
        <w:t xml:space="preserve"> </w:t>
      </w:r>
    </w:p>
    <w:p w14:paraId="5D74E747" w14:textId="77777777" w:rsidR="009C4105" w:rsidRDefault="009C4105" w:rsidP="009C4105">
      <w:pPr>
        <w:pStyle w:val="Body"/>
      </w:pPr>
      <w:r>
        <w:t xml:space="preserve">The Hotline Connectivity test functionality is a part of Verizon SIP DBDT test suite that provides the ability for an ONT supporting SIP-based voice service to call a test line. When the test line answers the call, it generates a test tone.  The ONT POTS UNI detects the tone and measures the time from when it went off-hook to the time of tone detection. </w:t>
      </w:r>
    </w:p>
    <w:p w14:paraId="68D98926" w14:textId="77777777" w:rsidR="009C4105" w:rsidRDefault="009C4105" w:rsidP="009C4105">
      <w:pPr>
        <w:pStyle w:val="Body"/>
      </w:pPr>
      <w:r>
        <w:t>The present specification redefines Byte 26 of the Test Class 1 of the</w:t>
      </w:r>
      <w:r w:rsidRPr="002A5017">
        <w:t xml:space="preserve"> PPTP POTS UNI entity class</w:t>
      </w:r>
      <w:r>
        <w:t xml:space="preserve"> test message format originally specified in section A.3.21.3 of G.988 (08/2019).</w:t>
      </w:r>
    </w:p>
    <w:p w14:paraId="7C6F6865" w14:textId="77777777" w:rsidR="009C4105" w:rsidRDefault="009C4105" w:rsidP="009C4105">
      <w:pPr>
        <w:pStyle w:val="Body"/>
      </w:pPr>
    </w:p>
    <w:p w14:paraId="5904D29E" w14:textId="77777777" w:rsidR="009C4105" w:rsidRDefault="009C4105" w:rsidP="009C4105">
      <w:pPr>
        <w:pStyle w:val="Body"/>
      </w:pPr>
      <w:r>
        <w:t>Test Class 1:</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725"/>
        <w:gridCol w:w="360"/>
        <w:gridCol w:w="360"/>
        <w:gridCol w:w="360"/>
        <w:gridCol w:w="360"/>
        <w:gridCol w:w="360"/>
        <w:gridCol w:w="436"/>
        <w:gridCol w:w="387"/>
        <w:gridCol w:w="386"/>
        <w:gridCol w:w="3376"/>
      </w:tblGrid>
      <w:tr w:rsidR="009C4105" w:rsidRPr="00B05784" w14:paraId="69F9ED4D" w14:textId="77777777" w:rsidTr="000A3889">
        <w:trPr>
          <w:cantSplit/>
          <w:tblHeader/>
          <w:jc w:val="center"/>
        </w:trPr>
        <w:tc>
          <w:tcPr>
            <w:tcW w:w="1795" w:type="dxa"/>
          </w:tcPr>
          <w:p w14:paraId="2910CED7" w14:textId="77777777" w:rsidR="009C4105" w:rsidRPr="00B05784" w:rsidRDefault="009C4105" w:rsidP="000A3889">
            <w:pPr>
              <w:pStyle w:val="Tablehead"/>
            </w:pPr>
            <w:r w:rsidRPr="00B05784">
              <w:t>Field</w:t>
            </w:r>
          </w:p>
        </w:tc>
        <w:tc>
          <w:tcPr>
            <w:tcW w:w="725" w:type="dxa"/>
          </w:tcPr>
          <w:p w14:paraId="04DBE6F9" w14:textId="77777777" w:rsidR="009C4105" w:rsidRPr="00B05784" w:rsidRDefault="009C4105" w:rsidP="000A3889">
            <w:pPr>
              <w:pStyle w:val="Tablehead"/>
            </w:pPr>
            <w:r w:rsidRPr="00B05784">
              <w:t>Byte</w:t>
            </w:r>
          </w:p>
        </w:tc>
        <w:tc>
          <w:tcPr>
            <w:tcW w:w="360" w:type="dxa"/>
          </w:tcPr>
          <w:p w14:paraId="0338A245" w14:textId="77777777" w:rsidR="009C4105" w:rsidRPr="00B05784" w:rsidRDefault="009C4105" w:rsidP="000A3889">
            <w:pPr>
              <w:pStyle w:val="Tablehead"/>
            </w:pPr>
            <w:r w:rsidRPr="00B05784">
              <w:t>8</w:t>
            </w:r>
          </w:p>
        </w:tc>
        <w:tc>
          <w:tcPr>
            <w:tcW w:w="360" w:type="dxa"/>
          </w:tcPr>
          <w:p w14:paraId="2EB5F34E" w14:textId="77777777" w:rsidR="009C4105" w:rsidRPr="00B05784" w:rsidRDefault="009C4105" w:rsidP="000A3889">
            <w:pPr>
              <w:pStyle w:val="Tablehead"/>
            </w:pPr>
            <w:r w:rsidRPr="00B05784">
              <w:t>7</w:t>
            </w:r>
          </w:p>
        </w:tc>
        <w:tc>
          <w:tcPr>
            <w:tcW w:w="360" w:type="dxa"/>
          </w:tcPr>
          <w:p w14:paraId="1543C0B2" w14:textId="77777777" w:rsidR="009C4105" w:rsidRPr="00B05784" w:rsidRDefault="009C4105" w:rsidP="000A3889">
            <w:pPr>
              <w:pStyle w:val="Tablehead"/>
            </w:pPr>
            <w:r w:rsidRPr="00B05784">
              <w:t>6</w:t>
            </w:r>
          </w:p>
        </w:tc>
        <w:tc>
          <w:tcPr>
            <w:tcW w:w="360" w:type="dxa"/>
          </w:tcPr>
          <w:p w14:paraId="63443079" w14:textId="77777777" w:rsidR="009C4105" w:rsidRPr="00B05784" w:rsidRDefault="009C4105" w:rsidP="000A3889">
            <w:pPr>
              <w:pStyle w:val="Tablehead"/>
            </w:pPr>
            <w:r w:rsidRPr="00B05784">
              <w:t>5</w:t>
            </w:r>
          </w:p>
        </w:tc>
        <w:tc>
          <w:tcPr>
            <w:tcW w:w="360" w:type="dxa"/>
          </w:tcPr>
          <w:p w14:paraId="4A047A8E" w14:textId="77777777" w:rsidR="009C4105" w:rsidRPr="00B05784" w:rsidRDefault="009C4105" w:rsidP="000A3889">
            <w:pPr>
              <w:pStyle w:val="Tablehead"/>
            </w:pPr>
            <w:r w:rsidRPr="00B05784">
              <w:t>4</w:t>
            </w:r>
          </w:p>
        </w:tc>
        <w:tc>
          <w:tcPr>
            <w:tcW w:w="436" w:type="dxa"/>
          </w:tcPr>
          <w:p w14:paraId="28DE894E" w14:textId="77777777" w:rsidR="009C4105" w:rsidRPr="00B05784" w:rsidRDefault="009C4105" w:rsidP="000A3889">
            <w:pPr>
              <w:pStyle w:val="Tablehead"/>
            </w:pPr>
            <w:r w:rsidRPr="00B05784">
              <w:t>3</w:t>
            </w:r>
          </w:p>
        </w:tc>
        <w:tc>
          <w:tcPr>
            <w:tcW w:w="387" w:type="dxa"/>
          </w:tcPr>
          <w:p w14:paraId="7C464881" w14:textId="77777777" w:rsidR="009C4105" w:rsidRPr="00B05784" w:rsidRDefault="009C4105" w:rsidP="000A3889">
            <w:pPr>
              <w:pStyle w:val="Tablehead"/>
            </w:pPr>
            <w:r w:rsidRPr="00B05784">
              <w:t>2</w:t>
            </w:r>
          </w:p>
        </w:tc>
        <w:tc>
          <w:tcPr>
            <w:tcW w:w="386" w:type="dxa"/>
          </w:tcPr>
          <w:p w14:paraId="2F586E88" w14:textId="77777777" w:rsidR="009C4105" w:rsidRPr="00B05784" w:rsidRDefault="009C4105" w:rsidP="000A3889">
            <w:pPr>
              <w:pStyle w:val="Tablehead"/>
            </w:pPr>
            <w:r w:rsidRPr="00B05784">
              <w:t>1</w:t>
            </w:r>
          </w:p>
        </w:tc>
        <w:tc>
          <w:tcPr>
            <w:tcW w:w="3376" w:type="dxa"/>
          </w:tcPr>
          <w:p w14:paraId="6E952002" w14:textId="77777777" w:rsidR="009C4105" w:rsidRPr="00B05784" w:rsidRDefault="009C4105" w:rsidP="000A3889">
            <w:pPr>
              <w:pStyle w:val="Tablehead"/>
            </w:pPr>
            <w:r w:rsidRPr="00B05784">
              <w:t>Comments</w:t>
            </w:r>
          </w:p>
        </w:tc>
      </w:tr>
      <w:tr w:rsidR="009C4105" w:rsidRPr="00B05784" w14:paraId="0736625D" w14:textId="77777777" w:rsidTr="000A3889">
        <w:trPr>
          <w:cantSplit/>
          <w:jc w:val="center"/>
        </w:trPr>
        <w:tc>
          <w:tcPr>
            <w:tcW w:w="1795" w:type="dxa"/>
          </w:tcPr>
          <w:p w14:paraId="3411977D" w14:textId="77777777" w:rsidR="009C4105" w:rsidRPr="00B05784" w:rsidRDefault="009C4105" w:rsidP="000A3889">
            <w:pPr>
              <w:pStyle w:val="Tabletext0"/>
            </w:pPr>
            <w:r w:rsidRPr="00B05784">
              <w:t>Transaction correlation identifier</w:t>
            </w:r>
          </w:p>
        </w:tc>
        <w:tc>
          <w:tcPr>
            <w:tcW w:w="725" w:type="dxa"/>
            <w:tcMar>
              <w:left w:w="29" w:type="dxa"/>
              <w:right w:w="29" w:type="dxa"/>
            </w:tcMar>
          </w:tcPr>
          <w:p w14:paraId="21ED5B32" w14:textId="77777777" w:rsidR="009C4105" w:rsidRPr="00B05784" w:rsidRDefault="009C4105" w:rsidP="000A3889">
            <w:pPr>
              <w:pStyle w:val="Tabletext0"/>
              <w:jc w:val="center"/>
            </w:pPr>
            <w:r w:rsidRPr="00B05784">
              <w:t>1-2</w:t>
            </w:r>
          </w:p>
        </w:tc>
        <w:tc>
          <w:tcPr>
            <w:tcW w:w="360" w:type="dxa"/>
          </w:tcPr>
          <w:p w14:paraId="29D05D44" w14:textId="77777777" w:rsidR="009C4105" w:rsidRPr="00B05784" w:rsidRDefault="009C4105" w:rsidP="000A3889">
            <w:pPr>
              <w:pStyle w:val="Tabletext0"/>
              <w:jc w:val="center"/>
            </w:pPr>
          </w:p>
        </w:tc>
        <w:tc>
          <w:tcPr>
            <w:tcW w:w="360" w:type="dxa"/>
          </w:tcPr>
          <w:p w14:paraId="3996B3D9" w14:textId="77777777" w:rsidR="009C4105" w:rsidRPr="00B05784" w:rsidRDefault="009C4105" w:rsidP="000A3889">
            <w:pPr>
              <w:pStyle w:val="Tabletext0"/>
              <w:jc w:val="center"/>
            </w:pPr>
          </w:p>
        </w:tc>
        <w:tc>
          <w:tcPr>
            <w:tcW w:w="360" w:type="dxa"/>
          </w:tcPr>
          <w:p w14:paraId="657E63DF" w14:textId="77777777" w:rsidR="009C4105" w:rsidRPr="00B05784" w:rsidRDefault="009C4105" w:rsidP="000A3889">
            <w:pPr>
              <w:pStyle w:val="Tabletext0"/>
              <w:jc w:val="center"/>
            </w:pPr>
          </w:p>
        </w:tc>
        <w:tc>
          <w:tcPr>
            <w:tcW w:w="360" w:type="dxa"/>
          </w:tcPr>
          <w:p w14:paraId="3CCA4C43" w14:textId="77777777" w:rsidR="009C4105" w:rsidRPr="00B05784" w:rsidRDefault="009C4105" w:rsidP="000A3889">
            <w:pPr>
              <w:pStyle w:val="Tabletext0"/>
              <w:jc w:val="center"/>
            </w:pPr>
          </w:p>
        </w:tc>
        <w:tc>
          <w:tcPr>
            <w:tcW w:w="360" w:type="dxa"/>
          </w:tcPr>
          <w:p w14:paraId="37DC6F8C" w14:textId="77777777" w:rsidR="009C4105" w:rsidRPr="00B05784" w:rsidRDefault="009C4105" w:rsidP="000A3889">
            <w:pPr>
              <w:pStyle w:val="Tabletext0"/>
              <w:jc w:val="center"/>
            </w:pPr>
          </w:p>
        </w:tc>
        <w:tc>
          <w:tcPr>
            <w:tcW w:w="436" w:type="dxa"/>
          </w:tcPr>
          <w:p w14:paraId="1EB01318" w14:textId="77777777" w:rsidR="009C4105" w:rsidRPr="00B05784" w:rsidRDefault="009C4105" w:rsidP="000A3889">
            <w:pPr>
              <w:pStyle w:val="Tabletext0"/>
              <w:jc w:val="center"/>
            </w:pPr>
          </w:p>
        </w:tc>
        <w:tc>
          <w:tcPr>
            <w:tcW w:w="387" w:type="dxa"/>
          </w:tcPr>
          <w:p w14:paraId="63D95343" w14:textId="77777777" w:rsidR="009C4105" w:rsidRPr="00B05784" w:rsidRDefault="009C4105" w:rsidP="000A3889">
            <w:pPr>
              <w:pStyle w:val="Tabletext0"/>
              <w:jc w:val="center"/>
            </w:pPr>
          </w:p>
        </w:tc>
        <w:tc>
          <w:tcPr>
            <w:tcW w:w="386" w:type="dxa"/>
          </w:tcPr>
          <w:p w14:paraId="235C1F7D" w14:textId="77777777" w:rsidR="009C4105" w:rsidRPr="00B05784" w:rsidRDefault="009C4105" w:rsidP="000A3889">
            <w:pPr>
              <w:pStyle w:val="Tabletext0"/>
              <w:jc w:val="center"/>
            </w:pPr>
          </w:p>
        </w:tc>
        <w:tc>
          <w:tcPr>
            <w:tcW w:w="3376" w:type="dxa"/>
          </w:tcPr>
          <w:p w14:paraId="2030B256" w14:textId="77777777" w:rsidR="009C4105" w:rsidRPr="00B05784" w:rsidRDefault="009C4105" w:rsidP="000A3889">
            <w:pPr>
              <w:pStyle w:val="Tabletext0"/>
            </w:pPr>
          </w:p>
        </w:tc>
      </w:tr>
      <w:tr w:rsidR="009C4105" w:rsidRPr="00B05784" w14:paraId="662D5EDF" w14:textId="77777777" w:rsidTr="000A3889">
        <w:trPr>
          <w:cantSplit/>
          <w:jc w:val="center"/>
        </w:trPr>
        <w:tc>
          <w:tcPr>
            <w:tcW w:w="1795" w:type="dxa"/>
          </w:tcPr>
          <w:p w14:paraId="4C684A73" w14:textId="77777777" w:rsidR="009C4105" w:rsidRPr="00B05784" w:rsidRDefault="009C4105" w:rsidP="000A3889">
            <w:pPr>
              <w:pStyle w:val="Tabletext0"/>
            </w:pPr>
            <w:r w:rsidRPr="00B05784">
              <w:t>Message type</w:t>
            </w:r>
          </w:p>
        </w:tc>
        <w:tc>
          <w:tcPr>
            <w:tcW w:w="725" w:type="dxa"/>
            <w:tcMar>
              <w:left w:w="29" w:type="dxa"/>
              <w:right w:w="29" w:type="dxa"/>
            </w:tcMar>
          </w:tcPr>
          <w:p w14:paraId="57FCEE40" w14:textId="77777777" w:rsidR="009C4105" w:rsidRPr="00B05784" w:rsidRDefault="009C4105" w:rsidP="000A3889">
            <w:pPr>
              <w:pStyle w:val="Tabletext0"/>
              <w:jc w:val="center"/>
            </w:pPr>
            <w:r w:rsidRPr="00B05784">
              <w:t>3</w:t>
            </w:r>
          </w:p>
        </w:tc>
        <w:tc>
          <w:tcPr>
            <w:tcW w:w="360" w:type="dxa"/>
          </w:tcPr>
          <w:p w14:paraId="1D4CEA3D" w14:textId="77777777" w:rsidR="009C4105" w:rsidRPr="00B05784" w:rsidRDefault="009C4105" w:rsidP="000A3889">
            <w:pPr>
              <w:pStyle w:val="Tabletext0"/>
              <w:jc w:val="center"/>
            </w:pPr>
            <w:r w:rsidRPr="00B05784">
              <w:t>0</w:t>
            </w:r>
          </w:p>
        </w:tc>
        <w:tc>
          <w:tcPr>
            <w:tcW w:w="360" w:type="dxa"/>
          </w:tcPr>
          <w:p w14:paraId="2AC2E999" w14:textId="77777777" w:rsidR="009C4105" w:rsidRPr="00B05784" w:rsidRDefault="009C4105" w:rsidP="000A3889">
            <w:pPr>
              <w:pStyle w:val="Tabletext0"/>
              <w:jc w:val="center"/>
            </w:pPr>
            <w:r w:rsidRPr="00B05784">
              <w:t>1</w:t>
            </w:r>
          </w:p>
        </w:tc>
        <w:tc>
          <w:tcPr>
            <w:tcW w:w="360" w:type="dxa"/>
          </w:tcPr>
          <w:p w14:paraId="12885858" w14:textId="77777777" w:rsidR="009C4105" w:rsidRPr="00B05784" w:rsidRDefault="009C4105" w:rsidP="000A3889">
            <w:pPr>
              <w:pStyle w:val="Tabletext0"/>
              <w:jc w:val="center"/>
            </w:pPr>
            <w:r w:rsidRPr="00B05784">
              <w:t>0</w:t>
            </w:r>
          </w:p>
        </w:tc>
        <w:tc>
          <w:tcPr>
            <w:tcW w:w="360" w:type="dxa"/>
          </w:tcPr>
          <w:p w14:paraId="13B1DF92" w14:textId="77777777" w:rsidR="009C4105" w:rsidRPr="00B05784" w:rsidRDefault="009C4105" w:rsidP="000A3889">
            <w:pPr>
              <w:pStyle w:val="Tabletext0"/>
              <w:jc w:val="center"/>
            </w:pPr>
          </w:p>
        </w:tc>
        <w:tc>
          <w:tcPr>
            <w:tcW w:w="360" w:type="dxa"/>
          </w:tcPr>
          <w:p w14:paraId="29DA8EFA" w14:textId="77777777" w:rsidR="009C4105" w:rsidRPr="00B05784" w:rsidRDefault="009C4105" w:rsidP="000A3889">
            <w:pPr>
              <w:pStyle w:val="Tabletext0"/>
              <w:jc w:val="center"/>
            </w:pPr>
          </w:p>
        </w:tc>
        <w:tc>
          <w:tcPr>
            <w:tcW w:w="436" w:type="dxa"/>
          </w:tcPr>
          <w:p w14:paraId="40ABC35E" w14:textId="77777777" w:rsidR="009C4105" w:rsidRPr="00B05784" w:rsidRDefault="009C4105" w:rsidP="000A3889">
            <w:pPr>
              <w:pStyle w:val="Tabletext0"/>
              <w:jc w:val="center"/>
            </w:pPr>
          </w:p>
        </w:tc>
        <w:tc>
          <w:tcPr>
            <w:tcW w:w="387" w:type="dxa"/>
          </w:tcPr>
          <w:p w14:paraId="1872CFFB" w14:textId="77777777" w:rsidR="009C4105" w:rsidRPr="00B05784" w:rsidRDefault="009C4105" w:rsidP="000A3889">
            <w:pPr>
              <w:pStyle w:val="Tabletext0"/>
              <w:jc w:val="center"/>
            </w:pPr>
          </w:p>
        </w:tc>
        <w:tc>
          <w:tcPr>
            <w:tcW w:w="386" w:type="dxa"/>
          </w:tcPr>
          <w:p w14:paraId="07A19A11" w14:textId="77777777" w:rsidR="009C4105" w:rsidRPr="00B05784" w:rsidRDefault="009C4105" w:rsidP="000A3889">
            <w:pPr>
              <w:pStyle w:val="Tabletext0"/>
              <w:jc w:val="center"/>
            </w:pPr>
          </w:p>
        </w:tc>
        <w:tc>
          <w:tcPr>
            <w:tcW w:w="3376" w:type="dxa"/>
          </w:tcPr>
          <w:p w14:paraId="5DA03565" w14:textId="77777777" w:rsidR="009C4105" w:rsidRPr="00B05784" w:rsidRDefault="009C4105" w:rsidP="000A3889">
            <w:pPr>
              <w:pStyle w:val="Tabletext0"/>
            </w:pPr>
            <w:r w:rsidRPr="00B05784">
              <w:t>DB = 0, AR = 1, AK = 0</w:t>
            </w:r>
            <w:r w:rsidRPr="00B05784">
              <w:br/>
              <w:t>Bits 5-1: action = test</w:t>
            </w:r>
          </w:p>
        </w:tc>
      </w:tr>
      <w:tr w:rsidR="009C4105" w:rsidRPr="00B05784" w14:paraId="797AE610" w14:textId="77777777" w:rsidTr="000A3889">
        <w:trPr>
          <w:cantSplit/>
          <w:jc w:val="center"/>
        </w:trPr>
        <w:tc>
          <w:tcPr>
            <w:tcW w:w="1795" w:type="dxa"/>
          </w:tcPr>
          <w:p w14:paraId="759D8286" w14:textId="77777777" w:rsidR="009C4105" w:rsidRPr="00B05784" w:rsidRDefault="009C4105" w:rsidP="000A3889">
            <w:pPr>
              <w:pStyle w:val="Tabletext0"/>
            </w:pPr>
            <w:r w:rsidRPr="00B05784">
              <w:t>Device identifier</w:t>
            </w:r>
          </w:p>
        </w:tc>
        <w:tc>
          <w:tcPr>
            <w:tcW w:w="725" w:type="dxa"/>
            <w:tcMar>
              <w:left w:w="29" w:type="dxa"/>
              <w:right w:w="29" w:type="dxa"/>
            </w:tcMar>
          </w:tcPr>
          <w:p w14:paraId="36A55600" w14:textId="77777777" w:rsidR="009C4105" w:rsidRPr="00B05784" w:rsidRDefault="009C4105" w:rsidP="000A3889">
            <w:pPr>
              <w:pStyle w:val="Tabletext0"/>
              <w:jc w:val="center"/>
            </w:pPr>
            <w:r w:rsidRPr="00B05784">
              <w:t>4</w:t>
            </w:r>
          </w:p>
        </w:tc>
        <w:tc>
          <w:tcPr>
            <w:tcW w:w="360" w:type="dxa"/>
          </w:tcPr>
          <w:p w14:paraId="7FE119A2" w14:textId="77777777" w:rsidR="009C4105" w:rsidRPr="00B05784" w:rsidRDefault="009C4105" w:rsidP="000A3889">
            <w:pPr>
              <w:pStyle w:val="Tabletext0"/>
              <w:jc w:val="center"/>
            </w:pPr>
            <w:r w:rsidRPr="00B05784">
              <w:t>0</w:t>
            </w:r>
          </w:p>
        </w:tc>
        <w:tc>
          <w:tcPr>
            <w:tcW w:w="360" w:type="dxa"/>
          </w:tcPr>
          <w:p w14:paraId="79A161AC" w14:textId="77777777" w:rsidR="009C4105" w:rsidRPr="00B05784" w:rsidRDefault="009C4105" w:rsidP="000A3889">
            <w:pPr>
              <w:pStyle w:val="Tabletext0"/>
              <w:jc w:val="center"/>
            </w:pPr>
            <w:r w:rsidRPr="00B05784">
              <w:t>0</w:t>
            </w:r>
          </w:p>
        </w:tc>
        <w:tc>
          <w:tcPr>
            <w:tcW w:w="360" w:type="dxa"/>
          </w:tcPr>
          <w:p w14:paraId="3F2CED35" w14:textId="77777777" w:rsidR="009C4105" w:rsidRPr="00B05784" w:rsidRDefault="009C4105" w:rsidP="000A3889">
            <w:pPr>
              <w:pStyle w:val="Tabletext0"/>
              <w:jc w:val="center"/>
            </w:pPr>
            <w:r w:rsidRPr="00B05784">
              <w:t>0</w:t>
            </w:r>
          </w:p>
        </w:tc>
        <w:tc>
          <w:tcPr>
            <w:tcW w:w="360" w:type="dxa"/>
          </w:tcPr>
          <w:p w14:paraId="3994EF7C" w14:textId="77777777" w:rsidR="009C4105" w:rsidRPr="00B05784" w:rsidRDefault="009C4105" w:rsidP="000A3889">
            <w:pPr>
              <w:pStyle w:val="Tabletext0"/>
              <w:jc w:val="center"/>
            </w:pPr>
            <w:r w:rsidRPr="00B05784">
              <w:t>0</w:t>
            </w:r>
          </w:p>
        </w:tc>
        <w:tc>
          <w:tcPr>
            <w:tcW w:w="360" w:type="dxa"/>
          </w:tcPr>
          <w:p w14:paraId="21B42ABC" w14:textId="77777777" w:rsidR="009C4105" w:rsidRPr="00B05784" w:rsidRDefault="009C4105" w:rsidP="000A3889">
            <w:pPr>
              <w:pStyle w:val="Tabletext0"/>
              <w:jc w:val="center"/>
            </w:pPr>
            <w:r w:rsidRPr="00B05784">
              <w:t>1</w:t>
            </w:r>
          </w:p>
        </w:tc>
        <w:tc>
          <w:tcPr>
            <w:tcW w:w="436" w:type="dxa"/>
          </w:tcPr>
          <w:p w14:paraId="17D83B1A" w14:textId="77777777" w:rsidR="009C4105" w:rsidRPr="00B05784" w:rsidRDefault="009C4105" w:rsidP="000A3889">
            <w:pPr>
              <w:pStyle w:val="Tabletext0"/>
              <w:jc w:val="center"/>
            </w:pPr>
            <w:r w:rsidRPr="00B05784">
              <w:t>0</w:t>
            </w:r>
          </w:p>
        </w:tc>
        <w:tc>
          <w:tcPr>
            <w:tcW w:w="387" w:type="dxa"/>
          </w:tcPr>
          <w:p w14:paraId="5D600EE3" w14:textId="77777777" w:rsidR="009C4105" w:rsidRPr="00B05784" w:rsidRDefault="009C4105" w:rsidP="000A3889">
            <w:pPr>
              <w:pStyle w:val="Tabletext0"/>
              <w:jc w:val="center"/>
            </w:pPr>
            <w:r w:rsidRPr="00B05784">
              <w:t>1</w:t>
            </w:r>
          </w:p>
        </w:tc>
        <w:tc>
          <w:tcPr>
            <w:tcW w:w="386" w:type="dxa"/>
          </w:tcPr>
          <w:p w14:paraId="49280E61" w14:textId="77777777" w:rsidR="009C4105" w:rsidRPr="00B05784" w:rsidRDefault="009C4105" w:rsidP="000A3889">
            <w:pPr>
              <w:pStyle w:val="Tabletext0"/>
              <w:jc w:val="center"/>
            </w:pPr>
            <w:r w:rsidRPr="00B05784">
              <w:t>0</w:t>
            </w:r>
          </w:p>
        </w:tc>
        <w:tc>
          <w:tcPr>
            <w:tcW w:w="3376" w:type="dxa"/>
          </w:tcPr>
          <w:p w14:paraId="20BC7901" w14:textId="77777777" w:rsidR="009C4105" w:rsidRPr="00B05784" w:rsidRDefault="009C4105" w:rsidP="000A3889">
            <w:pPr>
              <w:pStyle w:val="Tabletext0"/>
            </w:pPr>
            <w:r w:rsidRPr="00B05784">
              <w:t>OMCI = 0x0A</w:t>
            </w:r>
          </w:p>
        </w:tc>
      </w:tr>
      <w:tr w:rsidR="009C4105" w:rsidRPr="00B05784" w14:paraId="545B781E" w14:textId="77777777" w:rsidTr="000A3889">
        <w:trPr>
          <w:cantSplit/>
          <w:jc w:val="center"/>
        </w:trPr>
        <w:tc>
          <w:tcPr>
            <w:tcW w:w="1795" w:type="dxa"/>
            <w:vMerge w:val="restart"/>
          </w:tcPr>
          <w:p w14:paraId="7AD8F7AF" w14:textId="77777777" w:rsidR="009C4105" w:rsidRPr="00B05784" w:rsidRDefault="009C4105" w:rsidP="000A3889">
            <w:pPr>
              <w:pStyle w:val="Tabletext0"/>
              <w:keepNext/>
              <w:keepLines/>
            </w:pPr>
            <w:r w:rsidRPr="00B05784">
              <w:t>Managed entity identifier</w:t>
            </w:r>
          </w:p>
        </w:tc>
        <w:tc>
          <w:tcPr>
            <w:tcW w:w="725" w:type="dxa"/>
            <w:tcMar>
              <w:left w:w="29" w:type="dxa"/>
              <w:right w:w="29" w:type="dxa"/>
            </w:tcMar>
          </w:tcPr>
          <w:p w14:paraId="70A2E8C9" w14:textId="77777777" w:rsidR="009C4105" w:rsidRPr="00B05784" w:rsidRDefault="009C4105" w:rsidP="000A3889">
            <w:pPr>
              <w:pStyle w:val="Tabletext0"/>
              <w:keepNext/>
              <w:keepLines/>
              <w:jc w:val="center"/>
            </w:pPr>
            <w:r w:rsidRPr="00B05784">
              <w:t>5-6</w:t>
            </w:r>
          </w:p>
        </w:tc>
        <w:tc>
          <w:tcPr>
            <w:tcW w:w="360" w:type="dxa"/>
          </w:tcPr>
          <w:p w14:paraId="34C95CBC" w14:textId="77777777" w:rsidR="009C4105" w:rsidRPr="00B05784" w:rsidRDefault="009C4105" w:rsidP="000A3889">
            <w:pPr>
              <w:pStyle w:val="Tabletext0"/>
              <w:keepNext/>
              <w:keepLines/>
              <w:jc w:val="center"/>
            </w:pPr>
          </w:p>
        </w:tc>
        <w:tc>
          <w:tcPr>
            <w:tcW w:w="360" w:type="dxa"/>
          </w:tcPr>
          <w:p w14:paraId="2BF75990" w14:textId="77777777" w:rsidR="009C4105" w:rsidRPr="00B05784" w:rsidRDefault="009C4105" w:rsidP="000A3889">
            <w:pPr>
              <w:pStyle w:val="Tabletext0"/>
              <w:keepNext/>
              <w:keepLines/>
              <w:jc w:val="center"/>
            </w:pPr>
          </w:p>
        </w:tc>
        <w:tc>
          <w:tcPr>
            <w:tcW w:w="360" w:type="dxa"/>
          </w:tcPr>
          <w:p w14:paraId="4B33A4CE" w14:textId="77777777" w:rsidR="009C4105" w:rsidRPr="00B05784" w:rsidRDefault="009C4105" w:rsidP="000A3889">
            <w:pPr>
              <w:pStyle w:val="Tabletext0"/>
              <w:keepNext/>
              <w:keepLines/>
              <w:jc w:val="center"/>
            </w:pPr>
          </w:p>
        </w:tc>
        <w:tc>
          <w:tcPr>
            <w:tcW w:w="360" w:type="dxa"/>
          </w:tcPr>
          <w:p w14:paraId="17465538" w14:textId="77777777" w:rsidR="009C4105" w:rsidRPr="00B05784" w:rsidRDefault="009C4105" w:rsidP="000A3889">
            <w:pPr>
              <w:pStyle w:val="Tabletext0"/>
              <w:keepNext/>
              <w:keepLines/>
              <w:jc w:val="center"/>
            </w:pPr>
          </w:p>
        </w:tc>
        <w:tc>
          <w:tcPr>
            <w:tcW w:w="360" w:type="dxa"/>
          </w:tcPr>
          <w:p w14:paraId="00400BC8" w14:textId="77777777" w:rsidR="009C4105" w:rsidRPr="00B05784" w:rsidRDefault="009C4105" w:rsidP="000A3889">
            <w:pPr>
              <w:pStyle w:val="Tabletext0"/>
              <w:keepNext/>
              <w:keepLines/>
              <w:jc w:val="center"/>
            </w:pPr>
          </w:p>
        </w:tc>
        <w:tc>
          <w:tcPr>
            <w:tcW w:w="436" w:type="dxa"/>
          </w:tcPr>
          <w:p w14:paraId="3410A13E" w14:textId="77777777" w:rsidR="009C4105" w:rsidRPr="00B05784" w:rsidRDefault="009C4105" w:rsidP="000A3889">
            <w:pPr>
              <w:pStyle w:val="Tabletext0"/>
              <w:keepNext/>
              <w:keepLines/>
              <w:jc w:val="center"/>
            </w:pPr>
          </w:p>
        </w:tc>
        <w:tc>
          <w:tcPr>
            <w:tcW w:w="387" w:type="dxa"/>
          </w:tcPr>
          <w:p w14:paraId="7D069A18" w14:textId="77777777" w:rsidR="009C4105" w:rsidRPr="00B05784" w:rsidRDefault="009C4105" w:rsidP="000A3889">
            <w:pPr>
              <w:pStyle w:val="Tabletext0"/>
              <w:keepNext/>
              <w:keepLines/>
              <w:jc w:val="center"/>
            </w:pPr>
          </w:p>
        </w:tc>
        <w:tc>
          <w:tcPr>
            <w:tcW w:w="386" w:type="dxa"/>
          </w:tcPr>
          <w:p w14:paraId="01527964" w14:textId="77777777" w:rsidR="009C4105" w:rsidRPr="00B05784" w:rsidRDefault="009C4105" w:rsidP="000A3889">
            <w:pPr>
              <w:pStyle w:val="Tabletext0"/>
              <w:keepNext/>
              <w:keepLines/>
              <w:jc w:val="center"/>
            </w:pPr>
          </w:p>
        </w:tc>
        <w:tc>
          <w:tcPr>
            <w:tcW w:w="3376" w:type="dxa"/>
          </w:tcPr>
          <w:p w14:paraId="5407AFBE" w14:textId="77777777" w:rsidR="009C4105" w:rsidRPr="00B05784" w:rsidRDefault="009C4105" w:rsidP="000A3889">
            <w:pPr>
              <w:pStyle w:val="Tabletext0"/>
              <w:keepNext/>
              <w:keepLines/>
            </w:pPr>
            <w:r w:rsidRPr="00B05784">
              <w:t>Entity class</w:t>
            </w:r>
            <w:r w:rsidRPr="00B05784">
              <w:rPr>
                <w:lang w:eastAsia="ja-JP"/>
              </w:rPr>
              <w:t xml:space="preserve">. </w:t>
            </w:r>
          </w:p>
          <w:p w14:paraId="45EDF1A1" w14:textId="77777777" w:rsidR="009C4105" w:rsidRPr="00B05784" w:rsidRDefault="009C4105" w:rsidP="000A3889">
            <w:pPr>
              <w:pStyle w:val="Tabletext0"/>
              <w:keepNext/>
              <w:keepLines/>
            </w:pPr>
            <w:r w:rsidRPr="00B05784">
              <w:t>NOTE – This format applies to entity class PPTP POTS UNI.</w:t>
            </w:r>
          </w:p>
        </w:tc>
      </w:tr>
      <w:tr w:rsidR="009C4105" w:rsidRPr="00B05784" w14:paraId="3D4CB314" w14:textId="77777777" w:rsidTr="000A3889">
        <w:trPr>
          <w:cantSplit/>
          <w:jc w:val="center"/>
        </w:trPr>
        <w:tc>
          <w:tcPr>
            <w:tcW w:w="1795" w:type="dxa"/>
            <w:vMerge/>
          </w:tcPr>
          <w:p w14:paraId="541BED71" w14:textId="77777777" w:rsidR="009C4105" w:rsidRPr="00B05784" w:rsidRDefault="009C4105" w:rsidP="000A3889">
            <w:pPr>
              <w:pStyle w:val="Tabletext0"/>
            </w:pPr>
          </w:p>
        </w:tc>
        <w:tc>
          <w:tcPr>
            <w:tcW w:w="725" w:type="dxa"/>
            <w:tcMar>
              <w:left w:w="29" w:type="dxa"/>
              <w:right w:w="29" w:type="dxa"/>
            </w:tcMar>
          </w:tcPr>
          <w:p w14:paraId="4E70DA06" w14:textId="77777777" w:rsidR="009C4105" w:rsidRPr="00B05784" w:rsidRDefault="009C4105" w:rsidP="000A3889">
            <w:pPr>
              <w:pStyle w:val="Tabletext0"/>
              <w:jc w:val="center"/>
            </w:pPr>
            <w:r w:rsidRPr="00B05784">
              <w:t>7-8</w:t>
            </w:r>
          </w:p>
        </w:tc>
        <w:tc>
          <w:tcPr>
            <w:tcW w:w="360" w:type="dxa"/>
          </w:tcPr>
          <w:p w14:paraId="5A68E714" w14:textId="77777777" w:rsidR="009C4105" w:rsidRPr="00B05784" w:rsidRDefault="009C4105" w:rsidP="000A3889">
            <w:pPr>
              <w:pStyle w:val="Tabletext0"/>
              <w:jc w:val="center"/>
            </w:pPr>
          </w:p>
        </w:tc>
        <w:tc>
          <w:tcPr>
            <w:tcW w:w="360" w:type="dxa"/>
          </w:tcPr>
          <w:p w14:paraId="0575CE60" w14:textId="77777777" w:rsidR="009C4105" w:rsidRPr="00B05784" w:rsidRDefault="009C4105" w:rsidP="000A3889">
            <w:pPr>
              <w:pStyle w:val="Tabletext0"/>
              <w:jc w:val="center"/>
            </w:pPr>
          </w:p>
        </w:tc>
        <w:tc>
          <w:tcPr>
            <w:tcW w:w="360" w:type="dxa"/>
          </w:tcPr>
          <w:p w14:paraId="137ADFC4" w14:textId="77777777" w:rsidR="009C4105" w:rsidRPr="00B05784" w:rsidRDefault="009C4105" w:rsidP="000A3889">
            <w:pPr>
              <w:pStyle w:val="Tabletext0"/>
              <w:jc w:val="center"/>
            </w:pPr>
          </w:p>
        </w:tc>
        <w:tc>
          <w:tcPr>
            <w:tcW w:w="360" w:type="dxa"/>
          </w:tcPr>
          <w:p w14:paraId="6BE72017" w14:textId="77777777" w:rsidR="009C4105" w:rsidRPr="00B05784" w:rsidRDefault="009C4105" w:rsidP="000A3889">
            <w:pPr>
              <w:pStyle w:val="Tabletext0"/>
              <w:jc w:val="center"/>
            </w:pPr>
          </w:p>
        </w:tc>
        <w:tc>
          <w:tcPr>
            <w:tcW w:w="360" w:type="dxa"/>
          </w:tcPr>
          <w:p w14:paraId="1CC713E9" w14:textId="77777777" w:rsidR="009C4105" w:rsidRPr="00B05784" w:rsidRDefault="009C4105" w:rsidP="000A3889">
            <w:pPr>
              <w:pStyle w:val="Tabletext0"/>
              <w:jc w:val="center"/>
            </w:pPr>
          </w:p>
        </w:tc>
        <w:tc>
          <w:tcPr>
            <w:tcW w:w="436" w:type="dxa"/>
          </w:tcPr>
          <w:p w14:paraId="1C53875F" w14:textId="77777777" w:rsidR="009C4105" w:rsidRPr="00B05784" w:rsidRDefault="009C4105" w:rsidP="000A3889">
            <w:pPr>
              <w:pStyle w:val="Tabletext0"/>
              <w:jc w:val="center"/>
            </w:pPr>
          </w:p>
        </w:tc>
        <w:tc>
          <w:tcPr>
            <w:tcW w:w="387" w:type="dxa"/>
          </w:tcPr>
          <w:p w14:paraId="4B7D040E" w14:textId="77777777" w:rsidR="009C4105" w:rsidRPr="00B05784" w:rsidRDefault="009C4105" w:rsidP="000A3889">
            <w:pPr>
              <w:pStyle w:val="Tabletext0"/>
              <w:jc w:val="center"/>
            </w:pPr>
          </w:p>
        </w:tc>
        <w:tc>
          <w:tcPr>
            <w:tcW w:w="386" w:type="dxa"/>
          </w:tcPr>
          <w:p w14:paraId="16115DF0" w14:textId="77777777" w:rsidR="009C4105" w:rsidRPr="00B05784" w:rsidRDefault="009C4105" w:rsidP="000A3889">
            <w:pPr>
              <w:pStyle w:val="Tabletext0"/>
              <w:jc w:val="center"/>
            </w:pPr>
          </w:p>
        </w:tc>
        <w:tc>
          <w:tcPr>
            <w:tcW w:w="3376" w:type="dxa"/>
          </w:tcPr>
          <w:p w14:paraId="334D734A" w14:textId="77777777" w:rsidR="009C4105" w:rsidRPr="00B05784" w:rsidRDefault="009C4105" w:rsidP="000A3889">
            <w:pPr>
              <w:pStyle w:val="Tabletext0"/>
            </w:pPr>
            <w:r w:rsidRPr="00B05784">
              <w:t xml:space="preserve">Entity instance </w:t>
            </w:r>
          </w:p>
        </w:tc>
      </w:tr>
      <w:tr w:rsidR="009C4105" w:rsidRPr="00B05784" w14:paraId="4E94BC7B" w14:textId="77777777" w:rsidTr="000A3889">
        <w:trPr>
          <w:cantSplit/>
          <w:jc w:val="center"/>
        </w:trPr>
        <w:tc>
          <w:tcPr>
            <w:tcW w:w="1795" w:type="dxa"/>
            <w:vMerge w:val="restart"/>
          </w:tcPr>
          <w:p w14:paraId="427ECDE6" w14:textId="77777777" w:rsidR="009C4105" w:rsidRPr="00B05784" w:rsidRDefault="009C4105" w:rsidP="000A3889">
            <w:pPr>
              <w:pStyle w:val="Tabletext0"/>
            </w:pPr>
            <w:r>
              <w:t>Message content</w:t>
            </w:r>
          </w:p>
        </w:tc>
        <w:tc>
          <w:tcPr>
            <w:tcW w:w="725" w:type="dxa"/>
            <w:tcMar>
              <w:left w:w="29" w:type="dxa"/>
              <w:right w:w="29" w:type="dxa"/>
            </w:tcMar>
          </w:tcPr>
          <w:p w14:paraId="15ADBCE9" w14:textId="77777777" w:rsidR="009C4105" w:rsidRPr="00B05784" w:rsidRDefault="009C4105" w:rsidP="000A3889">
            <w:pPr>
              <w:pStyle w:val="Tabletext0"/>
              <w:jc w:val="center"/>
            </w:pPr>
            <w:r>
              <w:t>9</w:t>
            </w:r>
          </w:p>
        </w:tc>
        <w:tc>
          <w:tcPr>
            <w:tcW w:w="360" w:type="dxa"/>
          </w:tcPr>
          <w:p w14:paraId="4534EDA4" w14:textId="77777777" w:rsidR="009C4105" w:rsidRPr="00B05784" w:rsidRDefault="009C4105" w:rsidP="000A3889">
            <w:pPr>
              <w:pStyle w:val="Tabletext0"/>
              <w:jc w:val="center"/>
            </w:pPr>
            <w:r w:rsidRPr="002A5017">
              <w:t>a</w:t>
            </w:r>
          </w:p>
        </w:tc>
        <w:tc>
          <w:tcPr>
            <w:tcW w:w="360" w:type="dxa"/>
          </w:tcPr>
          <w:p w14:paraId="1A8D92DC" w14:textId="77777777" w:rsidR="009C4105" w:rsidRPr="00B05784" w:rsidRDefault="009C4105" w:rsidP="000A3889">
            <w:pPr>
              <w:pStyle w:val="Tabletext0"/>
              <w:jc w:val="center"/>
            </w:pPr>
            <w:r w:rsidRPr="002A5017">
              <w:t>0</w:t>
            </w:r>
          </w:p>
        </w:tc>
        <w:tc>
          <w:tcPr>
            <w:tcW w:w="360" w:type="dxa"/>
          </w:tcPr>
          <w:p w14:paraId="4447B313" w14:textId="77777777" w:rsidR="009C4105" w:rsidRPr="00B05784" w:rsidRDefault="009C4105" w:rsidP="000A3889">
            <w:pPr>
              <w:pStyle w:val="Tabletext0"/>
              <w:jc w:val="center"/>
            </w:pPr>
            <w:r w:rsidRPr="002A5017">
              <w:t>0</w:t>
            </w:r>
          </w:p>
        </w:tc>
        <w:tc>
          <w:tcPr>
            <w:tcW w:w="360" w:type="dxa"/>
          </w:tcPr>
          <w:p w14:paraId="0DADBFBD" w14:textId="77777777" w:rsidR="009C4105" w:rsidRPr="00B05784" w:rsidRDefault="009C4105" w:rsidP="000A3889">
            <w:pPr>
              <w:pStyle w:val="Tabletext0"/>
              <w:jc w:val="center"/>
            </w:pPr>
            <w:r w:rsidRPr="002A5017">
              <w:t>1</w:t>
            </w:r>
          </w:p>
        </w:tc>
        <w:tc>
          <w:tcPr>
            <w:tcW w:w="360" w:type="dxa"/>
          </w:tcPr>
          <w:p w14:paraId="5DA17559" w14:textId="77777777" w:rsidR="009C4105" w:rsidRPr="00B05784" w:rsidRDefault="009C4105" w:rsidP="000A3889">
            <w:pPr>
              <w:pStyle w:val="Tabletext0"/>
              <w:jc w:val="center"/>
            </w:pPr>
            <w:r w:rsidRPr="002A5017">
              <w:t>x</w:t>
            </w:r>
          </w:p>
        </w:tc>
        <w:tc>
          <w:tcPr>
            <w:tcW w:w="436" w:type="dxa"/>
          </w:tcPr>
          <w:p w14:paraId="161FC04F" w14:textId="77777777" w:rsidR="009C4105" w:rsidRPr="00B05784" w:rsidRDefault="009C4105" w:rsidP="000A3889">
            <w:pPr>
              <w:pStyle w:val="Tabletext0"/>
              <w:jc w:val="center"/>
            </w:pPr>
            <w:r w:rsidRPr="002A5017">
              <w:t>x</w:t>
            </w:r>
          </w:p>
        </w:tc>
        <w:tc>
          <w:tcPr>
            <w:tcW w:w="387" w:type="dxa"/>
          </w:tcPr>
          <w:p w14:paraId="5B215C88" w14:textId="77777777" w:rsidR="009C4105" w:rsidRPr="00B05784" w:rsidRDefault="009C4105" w:rsidP="000A3889">
            <w:pPr>
              <w:pStyle w:val="Tabletext0"/>
              <w:jc w:val="center"/>
            </w:pPr>
            <w:r w:rsidRPr="002A5017">
              <w:t>x</w:t>
            </w:r>
          </w:p>
        </w:tc>
        <w:tc>
          <w:tcPr>
            <w:tcW w:w="386" w:type="dxa"/>
          </w:tcPr>
          <w:p w14:paraId="29E7B256" w14:textId="77777777" w:rsidR="009C4105" w:rsidRPr="00B05784" w:rsidRDefault="009C4105" w:rsidP="000A3889">
            <w:pPr>
              <w:pStyle w:val="Tabletext0"/>
              <w:jc w:val="center"/>
            </w:pPr>
            <w:r w:rsidRPr="002A5017">
              <w:t>x</w:t>
            </w:r>
          </w:p>
        </w:tc>
        <w:tc>
          <w:tcPr>
            <w:tcW w:w="3376" w:type="dxa"/>
          </w:tcPr>
          <w:p w14:paraId="38B15A6B" w14:textId="77777777" w:rsidR="009C4105" w:rsidRPr="002A5017" w:rsidRDefault="009C4105" w:rsidP="000A3889">
            <w:pPr>
              <w:pStyle w:val="Tabletext0"/>
              <w:keepNext/>
              <w:keepLines/>
            </w:pPr>
            <w:r w:rsidRPr="002A5017">
              <w:t>a – test mode</w:t>
            </w:r>
          </w:p>
          <w:p w14:paraId="06E69829" w14:textId="77777777" w:rsidR="009C4105" w:rsidRPr="002A5017" w:rsidRDefault="009C4105" w:rsidP="000A3889">
            <w:pPr>
              <w:pStyle w:val="Tabletext0"/>
              <w:keepNext/>
              <w:keepLines/>
            </w:pPr>
            <w:r w:rsidRPr="002A5017">
              <w:t>0</w:t>
            </w:r>
            <w:r w:rsidRPr="002A5017">
              <w:tab/>
              <w:t>normal; deny test if line busy</w:t>
            </w:r>
          </w:p>
          <w:p w14:paraId="576815D7" w14:textId="77777777" w:rsidR="009C4105" w:rsidRPr="002A5017" w:rsidRDefault="009C4105" w:rsidP="000A3889">
            <w:pPr>
              <w:pStyle w:val="Tabletext0"/>
              <w:keepNext/>
              <w:keepLines/>
            </w:pPr>
            <w:r w:rsidRPr="002A5017">
              <w:t>1</w:t>
            </w:r>
            <w:r w:rsidRPr="002A5017">
              <w:tab/>
              <w:t>forced mode</w:t>
            </w:r>
          </w:p>
          <w:p w14:paraId="4F1AB4BE" w14:textId="77777777" w:rsidR="009C4105" w:rsidRPr="00B05784" w:rsidRDefault="009C4105" w:rsidP="000A3889">
            <w:pPr>
              <w:pStyle w:val="Tabletext0"/>
            </w:pPr>
            <w:r w:rsidRPr="002A5017">
              <w:t>x</w:t>
            </w:r>
            <w:r w:rsidRPr="002A5017">
              <w:tab/>
              <w:t>Reserved</w:t>
            </w:r>
          </w:p>
        </w:tc>
      </w:tr>
      <w:tr w:rsidR="009C4105" w:rsidRPr="00B05784" w14:paraId="767B5A9D" w14:textId="77777777" w:rsidTr="000A3889">
        <w:trPr>
          <w:cantSplit/>
          <w:jc w:val="center"/>
        </w:trPr>
        <w:tc>
          <w:tcPr>
            <w:tcW w:w="1795" w:type="dxa"/>
            <w:vMerge/>
          </w:tcPr>
          <w:p w14:paraId="3B0FA442" w14:textId="77777777" w:rsidR="009C4105" w:rsidRPr="00B05784" w:rsidRDefault="009C4105" w:rsidP="000A3889">
            <w:pPr>
              <w:pStyle w:val="Tabletext0"/>
            </w:pPr>
          </w:p>
        </w:tc>
        <w:tc>
          <w:tcPr>
            <w:tcW w:w="725" w:type="dxa"/>
            <w:tcBorders>
              <w:bottom w:val="single" w:sz="4" w:space="0" w:color="auto"/>
            </w:tcBorders>
            <w:tcMar>
              <w:left w:w="29" w:type="dxa"/>
              <w:right w:w="29" w:type="dxa"/>
            </w:tcMar>
          </w:tcPr>
          <w:p w14:paraId="621D4F31" w14:textId="77777777" w:rsidR="009C4105" w:rsidRPr="00B05784" w:rsidRDefault="009C4105" w:rsidP="000A3889">
            <w:pPr>
              <w:pStyle w:val="Tabletext0"/>
              <w:jc w:val="center"/>
            </w:pPr>
            <w:r w:rsidRPr="002A5017">
              <w:t>10-25</w:t>
            </w:r>
          </w:p>
        </w:tc>
        <w:tc>
          <w:tcPr>
            <w:tcW w:w="360" w:type="dxa"/>
            <w:tcBorders>
              <w:bottom w:val="single" w:sz="4" w:space="0" w:color="auto"/>
            </w:tcBorders>
          </w:tcPr>
          <w:p w14:paraId="1973F520" w14:textId="77777777" w:rsidR="009C4105" w:rsidRPr="00B05784" w:rsidRDefault="009C4105" w:rsidP="000A3889">
            <w:pPr>
              <w:pStyle w:val="Tabletext0"/>
              <w:jc w:val="center"/>
            </w:pPr>
          </w:p>
        </w:tc>
        <w:tc>
          <w:tcPr>
            <w:tcW w:w="360" w:type="dxa"/>
            <w:tcBorders>
              <w:bottom w:val="single" w:sz="4" w:space="0" w:color="auto"/>
            </w:tcBorders>
          </w:tcPr>
          <w:p w14:paraId="108F9CCD" w14:textId="77777777" w:rsidR="009C4105" w:rsidRPr="00B05784" w:rsidRDefault="009C4105" w:rsidP="000A3889">
            <w:pPr>
              <w:pStyle w:val="Tabletext0"/>
              <w:jc w:val="center"/>
            </w:pPr>
          </w:p>
        </w:tc>
        <w:tc>
          <w:tcPr>
            <w:tcW w:w="360" w:type="dxa"/>
            <w:tcBorders>
              <w:bottom w:val="single" w:sz="4" w:space="0" w:color="auto"/>
            </w:tcBorders>
          </w:tcPr>
          <w:p w14:paraId="707F2595" w14:textId="77777777" w:rsidR="009C4105" w:rsidRPr="00B05784" w:rsidRDefault="009C4105" w:rsidP="000A3889">
            <w:pPr>
              <w:pStyle w:val="Tabletext0"/>
              <w:jc w:val="center"/>
            </w:pPr>
          </w:p>
        </w:tc>
        <w:tc>
          <w:tcPr>
            <w:tcW w:w="360" w:type="dxa"/>
            <w:tcBorders>
              <w:bottom w:val="single" w:sz="4" w:space="0" w:color="auto"/>
            </w:tcBorders>
          </w:tcPr>
          <w:p w14:paraId="58D1BF69" w14:textId="77777777" w:rsidR="009C4105" w:rsidRPr="00B05784" w:rsidRDefault="009C4105" w:rsidP="000A3889">
            <w:pPr>
              <w:pStyle w:val="Tabletext0"/>
              <w:jc w:val="center"/>
            </w:pPr>
          </w:p>
        </w:tc>
        <w:tc>
          <w:tcPr>
            <w:tcW w:w="360" w:type="dxa"/>
            <w:tcBorders>
              <w:bottom w:val="single" w:sz="4" w:space="0" w:color="auto"/>
            </w:tcBorders>
          </w:tcPr>
          <w:p w14:paraId="01A909C6" w14:textId="77777777" w:rsidR="009C4105" w:rsidRPr="00B05784" w:rsidRDefault="009C4105" w:rsidP="000A3889">
            <w:pPr>
              <w:pStyle w:val="Tabletext0"/>
              <w:jc w:val="center"/>
            </w:pPr>
          </w:p>
        </w:tc>
        <w:tc>
          <w:tcPr>
            <w:tcW w:w="436" w:type="dxa"/>
            <w:tcBorders>
              <w:bottom w:val="single" w:sz="4" w:space="0" w:color="auto"/>
            </w:tcBorders>
          </w:tcPr>
          <w:p w14:paraId="4CE89040" w14:textId="77777777" w:rsidR="009C4105" w:rsidRPr="00B05784" w:rsidRDefault="009C4105" w:rsidP="000A3889">
            <w:pPr>
              <w:pStyle w:val="Tabletext0"/>
              <w:jc w:val="center"/>
            </w:pPr>
          </w:p>
        </w:tc>
        <w:tc>
          <w:tcPr>
            <w:tcW w:w="387" w:type="dxa"/>
            <w:tcBorders>
              <w:bottom w:val="single" w:sz="4" w:space="0" w:color="auto"/>
            </w:tcBorders>
          </w:tcPr>
          <w:p w14:paraId="10F2BE3F" w14:textId="77777777" w:rsidR="009C4105" w:rsidRPr="00B05784" w:rsidRDefault="009C4105" w:rsidP="000A3889">
            <w:pPr>
              <w:pStyle w:val="Tabletext0"/>
              <w:jc w:val="center"/>
            </w:pPr>
          </w:p>
        </w:tc>
        <w:tc>
          <w:tcPr>
            <w:tcW w:w="386" w:type="dxa"/>
            <w:tcBorders>
              <w:bottom w:val="single" w:sz="4" w:space="0" w:color="auto"/>
            </w:tcBorders>
          </w:tcPr>
          <w:p w14:paraId="4B793168" w14:textId="77777777" w:rsidR="009C4105" w:rsidRPr="00B05784" w:rsidRDefault="009C4105" w:rsidP="000A3889">
            <w:pPr>
              <w:pStyle w:val="Tabletext0"/>
              <w:jc w:val="center"/>
            </w:pPr>
          </w:p>
        </w:tc>
        <w:tc>
          <w:tcPr>
            <w:tcW w:w="3376" w:type="dxa"/>
            <w:tcBorders>
              <w:bottom w:val="single" w:sz="4" w:space="0" w:color="auto"/>
            </w:tcBorders>
          </w:tcPr>
          <w:p w14:paraId="0369374E" w14:textId="77777777" w:rsidR="009C4105" w:rsidRPr="00B05784" w:rsidRDefault="009C4105" w:rsidP="000A3889">
            <w:pPr>
              <w:pStyle w:val="Tabletext0"/>
            </w:pPr>
            <w:r w:rsidRPr="002A5017">
              <w:t>ASCII string containing the number to be dialled. Trailing unused octets are padded with null bytes.</w:t>
            </w:r>
          </w:p>
        </w:tc>
      </w:tr>
      <w:tr w:rsidR="009C4105" w:rsidRPr="003C53AD" w14:paraId="7AEA86C3" w14:textId="77777777" w:rsidTr="000A3889">
        <w:trPr>
          <w:cantSplit/>
          <w:jc w:val="center"/>
        </w:trPr>
        <w:tc>
          <w:tcPr>
            <w:tcW w:w="1795" w:type="dxa"/>
            <w:vMerge/>
          </w:tcPr>
          <w:p w14:paraId="75502A79" w14:textId="77777777" w:rsidR="009C4105" w:rsidRPr="00B05784" w:rsidRDefault="009C4105" w:rsidP="000A3889">
            <w:pPr>
              <w:pStyle w:val="Tabletext0"/>
            </w:pPr>
          </w:p>
        </w:tc>
        <w:tc>
          <w:tcPr>
            <w:tcW w:w="725" w:type="dxa"/>
            <w:shd w:val="clear" w:color="auto" w:fill="EEECE1" w:themeFill="background2"/>
            <w:tcMar>
              <w:left w:w="29" w:type="dxa"/>
              <w:right w:w="29" w:type="dxa"/>
            </w:tcMar>
          </w:tcPr>
          <w:p w14:paraId="1F7A6476" w14:textId="77777777" w:rsidR="009C4105" w:rsidRPr="00B05784" w:rsidRDefault="009C4105" w:rsidP="000A3889">
            <w:pPr>
              <w:pStyle w:val="Tabletext0"/>
              <w:jc w:val="center"/>
            </w:pPr>
            <w:r>
              <w:t>26</w:t>
            </w:r>
          </w:p>
        </w:tc>
        <w:tc>
          <w:tcPr>
            <w:tcW w:w="360" w:type="dxa"/>
            <w:shd w:val="clear" w:color="auto" w:fill="EEECE1" w:themeFill="background2"/>
          </w:tcPr>
          <w:p w14:paraId="356CCA20" w14:textId="77777777" w:rsidR="009C4105" w:rsidRPr="00B05784" w:rsidRDefault="009C4105" w:rsidP="000A3889">
            <w:pPr>
              <w:pStyle w:val="Tabletext0"/>
              <w:jc w:val="center"/>
            </w:pPr>
          </w:p>
        </w:tc>
        <w:tc>
          <w:tcPr>
            <w:tcW w:w="360" w:type="dxa"/>
            <w:shd w:val="clear" w:color="auto" w:fill="EEECE1" w:themeFill="background2"/>
          </w:tcPr>
          <w:p w14:paraId="2992FD80" w14:textId="77777777" w:rsidR="009C4105" w:rsidRPr="00B05784" w:rsidRDefault="009C4105" w:rsidP="000A3889">
            <w:pPr>
              <w:pStyle w:val="Tabletext0"/>
              <w:jc w:val="center"/>
            </w:pPr>
          </w:p>
        </w:tc>
        <w:tc>
          <w:tcPr>
            <w:tcW w:w="360" w:type="dxa"/>
            <w:shd w:val="clear" w:color="auto" w:fill="EEECE1" w:themeFill="background2"/>
          </w:tcPr>
          <w:p w14:paraId="0713E31B" w14:textId="77777777" w:rsidR="009C4105" w:rsidRPr="00B05784" w:rsidRDefault="009C4105" w:rsidP="000A3889">
            <w:pPr>
              <w:pStyle w:val="Tabletext0"/>
              <w:jc w:val="center"/>
            </w:pPr>
          </w:p>
        </w:tc>
        <w:tc>
          <w:tcPr>
            <w:tcW w:w="360" w:type="dxa"/>
            <w:shd w:val="clear" w:color="auto" w:fill="EEECE1" w:themeFill="background2"/>
          </w:tcPr>
          <w:p w14:paraId="20FC40DA" w14:textId="77777777" w:rsidR="009C4105" w:rsidRPr="00B05784" w:rsidRDefault="009C4105" w:rsidP="000A3889">
            <w:pPr>
              <w:pStyle w:val="Tabletext0"/>
              <w:jc w:val="center"/>
            </w:pPr>
          </w:p>
        </w:tc>
        <w:tc>
          <w:tcPr>
            <w:tcW w:w="360" w:type="dxa"/>
            <w:shd w:val="clear" w:color="auto" w:fill="EEECE1" w:themeFill="background2"/>
          </w:tcPr>
          <w:p w14:paraId="0850ADF6" w14:textId="77777777" w:rsidR="009C4105" w:rsidRPr="00B05784" w:rsidRDefault="009C4105" w:rsidP="000A3889">
            <w:pPr>
              <w:pStyle w:val="Tabletext0"/>
              <w:jc w:val="center"/>
            </w:pPr>
          </w:p>
        </w:tc>
        <w:tc>
          <w:tcPr>
            <w:tcW w:w="436" w:type="dxa"/>
            <w:shd w:val="clear" w:color="auto" w:fill="EEECE1" w:themeFill="background2"/>
          </w:tcPr>
          <w:p w14:paraId="1A2E63C7" w14:textId="77777777" w:rsidR="009C4105" w:rsidRPr="00B05784" w:rsidRDefault="009C4105" w:rsidP="000A3889">
            <w:pPr>
              <w:pStyle w:val="Tabletext0"/>
              <w:jc w:val="center"/>
            </w:pPr>
          </w:p>
        </w:tc>
        <w:tc>
          <w:tcPr>
            <w:tcW w:w="387" w:type="dxa"/>
            <w:shd w:val="clear" w:color="auto" w:fill="EEECE1" w:themeFill="background2"/>
          </w:tcPr>
          <w:p w14:paraId="00B67F9F" w14:textId="77777777" w:rsidR="009C4105" w:rsidRPr="00B05784" w:rsidRDefault="009C4105" w:rsidP="000A3889">
            <w:pPr>
              <w:pStyle w:val="Tabletext0"/>
              <w:jc w:val="center"/>
            </w:pPr>
          </w:p>
        </w:tc>
        <w:tc>
          <w:tcPr>
            <w:tcW w:w="386" w:type="dxa"/>
            <w:shd w:val="clear" w:color="auto" w:fill="EEECE1" w:themeFill="background2"/>
          </w:tcPr>
          <w:p w14:paraId="744A9E52" w14:textId="77777777" w:rsidR="009C4105" w:rsidRPr="00B05784" w:rsidRDefault="009C4105" w:rsidP="000A3889">
            <w:pPr>
              <w:pStyle w:val="Tabletext0"/>
              <w:jc w:val="center"/>
            </w:pPr>
          </w:p>
        </w:tc>
        <w:tc>
          <w:tcPr>
            <w:tcW w:w="3376" w:type="dxa"/>
            <w:shd w:val="clear" w:color="auto" w:fill="EEECE1" w:themeFill="background2"/>
          </w:tcPr>
          <w:p w14:paraId="6DA8AC65" w14:textId="77777777" w:rsidR="009C4105" w:rsidRPr="00B05784" w:rsidRDefault="009C4105" w:rsidP="000A3889">
            <w:pPr>
              <w:pStyle w:val="Tabletext0"/>
            </w:pPr>
            <w:r w:rsidRPr="003C53AD">
              <w:t>Maximum wait time for test tone</w:t>
            </w:r>
            <w:r>
              <w:t xml:space="preserve">, in seconds, from 1 to 255. </w:t>
            </w:r>
            <w:r w:rsidRPr="00452A6A">
              <w:t>Value of zero indicates that the measurement is not requested.</w:t>
            </w:r>
          </w:p>
        </w:tc>
      </w:tr>
      <w:tr w:rsidR="009C4105" w:rsidRPr="00B05784" w14:paraId="71B41CCE" w14:textId="77777777" w:rsidTr="000A3889">
        <w:trPr>
          <w:cantSplit/>
          <w:jc w:val="center"/>
        </w:trPr>
        <w:tc>
          <w:tcPr>
            <w:tcW w:w="1795" w:type="dxa"/>
            <w:vMerge/>
          </w:tcPr>
          <w:p w14:paraId="1240F296" w14:textId="77777777" w:rsidR="009C4105" w:rsidRPr="00B05784" w:rsidRDefault="009C4105" w:rsidP="000A3889">
            <w:pPr>
              <w:pStyle w:val="Tabletext0"/>
            </w:pPr>
          </w:p>
        </w:tc>
        <w:tc>
          <w:tcPr>
            <w:tcW w:w="725" w:type="dxa"/>
            <w:tcMar>
              <w:left w:w="29" w:type="dxa"/>
              <w:right w:w="29" w:type="dxa"/>
            </w:tcMar>
          </w:tcPr>
          <w:p w14:paraId="60A70ED3" w14:textId="77777777" w:rsidR="009C4105" w:rsidRPr="00B05784" w:rsidRDefault="009C4105" w:rsidP="000A3889">
            <w:pPr>
              <w:pStyle w:val="Tabletext0"/>
              <w:jc w:val="center"/>
            </w:pPr>
            <w:r>
              <w:t>27-40</w:t>
            </w:r>
          </w:p>
        </w:tc>
        <w:tc>
          <w:tcPr>
            <w:tcW w:w="360" w:type="dxa"/>
          </w:tcPr>
          <w:p w14:paraId="03F0A68C" w14:textId="77777777" w:rsidR="009C4105" w:rsidRPr="00B05784" w:rsidRDefault="009C4105" w:rsidP="000A3889">
            <w:pPr>
              <w:pStyle w:val="Tabletext0"/>
              <w:jc w:val="center"/>
            </w:pPr>
          </w:p>
        </w:tc>
        <w:tc>
          <w:tcPr>
            <w:tcW w:w="360" w:type="dxa"/>
          </w:tcPr>
          <w:p w14:paraId="4231FFEF" w14:textId="77777777" w:rsidR="009C4105" w:rsidRPr="00B05784" w:rsidRDefault="009C4105" w:rsidP="000A3889">
            <w:pPr>
              <w:pStyle w:val="Tabletext0"/>
              <w:jc w:val="center"/>
            </w:pPr>
          </w:p>
        </w:tc>
        <w:tc>
          <w:tcPr>
            <w:tcW w:w="360" w:type="dxa"/>
          </w:tcPr>
          <w:p w14:paraId="13343AB6" w14:textId="77777777" w:rsidR="009C4105" w:rsidRPr="00B05784" w:rsidRDefault="009C4105" w:rsidP="000A3889">
            <w:pPr>
              <w:pStyle w:val="Tabletext0"/>
              <w:jc w:val="center"/>
            </w:pPr>
          </w:p>
        </w:tc>
        <w:tc>
          <w:tcPr>
            <w:tcW w:w="360" w:type="dxa"/>
          </w:tcPr>
          <w:p w14:paraId="55BD0526" w14:textId="77777777" w:rsidR="009C4105" w:rsidRPr="00B05784" w:rsidRDefault="009C4105" w:rsidP="000A3889">
            <w:pPr>
              <w:pStyle w:val="Tabletext0"/>
              <w:jc w:val="center"/>
            </w:pPr>
          </w:p>
        </w:tc>
        <w:tc>
          <w:tcPr>
            <w:tcW w:w="360" w:type="dxa"/>
          </w:tcPr>
          <w:p w14:paraId="4F7B6303" w14:textId="77777777" w:rsidR="009C4105" w:rsidRPr="00B05784" w:rsidRDefault="009C4105" w:rsidP="000A3889">
            <w:pPr>
              <w:pStyle w:val="Tabletext0"/>
              <w:jc w:val="center"/>
            </w:pPr>
          </w:p>
        </w:tc>
        <w:tc>
          <w:tcPr>
            <w:tcW w:w="436" w:type="dxa"/>
          </w:tcPr>
          <w:p w14:paraId="4B924C9F" w14:textId="77777777" w:rsidR="009C4105" w:rsidRPr="00B05784" w:rsidRDefault="009C4105" w:rsidP="000A3889">
            <w:pPr>
              <w:pStyle w:val="Tabletext0"/>
              <w:jc w:val="center"/>
            </w:pPr>
          </w:p>
        </w:tc>
        <w:tc>
          <w:tcPr>
            <w:tcW w:w="387" w:type="dxa"/>
          </w:tcPr>
          <w:p w14:paraId="46924422" w14:textId="77777777" w:rsidR="009C4105" w:rsidRPr="00B05784" w:rsidRDefault="009C4105" w:rsidP="000A3889">
            <w:pPr>
              <w:pStyle w:val="Tabletext0"/>
              <w:jc w:val="center"/>
            </w:pPr>
          </w:p>
        </w:tc>
        <w:tc>
          <w:tcPr>
            <w:tcW w:w="386" w:type="dxa"/>
          </w:tcPr>
          <w:p w14:paraId="744C940E" w14:textId="77777777" w:rsidR="009C4105" w:rsidRPr="00B05784" w:rsidRDefault="009C4105" w:rsidP="000A3889">
            <w:pPr>
              <w:pStyle w:val="Tabletext0"/>
              <w:jc w:val="center"/>
            </w:pPr>
          </w:p>
        </w:tc>
        <w:tc>
          <w:tcPr>
            <w:tcW w:w="3376" w:type="dxa"/>
          </w:tcPr>
          <w:p w14:paraId="38D8D6C5" w14:textId="77777777" w:rsidR="009C4105" w:rsidRPr="00B05784" w:rsidRDefault="009C4105" w:rsidP="000A3889">
            <w:pPr>
              <w:pStyle w:val="Tabletext0"/>
            </w:pPr>
            <w:r>
              <w:t>Zero padding</w:t>
            </w:r>
          </w:p>
        </w:tc>
      </w:tr>
      <w:tr w:rsidR="009C4105" w:rsidRPr="00B05784" w14:paraId="68AE2D23" w14:textId="77777777" w:rsidTr="000A3889">
        <w:trPr>
          <w:cantSplit/>
          <w:jc w:val="center"/>
        </w:trPr>
        <w:tc>
          <w:tcPr>
            <w:tcW w:w="1795" w:type="dxa"/>
          </w:tcPr>
          <w:p w14:paraId="25C1F17D" w14:textId="77777777" w:rsidR="009C4105" w:rsidRPr="00B05784" w:rsidRDefault="009C4105" w:rsidP="000A3889">
            <w:pPr>
              <w:pStyle w:val="Tabletext0"/>
            </w:pPr>
            <w:r>
              <w:t>OMCI trailer</w:t>
            </w:r>
          </w:p>
        </w:tc>
        <w:tc>
          <w:tcPr>
            <w:tcW w:w="725" w:type="dxa"/>
            <w:tcMar>
              <w:left w:w="29" w:type="dxa"/>
              <w:right w:w="29" w:type="dxa"/>
            </w:tcMar>
          </w:tcPr>
          <w:p w14:paraId="1C5A1C8F" w14:textId="77777777" w:rsidR="009C4105" w:rsidRPr="00B05784" w:rsidRDefault="009C4105" w:rsidP="000A3889">
            <w:pPr>
              <w:pStyle w:val="Tabletext0"/>
              <w:jc w:val="center"/>
            </w:pPr>
            <w:r>
              <w:t>41-48</w:t>
            </w:r>
          </w:p>
        </w:tc>
        <w:tc>
          <w:tcPr>
            <w:tcW w:w="360" w:type="dxa"/>
          </w:tcPr>
          <w:p w14:paraId="48064CC0" w14:textId="77777777" w:rsidR="009C4105" w:rsidRPr="00B05784" w:rsidRDefault="009C4105" w:rsidP="000A3889">
            <w:pPr>
              <w:pStyle w:val="Tabletext0"/>
              <w:jc w:val="center"/>
            </w:pPr>
          </w:p>
        </w:tc>
        <w:tc>
          <w:tcPr>
            <w:tcW w:w="360" w:type="dxa"/>
          </w:tcPr>
          <w:p w14:paraId="34BB416F" w14:textId="77777777" w:rsidR="009C4105" w:rsidRPr="00B05784" w:rsidRDefault="009C4105" w:rsidP="000A3889">
            <w:pPr>
              <w:pStyle w:val="Tabletext0"/>
              <w:jc w:val="center"/>
            </w:pPr>
          </w:p>
        </w:tc>
        <w:tc>
          <w:tcPr>
            <w:tcW w:w="360" w:type="dxa"/>
          </w:tcPr>
          <w:p w14:paraId="0ECA1771" w14:textId="77777777" w:rsidR="009C4105" w:rsidRPr="00B05784" w:rsidRDefault="009C4105" w:rsidP="000A3889">
            <w:pPr>
              <w:pStyle w:val="Tabletext0"/>
              <w:jc w:val="center"/>
            </w:pPr>
          </w:p>
        </w:tc>
        <w:tc>
          <w:tcPr>
            <w:tcW w:w="360" w:type="dxa"/>
          </w:tcPr>
          <w:p w14:paraId="79F214E7" w14:textId="77777777" w:rsidR="009C4105" w:rsidRPr="00B05784" w:rsidRDefault="009C4105" w:rsidP="000A3889">
            <w:pPr>
              <w:pStyle w:val="Tabletext0"/>
              <w:jc w:val="center"/>
            </w:pPr>
          </w:p>
        </w:tc>
        <w:tc>
          <w:tcPr>
            <w:tcW w:w="360" w:type="dxa"/>
          </w:tcPr>
          <w:p w14:paraId="5718CD5D" w14:textId="77777777" w:rsidR="009C4105" w:rsidRPr="00B05784" w:rsidRDefault="009C4105" w:rsidP="000A3889">
            <w:pPr>
              <w:pStyle w:val="Tabletext0"/>
              <w:jc w:val="center"/>
            </w:pPr>
          </w:p>
        </w:tc>
        <w:tc>
          <w:tcPr>
            <w:tcW w:w="436" w:type="dxa"/>
          </w:tcPr>
          <w:p w14:paraId="6D8B54E7" w14:textId="77777777" w:rsidR="009C4105" w:rsidRPr="00B05784" w:rsidRDefault="009C4105" w:rsidP="000A3889">
            <w:pPr>
              <w:pStyle w:val="Tabletext0"/>
              <w:jc w:val="center"/>
            </w:pPr>
          </w:p>
        </w:tc>
        <w:tc>
          <w:tcPr>
            <w:tcW w:w="387" w:type="dxa"/>
          </w:tcPr>
          <w:p w14:paraId="1545263F" w14:textId="77777777" w:rsidR="009C4105" w:rsidRPr="00B05784" w:rsidRDefault="009C4105" w:rsidP="000A3889">
            <w:pPr>
              <w:pStyle w:val="Tabletext0"/>
              <w:jc w:val="center"/>
            </w:pPr>
          </w:p>
        </w:tc>
        <w:tc>
          <w:tcPr>
            <w:tcW w:w="386" w:type="dxa"/>
          </w:tcPr>
          <w:p w14:paraId="18D8E9F9" w14:textId="77777777" w:rsidR="009C4105" w:rsidRPr="00B05784" w:rsidRDefault="009C4105" w:rsidP="000A3889">
            <w:pPr>
              <w:pStyle w:val="Tabletext0"/>
              <w:jc w:val="center"/>
            </w:pPr>
          </w:p>
        </w:tc>
        <w:tc>
          <w:tcPr>
            <w:tcW w:w="3376" w:type="dxa"/>
          </w:tcPr>
          <w:p w14:paraId="5494B9F1" w14:textId="77777777" w:rsidR="009C4105" w:rsidRPr="00B05784" w:rsidRDefault="009C4105" w:rsidP="000A3889">
            <w:pPr>
              <w:pStyle w:val="Tabletext0"/>
            </w:pPr>
            <w:r>
              <w:t>See Section 11.2.7/G.988 (08/2019).</w:t>
            </w:r>
          </w:p>
        </w:tc>
      </w:tr>
    </w:tbl>
    <w:p w14:paraId="7D0688B4" w14:textId="77777777" w:rsidR="009C4105" w:rsidRPr="002A5017" w:rsidRDefault="009C4105" w:rsidP="009C4105">
      <w:pPr>
        <w:pStyle w:val="Body"/>
      </w:pPr>
    </w:p>
    <w:p w14:paraId="7EB75E4B" w14:textId="77777777" w:rsidR="009C4105" w:rsidRDefault="009C4105" w:rsidP="009C4105">
      <w:pPr>
        <w:pStyle w:val="Body"/>
      </w:pPr>
      <w:r>
        <w:lastRenderedPageBreak/>
        <w:t>The present specification further redefines Bytes 10-11 of the Test Class 1 of the</w:t>
      </w:r>
      <w:r w:rsidRPr="002A5017">
        <w:t xml:space="preserve"> PPTP POTS UNI entity class</w:t>
      </w:r>
      <w:r>
        <w:t xml:space="preserve"> test result message format originally specified in section A.3.39.3 of G.988 (08/2019).</w:t>
      </w:r>
    </w:p>
    <w:p w14:paraId="5BA95BA8" w14:textId="77777777" w:rsidR="009C4105" w:rsidRDefault="009C4105" w:rsidP="009C4105">
      <w:pPr>
        <w:pStyle w:val="Body"/>
      </w:pPr>
      <w:r>
        <w:t>Test Class 1:</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725"/>
        <w:gridCol w:w="360"/>
        <w:gridCol w:w="360"/>
        <w:gridCol w:w="360"/>
        <w:gridCol w:w="360"/>
        <w:gridCol w:w="360"/>
        <w:gridCol w:w="436"/>
        <w:gridCol w:w="387"/>
        <w:gridCol w:w="386"/>
        <w:gridCol w:w="3376"/>
      </w:tblGrid>
      <w:tr w:rsidR="009C4105" w:rsidRPr="00B05784" w14:paraId="35D34E44" w14:textId="77777777" w:rsidTr="000A3889">
        <w:trPr>
          <w:cantSplit/>
          <w:tblHeader/>
          <w:jc w:val="center"/>
        </w:trPr>
        <w:tc>
          <w:tcPr>
            <w:tcW w:w="1795" w:type="dxa"/>
          </w:tcPr>
          <w:p w14:paraId="0B2E11FA" w14:textId="77777777" w:rsidR="009C4105" w:rsidRPr="00B05784" w:rsidRDefault="009C4105" w:rsidP="000A3889">
            <w:pPr>
              <w:pStyle w:val="Tablehead"/>
            </w:pPr>
            <w:r w:rsidRPr="00B05784">
              <w:t>Field</w:t>
            </w:r>
          </w:p>
        </w:tc>
        <w:tc>
          <w:tcPr>
            <w:tcW w:w="725" w:type="dxa"/>
          </w:tcPr>
          <w:p w14:paraId="0174646A" w14:textId="77777777" w:rsidR="009C4105" w:rsidRPr="00B05784" w:rsidRDefault="009C4105" w:rsidP="000A3889">
            <w:pPr>
              <w:pStyle w:val="Tablehead"/>
            </w:pPr>
            <w:r w:rsidRPr="00B05784">
              <w:t>Byte</w:t>
            </w:r>
          </w:p>
        </w:tc>
        <w:tc>
          <w:tcPr>
            <w:tcW w:w="360" w:type="dxa"/>
          </w:tcPr>
          <w:p w14:paraId="693CD9A6" w14:textId="77777777" w:rsidR="009C4105" w:rsidRPr="00B05784" w:rsidRDefault="009C4105" w:rsidP="000A3889">
            <w:pPr>
              <w:pStyle w:val="Tablehead"/>
            </w:pPr>
            <w:r w:rsidRPr="00B05784">
              <w:t>8</w:t>
            </w:r>
          </w:p>
        </w:tc>
        <w:tc>
          <w:tcPr>
            <w:tcW w:w="360" w:type="dxa"/>
          </w:tcPr>
          <w:p w14:paraId="5E769669" w14:textId="77777777" w:rsidR="009C4105" w:rsidRPr="00B05784" w:rsidRDefault="009C4105" w:rsidP="000A3889">
            <w:pPr>
              <w:pStyle w:val="Tablehead"/>
            </w:pPr>
            <w:r w:rsidRPr="00B05784">
              <w:t>7</w:t>
            </w:r>
          </w:p>
        </w:tc>
        <w:tc>
          <w:tcPr>
            <w:tcW w:w="360" w:type="dxa"/>
          </w:tcPr>
          <w:p w14:paraId="06752F09" w14:textId="77777777" w:rsidR="009C4105" w:rsidRPr="00B05784" w:rsidRDefault="009C4105" w:rsidP="000A3889">
            <w:pPr>
              <w:pStyle w:val="Tablehead"/>
            </w:pPr>
            <w:r w:rsidRPr="00B05784">
              <w:t>6</w:t>
            </w:r>
          </w:p>
        </w:tc>
        <w:tc>
          <w:tcPr>
            <w:tcW w:w="360" w:type="dxa"/>
          </w:tcPr>
          <w:p w14:paraId="589A2D88" w14:textId="77777777" w:rsidR="009C4105" w:rsidRPr="00B05784" w:rsidRDefault="009C4105" w:rsidP="000A3889">
            <w:pPr>
              <w:pStyle w:val="Tablehead"/>
            </w:pPr>
            <w:r w:rsidRPr="00B05784">
              <w:t>5</w:t>
            </w:r>
          </w:p>
        </w:tc>
        <w:tc>
          <w:tcPr>
            <w:tcW w:w="360" w:type="dxa"/>
          </w:tcPr>
          <w:p w14:paraId="2DD19C44" w14:textId="77777777" w:rsidR="009C4105" w:rsidRPr="00B05784" w:rsidRDefault="009C4105" w:rsidP="000A3889">
            <w:pPr>
              <w:pStyle w:val="Tablehead"/>
            </w:pPr>
            <w:r w:rsidRPr="00B05784">
              <w:t>4</w:t>
            </w:r>
          </w:p>
        </w:tc>
        <w:tc>
          <w:tcPr>
            <w:tcW w:w="436" w:type="dxa"/>
          </w:tcPr>
          <w:p w14:paraId="5D6498B8" w14:textId="77777777" w:rsidR="009C4105" w:rsidRPr="00B05784" w:rsidRDefault="009C4105" w:rsidP="000A3889">
            <w:pPr>
              <w:pStyle w:val="Tablehead"/>
            </w:pPr>
            <w:r w:rsidRPr="00B05784">
              <w:t>3</w:t>
            </w:r>
          </w:p>
        </w:tc>
        <w:tc>
          <w:tcPr>
            <w:tcW w:w="387" w:type="dxa"/>
          </w:tcPr>
          <w:p w14:paraId="7743B7A3" w14:textId="77777777" w:rsidR="009C4105" w:rsidRPr="00B05784" w:rsidRDefault="009C4105" w:rsidP="000A3889">
            <w:pPr>
              <w:pStyle w:val="Tablehead"/>
            </w:pPr>
            <w:r w:rsidRPr="00B05784">
              <w:t>2</w:t>
            </w:r>
          </w:p>
        </w:tc>
        <w:tc>
          <w:tcPr>
            <w:tcW w:w="386" w:type="dxa"/>
          </w:tcPr>
          <w:p w14:paraId="7BE8DE86" w14:textId="77777777" w:rsidR="009C4105" w:rsidRPr="00B05784" w:rsidRDefault="009C4105" w:rsidP="000A3889">
            <w:pPr>
              <w:pStyle w:val="Tablehead"/>
            </w:pPr>
            <w:r w:rsidRPr="00B05784">
              <w:t>1</w:t>
            </w:r>
          </w:p>
        </w:tc>
        <w:tc>
          <w:tcPr>
            <w:tcW w:w="3376" w:type="dxa"/>
          </w:tcPr>
          <w:p w14:paraId="2FADB3B1" w14:textId="77777777" w:rsidR="009C4105" w:rsidRPr="00B05784" w:rsidRDefault="009C4105" w:rsidP="000A3889">
            <w:pPr>
              <w:pStyle w:val="Tablehead"/>
            </w:pPr>
            <w:r w:rsidRPr="00B05784">
              <w:t>Comments</w:t>
            </w:r>
          </w:p>
        </w:tc>
      </w:tr>
      <w:tr w:rsidR="009C4105" w:rsidRPr="00B05784" w14:paraId="64EAA849" w14:textId="77777777" w:rsidTr="000A3889">
        <w:trPr>
          <w:cantSplit/>
          <w:jc w:val="center"/>
        </w:trPr>
        <w:tc>
          <w:tcPr>
            <w:tcW w:w="1795" w:type="dxa"/>
          </w:tcPr>
          <w:p w14:paraId="066E4CB1" w14:textId="77777777" w:rsidR="009C4105" w:rsidRPr="00B05784" w:rsidRDefault="009C4105" w:rsidP="000A3889">
            <w:pPr>
              <w:pStyle w:val="Tabletext0"/>
            </w:pPr>
            <w:r w:rsidRPr="00B05784">
              <w:t>Transaction correlation identifier</w:t>
            </w:r>
          </w:p>
        </w:tc>
        <w:tc>
          <w:tcPr>
            <w:tcW w:w="725" w:type="dxa"/>
            <w:tcMar>
              <w:left w:w="29" w:type="dxa"/>
              <w:right w:w="29" w:type="dxa"/>
            </w:tcMar>
          </w:tcPr>
          <w:p w14:paraId="5080C870" w14:textId="77777777" w:rsidR="009C4105" w:rsidRPr="00B05784" w:rsidRDefault="009C4105" w:rsidP="000A3889">
            <w:pPr>
              <w:pStyle w:val="Tabletext0"/>
              <w:jc w:val="center"/>
            </w:pPr>
            <w:r w:rsidRPr="00B05784">
              <w:t>1-2</w:t>
            </w:r>
          </w:p>
        </w:tc>
        <w:tc>
          <w:tcPr>
            <w:tcW w:w="360" w:type="dxa"/>
          </w:tcPr>
          <w:p w14:paraId="77965BFB" w14:textId="77777777" w:rsidR="009C4105" w:rsidRPr="00B05784" w:rsidRDefault="009C4105" w:rsidP="000A3889">
            <w:pPr>
              <w:pStyle w:val="Tabletext0"/>
              <w:jc w:val="center"/>
            </w:pPr>
          </w:p>
        </w:tc>
        <w:tc>
          <w:tcPr>
            <w:tcW w:w="360" w:type="dxa"/>
          </w:tcPr>
          <w:p w14:paraId="5E53B095" w14:textId="77777777" w:rsidR="009C4105" w:rsidRPr="00B05784" w:rsidRDefault="009C4105" w:rsidP="000A3889">
            <w:pPr>
              <w:pStyle w:val="Tabletext0"/>
              <w:jc w:val="center"/>
            </w:pPr>
          </w:p>
        </w:tc>
        <w:tc>
          <w:tcPr>
            <w:tcW w:w="360" w:type="dxa"/>
          </w:tcPr>
          <w:p w14:paraId="4BAA1C78" w14:textId="77777777" w:rsidR="009C4105" w:rsidRPr="00B05784" w:rsidRDefault="009C4105" w:rsidP="000A3889">
            <w:pPr>
              <w:pStyle w:val="Tabletext0"/>
              <w:jc w:val="center"/>
            </w:pPr>
          </w:p>
        </w:tc>
        <w:tc>
          <w:tcPr>
            <w:tcW w:w="360" w:type="dxa"/>
          </w:tcPr>
          <w:p w14:paraId="5813075A" w14:textId="77777777" w:rsidR="009C4105" w:rsidRPr="00B05784" w:rsidRDefault="009C4105" w:rsidP="000A3889">
            <w:pPr>
              <w:pStyle w:val="Tabletext0"/>
              <w:jc w:val="center"/>
            </w:pPr>
          </w:p>
        </w:tc>
        <w:tc>
          <w:tcPr>
            <w:tcW w:w="360" w:type="dxa"/>
          </w:tcPr>
          <w:p w14:paraId="6D0DE6C7" w14:textId="77777777" w:rsidR="009C4105" w:rsidRPr="00B05784" w:rsidRDefault="009C4105" w:rsidP="000A3889">
            <w:pPr>
              <w:pStyle w:val="Tabletext0"/>
              <w:jc w:val="center"/>
            </w:pPr>
          </w:p>
        </w:tc>
        <w:tc>
          <w:tcPr>
            <w:tcW w:w="436" w:type="dxa"/>
          </w:tcPr>
          <w:p w14:paraId="495B4D63" w14:textId="77777777" w:rsidR="009C4105" w:rsidRPr="00B05784" w:rsidRDefault="009C4105" w:rsidP="000A3889">
            <w:pPr>
              <w:pStyle w:val="Tabletext0"/>
              <w:jc w:val="center"/>
            </w:pPr>
          </w:p>
        </w:tc>
        <w:tc>
          <w:tcPr>
            <w:tcW w:w="387" w:type="dxa"/>
          </w:tcPr>
          <w:p w14:paraId="4EB4BAC9" w14:textId="77777777" w:rsidR="009C4105" w:rsidRPr="00B05784" w:rsidRDefault="009C4105" w:rsidP="000A3889">
            <w:pPr>
              <w:pStyle w:val="Tabletext0"/>
              <w:jc w:val="center"/>
            </w:pPr>
          </w:p>
        </w:tc>
        <w:tc>
          <w:tcPr>
            <w:tcW w:w="386" w:type="dxa"/>
          </w:tcPr>
          <w:p w14:paraId="066E9979" w14:textId="77777777" w:rsidR="009C4105" w:rsidRPr="00B05784" w:rsidRDefault="009C4105" w:rsidP="000A3889">
            <w:pPr>
              <w:pStyle w:val="Tabletext0"/>
              <w:jc w:val="center"/>
            </w:pPr>
          </w:p>
        </w:tc>
        <w:tc>
          <w:tcPr>
            <w:tcW w:w="3376" w:type="dxa"/>
          </w:tcPr>
          <w:p w14:paraId="5C027260" w14:textId="77777777" w:rsidR="009C4105" w:rsidRPr="00B05784" w:rsidRDefault="009C4105" w:rsidP="000A3889">
            <w:pPr>
              <w:pStyle w:val="Tabletext0"/>
            </w:pPr>
          </w:p>
        </w:tc>
      </w:tr>
      <w:tr w:rsidR="009C4105" w:rsidRPr="00B05784" w14:paraId="23726085" w14:textId="77777777" w:rsidTr="000A3889">
        <w:trPr>
          <w:cantSplit/>
          <w:jc w:val="center"/>
        </w:trPr>
        <w:tc>
          <w:tcPr>
            <w:tcW w:w="1795" w:type="dxa"/>
          </w:tcPr>
          <w:p w14:paraId="1946E970" w14:textId="77777777" w:rsidR="009C4105" w:rsidRPr="00B05784" w:rsidRDefault="009C4105" w:rsidP="000A3889">
            <w:pPr>
              <w:pStyle w:val="Tabletext0"/>
            </w:pPr>
            <w:r w:rsidRPr="00B05784">
              <w:t>Message type</w:t>
            </w:r>
          </w:p>
        </w:tc>
        <w:tc>
          <w:tcPr>
            <w:tcW w:w="725" w:type="dxa"/>
            <w:tcMar>
              <w:left w:w="29" w:type="dxa"/>
              <w:right w:w="29" w:type="dxa"/>
            </w:tcMar>
          </w:tcPr>
          <w:p w14:paraId="50763D43" w14:textId="77777777" w:rsidR="009C4105" w:rsidRPr="00B05784" w:rsidRDefault="009C4105" w:rsidP="000A3889">
            <w:pPr>
              <w:pStyle w:val="Tabletext0"/>
              <w:jc w:val="center"/>
            </w:pPr>
            <w:r w:rsidRPr="002A5017">
              <w:t>3</w:t>
            </w:r>
          </w:p>
        </w:tc>
        <w:tc>
          <w:tcPr>
            <w:tcW w:w="360" w:type="dxa"/>
          </w:tcPr>
          <w:p w14:paraId="6319096E" w14:textId="77777777" w:rsidR="009C4105" w:rsidRPr="00B05784" w:rsidRDefault="009C4105" w:rsidP="000A3889">
            <w:pPr>
              <w:pStyle w:val="Tabletext0"/>
              <w:jc w:val="center"/>
            </w:pPr>
            <w:r w:rsidRPr="002A5017">
              <w:t>0</w:t>
            </w:r>
          </w:p>
        </w:tc>
        <w:tc>
          <w:tcPr>
            <w:tcW w:w="360" w:type="dxa"/>
          </w:tcPr>
          <w:p w14:paraId="528BB5D9" w14:textId="77777777" w:rsidR="009C4105" w:rsidRPr="00B05784" w:rsidRDefault="009C4105" w:rsidP="000A3889">
            <w:pPr>
              <w:pStyle w:val="Tabletext0"/>
              <w:jc w:val="center"/>
            </w:pPr>
            <w:r w:rsidRPr="002A5017">
              <w:t>0</w:t>
            </w:r>
          </w:p>
        </w:tc>
        <w:tc>
          <w:tcPr>
            <w:tcW w:w="360" w:type="dxa"/>
          </w:tcPr>
          <w:p w14:paraId="54CC2D75" w14:textId="77777777" w:rsidR="009C4105" w:rsidRPr="00B05784" w:rsidRDefault="009C4105" w:rsidP="000A3889">
            <w:pPr>
              <w:pStyle w:val="Tabletext0"/>
              <w:jc w:val="center"/>
            </w:pPr>
            <w:r w:rsidRPr="002A5017">
              <w:t>0</w:t>
            </w:r>
          </w:p>
        </w:tc>
        <w:tc>
          <w:tcPr>
            <w:tcW w:w="360" w:type="dxa"/>
          </w:tcPr>
          <w:p w14:paraId="37F8C35C" w14:textId="77777777" w:rsidR="009C4105" w:rsidRPr="00B05784" w:rsidRDefault="009C4105" w:rsidP="000A3889">
            <w:pPr>
              <w:pStyle w:val="Tabletext0"/>
              <w:jc w:val="center"/>
            </w:pPr>
          </w:p>
        </w:tc>
        <w:tc>
          <w:tcPr>
            <w:tcW w:w="360" w:type="dxa"/>
          </w:tcPr>
          <w:p w14:paraId="5D6B82CD" w14:textId="77777777" w:rsidR="009C4105" w:rsidRPr="00B05784" w:rsidRDefault="009C4105" w:rsidP="000A3889">
            <w:pPr>
              <w:pStyle w:val="Tabletext0"/>
              <w:jc w:val="center"/>
            </w:pPr>
          </w:p>
        </w:tc>
        <w:tc>
          <w:tcPr>
            <w:tcW w:w="436" w:type="dxa"/>
          </w:tcPr>
          <w:p w14:paraId="0085DF46" w14:textId="77777777" w:rsidR="009C4105" w:rsidRPr="00B05784" w:rsidRDefault="009C4105" w:rsidP="000A3889">
            <w:pPr>
              <w:pStyle w:val="Tabletext0"/>
              <w:jc w:val="center"/>
            </w:pPr>
          </w:p>
        </w:tc>
        <w:tc>
          <w:tcPr>
            <w:tcW w:w="387" w:type="dxa"/>
          </w:tcPr>
          <w:p w14:paraId="2AD32A04" w14:textId="77777777" w:rsidR="009C4105" w:rsidRPr="00B05784" w:rsidRDefault="009C4105" w:rsidP="000A3889">
            <w:pPr>
              <w:pStyle w:val="Tabletext0"/>
              <w:jc w:val="center"/>
            </w:pPr>
          </w:p>
        </w:tc>
        <w:tc>
          <w:tcPr>
            <w:tcW w:w="386" w:type="dxa"/>
          </w:tcPr>
          <w:p w14:paraId="01FFAE08" w14:textId="77777777" w:rsidR="009C4105" w:rsidRPr="00B05784" w:rsidRDefault="009C4105" w:rsidP="000A3889">
            <w:pPr>
              <w:pStyle w:val="Tabletext0"/>
              <w:jc w:val="center"/>
            </w:pPr>
          </w:p>
        </w:tc>
        <w:tc>
          <w:tcPr>
            <w:tcW w:w="3376" w:type="dxa"/>
          </w:tcPr>
          <w:p w14:paraId="48C407F7" w14:textId="77777777" w:rsidR="009C4105" w:rsidRPr="00B05784" w:rsidRDefault="009C4105" w:rsidP="000A3889">
            <w:pPr>
              <w:pStyle w:val="Tabletext0"/>
            </w:pPr>
            <w:r w:rsidRPr="002A5017">
              <w:t>DB = 0, AR = 0, AK = 0</w:t>
            </w:r>
            <w:r w:rsidRPr="002A5017">
              <w:br/>
              <w:t>bits 5-1: action = test result</w:t>
            </w:r>
          </w:p>
        </w:tc>
      </w:tr>
      <w:tr w:rsidR="009C4105" w:rsidRPr="00B05784" w14:paraId="7B720204" w14:textId="77777777" w:rsidTr="000A3889">
        <w:trPr>
          <w:cantSplit/>
          <w:jc w:val="center"/>
        </w:trPr>
        <w:tc>
          <w:tcPr>
            <w:tcW w:w="1795" w:type="dxa"/>
          </w:tcPr>
          <w:p w14:paraId="75ED8F93" w14:textId="77777777" w:rsidR="009C4105" w:rsidRPr="00B05784" w:rsidRDefault="009C4105" w:rsidP="000A3889">
            <w:pPr>
              <w:pStyle w:val="Tabletext0"/>
            </w:pPr>
            <w:r w:rsidRPr="00B05784">
              <w:t>Device identifier</w:t>
            </w:r>
          </w:p>
        </w:tc>
        <w:tc>
          <w:tcPr>
            <w:tcW w:w="725" w:type="dxa"/>
            <w:tcMar>
              <w:left w:w="29" w:type="dxa"/>
              <w:right w:w="29" w:type="dxa"/>
            </w:tcMar>
          </w:tcPr>
          <w:p w14:paraId="35AA029F" w14:textId="77777777" w:rsidR="009C4105" w:rsidRPr="00B05784" w:rsidRDefault="009C4105" w:rsidP="000A3889">
            <w:pPr>
              <w:pStyle w:val="Tabletext0"/>
              <w:jc w:val="center"/>
            </w:pPr>
            <w:r w:rsidRPr="002A5017">
              <w:t>4</w:t>
            </w:r>
          </w:p>
        </w:tc>
        <w:tc>
          <w:tcPr>
            <w:tcW w:w="360" w:type="dxa"/>
          </w:tcPr>
          <w:p w14:paraId="5633704B" w14:textId="77777777" w:rsidR="009C4105" w:rsidRPr="00B05784" w:rsidRDefault="009C4105" w:rsidP="000A3889">
            <w:pPr>
              <w:pStyle w:val="Tabletext0"/>
              <w:jc w:val="center"/>
            </w:pPr>
            <w:r w:rsidRPr="002A5017">
              <w:t>0</w:t>
            </w:r>
          </w:p>
        </w:tc>
        <w:tc>
          <w:tcPr>
            <w:tcW w:w="360" w:type="dxa"/>
          </w:tcPr>
          <w:p w14:paraId="0E67C19E" w14:textId="77777777" w:rsidR="009C4105" w:rsidRPr="00B05784" w:rsidRDefault="009C4105" w:rsidP="000A3889">
            <w:pPr>
              <w:pStyle w:val="Tabletext0"/>
              <w:jc w:val="center"/>
            </w:pPr>
            <w:r w:rsidRPr="002A5017">
              <w:t>0</w:t>
            </w:r>
          </w:p>
        </w:tc>
        <w:tc>
          <w:tcPr>
            <w:tcW w:w="360" w:type="dxa"/>
          </w:tcPr>
          <w:p w14:paraId="3D7B921B" w14:textId="77777777" w:rsidR="009C4105" w:rsidRPr="00B05784" w:rsidRDefault="009C4105" w:rsidP="000A3889">
            <w:pPr>
              <w:pStyle w:val="Tabletext0"/>
              <w:jc w:val="center"/>
            </w:pPr>
            <w:r w:rsidRPr="002A5017">
              <w:t>0</w:t>
            </w:r>
          </w:p>
        </w:tc>
        <w:tc>
          <w:tcPr>
            <w:tcW w:w="360" w:type="dxa"/>
          </w:tcPr>
          <w:p w14:paraId="48A0E921" w14:textId="77777777" w:rsidR="009C4105" w:rsidRPr="00B05784" w:rsidRDefault="009C4105" w:rsidP="000A3889">
            <w:pPr>
              <w:pStyle w:val="Tabletext0"/>
              <w:jc w:val="center"/>
            </w:pPr>
            <w:r w:rsidRPr="002A5017">
              <w:t>0</w:t>
            </w:r>
          </w:p>
        </w:tc>
        <w:tc>
          <w:tcPr>
            <w:tcW w:w="360" w:type="dxa"/>
          </w:tcPr>
          <w:p w14:paraId="601C703A" w14:textId="77777777" w:rsidR="009C4105" w:rsidRPr="00B05784" w:rsidRDefault="009C4105" w:rsidP="000A3889">
            <w:pPr>
              <w:pStyle w:val="Tabletext0"/>
              <w:jc w:val="center"/>
            </w:pPr>
            <w:r w:rsidRPr="002A5017">
              <w:t>1</w:t>
            </w:r>
          </w:p>
        </w:tc>
        <w:tc>
          <w:tcPr>
            <w:tcW w:w="436" w:type="dxa"/>
          </w:tcPr>
          <w:p w14:paraId="3E0A47B9" w14:textId="77777777" w:rsidR="009C4105" w:rsidRPr="00B05784" w:rsidRDefault="009C4105" w:rsidP="000A3889">
            <w:pPr>
              <w:pStyle w:val="Tabletext0"/>
              <w:jc w:val="center"/>
            </w:pPr>
            <w:r w:rsidRPr="002A5017">
              <w:t>0</w:t>
            </w:r>
          </w:p>
        </w:tc>
        <w:tc>
          <w:tcPr>
            <w:tcW w:w="387" w:type="dxa"/>
          </w:tcPr>
          <w:p w14:paraId="2B6E5834" w14:textId="77777777" w:rsidR="009C4105" w:rsidRPr="00B05784" w:rsidRDefault="009C4105" w:rsidP="000A3889">
            <w:pPr>
              <w:pStyle w:val="Tabletext0"/>
              <w:jc w:val="center"/>
            </w:pPr>
            <w:r w:rsidRPr="002A5017">
              <w:t>1</w:t>
            </w:r>
          </w:p>
        </w:tc>
        <w:tc>
          <w:tcPr>
            <w:tcW w:w="386" w:type="dxa"/>
          </w:tcPr>
          <w:p w14:paraId="433A8E1E" w14:textId="77777777" w:rsidR="009C4105" w:rsidRPr="00B05784" w:rsidRDefault="009C4105" w:rsidP="000A3889">
            <w:pPr>
              <w:pStyle w:val="Tabletext0"/>
              <w:jc w:val="center"/>
            </w:pPr>
            <w:r w:rsidRPr="002A5017">
              <w:t>0</w:t>
            </w:r>
          </w:p>
        </w:tc>
        <w:tc>
          <w:tcPr>
            <w:tcW w:w="3376" w:type="dxa"/>
          </w:tcPr>
          <w:p w14:paraId="386AFCD3" w14:textId="77777777" w:rsidR="009C4105" w:rsidRPr="00B05784" w:rsidRDefault="009C4105" w:rsidP="000A3889">
            <w:pPr>
              <w:pStyle w:val="Tabletext0"/>
            </w:pPr>
            <w:r w:rsidRPr="002A5017">
              <w:t>OMCI = 0x0A</w:t>
            </w:r>
          </w:p>
        </w:tc>
      </w:tr>
      <w:tr w:rsidR="009C4105" w:rsidRPr="00B05784" w14:paraId="621E0102" w14:textId="77777777" w:rsidTr="000A3889">
        <w:trPr>
          <w:cantSplit/>
          <w:jc w:val="center"/>
        </w:trPr>
        <w:tc>
          <w:tcPr>
            <w:tcW w:w="1795" w:type="dxa"/>
            <w:vMerge w:val="restart"/>
          </w:tcPr>
          <w:p w14:paraId="5FC44BB6" w14:textId="77777777" w:rsidR="009C4105" w:rsidRPr="00B05784" w:rsidRDefault="009C4105" w:rsidP="000A3889">
            <w:pPr>
              <w:pStyle w:val="Tabletext0"/>
              <w:keepNext/>
              <w:keepLines/>
            </w:pPr>
            <w:r w:rsidRPr="00B05784">
              <w:t>Managed entity identifier</w:t>
            </w:r>
          </w:p>
        </w:tc>
        <w:tc>
          <w:tcPr>
            <w:tcW w:w="725" w:type="dxa"/>
            <w:tcMar>
              <w:left w:w="29" w:type="dxa"/>
              <w:right w:w="29" w:type="dxa"/>
            </w:tcMar>
          </w:tcPr>
          <w:p w14:paraId="0899737E" w14:textId="77777777" w:rsidR="009C4105" w:rsidRPr="00B05784" w:rsidRDefault="009C4105" w:rsidP="000A3889">
            <w:pPr>
              <w:pStyle w:val="Tabletext0"/>
              <w:keepNext/>
              <w:keepLines/>
              <w:jc w:val="center"/>
            </w:pPr>
            <w:r w:rsidRPr="00B05784">
              <w:t>5-6</w:t>
            </w:r>
          </w:p>
        </w:tc>
        <w:tc>
          <w:tcPr>
            <w:tcW w:w="360" w:type="dxa"/>
          </w:tcPr>
          <w:p w14:paraId="01F04B3F" w14:textId="77777777" w:rsidR="009C4105" w:rsidRPr="00B05784" w:rsidRDefault="009C4105" w:rsidP="000A3889">
            <w:pPr>
              <w:pStyle w:val="Tabletext0"/>
              <w:keepNext/>
              <w:keepLines/>
              <w:jc w:val="center"/>
            </w:pPr>
          </w:p>
        </w:tc>
        <w:tc>
          <w:tcPr>
            <w:tcW w:w="360" w:type="dxa"/>
          </w:tcPr>
          <w:p w14:paraId="7A835247" w14:textId="77777777" w:rsidR="009C4105" w:rsidRPr="00B05784" w:rsidRDefault="009C4105" w:rsidP="000A3889">
            <w:pPr>
              <w:pStyle w:val="Tabletext0"/>
              <w:keepNext/>
              <w:keepLines/>
              <w:jc w:val="center"/>
            </w:pPr>
          </w:p>
        </w:tc>
        <w:tc>
          <w:tcPr>
            <w:tcW w:w="360" w:type="dxa"/>
          </w:tcPr>
          <w:p w14:paraId="1AF855F3" w14:textId="77777777" w:rsidR="009C4105" w:rsidRPr="00B05784" w:rsidRDefault="009C4105" w:rsidP="000A3889">
            <w:pPr>
              <w:pStyle w:val="Tabletext0"/>
              <w:keepNext/>
              <w:keepLines/>
              <w:jc w:val="center"/>
            </w:pPr>
          </w:p>
        </w:tc>
        <w:tc>
          <w:tcPr>
            <w:tcW w:w="360" w:type="dxa"/>
          </w:tcPr>
          <w:p w14:paraId="440601E6" w14:textId="77777777" w:rsidR="009C4105" w:rsidRPr="00B05784" w:rsidRDefault="009C4105" w:rsidP="000A3889">
            <w:pPr>
              <w:pStyle w:val="Tabletext0"/>
              <w:keepNext/>
              <w:keepLines/>
              <w:jc w:val="center"/>
            </w:pPr>
          </w:p>
        </w:tc>
        <w:tc>
          <w:tcPr>
            <w:tcW w:w="360" w:type="dxa"/>
          </w:tcPr>
          <w:p w14:paraId="3583BE5B" w14:textId="77777777" w:rsidR="009C4105" w:rsidRPr="00B05784" w:rsidRDefault="009C4105" w:rsidP="000A3889">
            <w:pPr>
              <w:pStyle w:val="Tabletext0"/>
              <w:keepNext/>
              <w:keepLines/>
              <w:jc w:val="center"/>
            </w:pPr>
          </w:p>
        </w:tc>
        <w:tc>
          <w:tcPr>
            <w:tcW w:w="436" w:type="dxa"/>
          </w:tcPr>
          <w:p w14:paraId="1A2A6ED2" w14:textId="77777777" w:rsidR="009C4105" w:rsidRPr="00B05784" w:rsidRDefault="009C4105" w:rsidP="000A3889">
            <w:pPr>
              <w:pStyle w:val="Tabletext0"/>
              <w:keepNext/>
              <w:keepLines/>
              <w:jc w:val="center"/>
            </w:pPr>
          </w:p>
        </w:tc>
        <w:tc>
          <w:tcPr>
            <w:tcW w:w="387" w:type="dxa"/>
          </w:tcPr>
          <w:p w14:paraId="68EA25E2" w14:textId="77777777" w:rsidR="009C4105" w:rsidRPr="00B05784" w:rsidRDefault="009C4105" w:rsidP="000A3889">
            <w:pPr>
              <w:pStyle w:val="Tabletext0"/>
              <w:keepNext/>
              <w:keepLines/>
              <w:jc w:val="center"/>
            </w:pPr>
          </w:p>
        </w:tc>
        <w:tc>
          <w:tcPr>
            <w:tcW w:w="386" w:type="dxa"/>
          </w:tcPr>
          <w:p w14:paraId="79BC46C2" w14:textId="77777777" w:rsidR="009C4105" w:rsidRPr="00B05784" w:rsidRDefault="009C4105" w:rsidP="000A3889">
            <w:pPr>
              <w:pStyle w:val="Tabletext0"/>
              <w:keepNext/>
              <w:keepLines/>
              <w:jc w:val="center"/>
            </w:pPr>
          </w:p>
        </w:tc>
        <w:tc>
          <w:tcPr>
            <w:tcW w:w="3376" w:type="dxa"/>
          </w:tcPr>
          <w:p w14:paraId="46F383C0" w14:textId="77777777" w:rsidR="009C4105" w:rsidRPr="00B05784" w:rsidRDefault="009C4105" w:rsidP="000A3889">
            <w:pPr>
              <w:pStyle w:val="Tabletext0"/>
            </w:pPr>
            <w:r w:rsidRPr="00B05784">
              <w:t xml:space="preserve">Entity class. </w:t>
            </w:r>
          </w:p>
          <w:p w14:paraId="07123F96" w14:textId="77777777" w:rsidR="009C4105" w:rsidRPr="00B05784" w:rsidRDefault="009C4105" w:rsidP="000A3889">
            <w:pPr>
              <w:pStyle w:val="Tabletext0"/>
              <w:keepNext/>
              <w:keepLines/>
            </w:pPr>
            <w:r w:rsidRPr="00B05784">
              <w:t>NOTE – This message format pertains to PPTP POTS UNI entity class.</w:t>
            </w:r>
          </w:p>
        </w:tc>
      </w:tr>
      <w:tr w:rsidR="009C4105" w:rsidRPr="00B05784" w14:paraId="3E668C94" w14:textId="77777777" w:rsidTr="000A3889">
        <w:trPr>
          <w:cantSplit/>
          <w:jc w:val="center"/>
        </w:trPr>
        <w:tc>
          <w:tcPr>
            <w:tcW w:w="1795" w:type="dxa"/>
            <w:vMerge/>
          </w:tcPr>
          <w:p w14:paraId="34198750" w14:textId="77777777" w:rsidR="009C4105" w:rsidRPr="00B05784" w:rsidRDefault="009C4105" w:rsidP="000A3889">
            <w:pPr>
              <w:pStyle w:val="Tabletext0"/>
            </w:pPr>
          </w:p>
        </w:tc>
        <w:tc>
          <w:tcPr>
            <w:tcW w:w="725" w:type="dxa"/>
            <w:tcMar>
              <w:left w:w="29" w:type="dxa"/>
              <w:right w:w="29" w:type="dxa"/>
            </w:tcMar>
          </w:tcPr>
          <w:p w14:paraId="5268DCE1" w14:textId="77777777" w:rsidR="009C4105" w:rsidRPr="00B05784" w:rsidRDefault="009C4105" w:rsidP="000A3889">
            <w:pPr>
              <w:pStyle w:val="Tabletext0"/>
              <w:jc w:val="center"/>
            </w:pPr>
            <w:r w:rsidRPr="00B05784">
              <w:t>7-8</w:t>
            </w:r>
          </w:p>
        </w:tc>
        <w:tc>
          <w:tcPr>
            <w:tcW w:w="360" w:type="dxa"/>
          </w:tcPr>
          <w:p w14:paraId="1BEE9542" w14:textId="77777777" w:rsidR="009C4105" w:rsidRPr="00B05784" w:rsidRDefault="009C4105" w:rsidP="000A3889">
            <w:pPr>
              <w:pStyle w:val="Tabletext0"/>
              <w:jc w:val="center"/>
            </w:pPr>
          </w:p>
        </w:tc>
        <w:tc>
          <w:tcPr>
            <w:tcW w:w="360" w:type="dxa"/>
          </w:tcPr>
          <w:p w14:paraId="2AE0BF92" w14:textId="77777777" w:rsidR="009C4105" w:rsidRPr="00B05784" w:rsidRDefault="009C4105" w:rsidP="000A3889">
            <w:pPr>
              <w:pStyle w:val="Tabletext0"/>
              <w:jc w:val="center"/>
            </w:pPr>
          </w:p>
        </w:tc>
        <w:tc>
          <w:tcPr>
            <w:tcW w:w="360" w:type="dxa"/>
          </w:tcPr>
          <w:p w14:paraId="0B221F88" w14:textId="77777777" w:rsidR="009C4105" w:rsidRPr="00B05784" w:rsidRDefault="009C4105" w:rsidP="000A3889">
            <w:pPr>
              <w:pStyle w:val="Tabletext0"/>
              <w:jc w:val="center"/>
            </w:pPr>
          </w:p>
        </w:tc>
        <w:tc>
          <w:tcPr>
            <w:tcW w:w="360" w:type="dxa"/>
          </w:tcPr>
          <w:p w14:paraId="37204F91" w14:textId="77777777" w:rsidR="009C4105" w:rsidRPr="00B05784" w:rsidRDefault="009C4105" w:rsidP="000A3889">
            <w:pPr>
              <w:pStyle w:val="Tabletext0"/>
              <w:jc w:val="center"/>
            </w:pPr>
          </w:p>
        </w:tc>
        <w:tc>
          <w:tcPr>
            <w:tcW w:w="360" w:type="dxa"/>
          </w:tcPr>
          <w:p w14:paraId="6D993920" w14:textId="77777777" w:rsidR="009C4105" w:rsidRPr="00B05784" w:rsidRDefault="009C4105" w:rsidP="000A3889">
            <w:pPr>
              <w:pStyle w:val="Tabletext0"/>
              <w:jc w:val="center"/>
            </w:pPr>
          </w:p>
        </w:tc>
        <w:tc>
          <w:tcPr>
            <w:tcW w:w="436" w:type="dxa"/>
          </w:tcPr>
          <w:p w14:paraId="2A317D75" w14:textId="77777777" w:rsidR="009C4105" w:rsidRPr="00B05784" w:rsidRDefault="009C4105" w:rsidP="000A3889">
            <w:pPr>
              <w:pStyle w:val="Tabletext0"/>
              <w:jc w:val="center"/>
            </w:pPr>
          </w:p>
        </w:tc>
        <w:tc>
          <w:tcPr>
            <w:tcW w:w="387" w:type="dxa"/>
          </w:tcPr>
          <w:p w14:paraId="47A6BCA8" w14:textId="77777777" w:rsidR="009C4105" w:rsidRPr="00B05784" w:rsidRDefault="009C4105" w:rsidP="000A3889">
            <w:pPr>
              <w:pStyle w:val="Tabletext0"/>
              <w:jc w:val="center"/>
            </w:pPr>
          </w:p>
        </w:tc>
        <w:tc>
          <w:tcPr>
            <w:tcW w:w="386" w:type="dxa"/>
          </w:tcPr>
          <w:p w14:paraId="62A059FD" w14:textId="77777777" w:rsidR="009C4105" w:rsidRPr="00B05784" w:rsidRDefault="009C4105" w:rsidP="000A3889">
            <w:pPr>
              <w:pStyle w:val="Tabletext0"/>
              <w:jc w:val="center"/>
            </w:pPr>
          </w:p>
        </w:tc>
        <w:tc>
          <w:tcPr>
            <w:tcW w:w="3376" w:type="dxa"/>
          </w:tcPr>
          <w:p w14:paraId="3CA91A66" w14:textId="77777777" w:rsidR="009C4105" w:rsidRPr="00B05784" w:rsidRDefault="009C4105" w:rsidP="000A3889">
            <w:pPr>
              <w:pStyle w:val="Tabletext0"/>
            </w:pPr>
            <w:r w:rsidRPr="00B05784">
              <w:t xml:space="preserve">Entity instance </w:t>
            </w:r>
          </w:p>
        </w:tc>
      </w:tr>
      <w:tr w:rsidR="009C4105" w:rsidRPr="00B05784" w14:paraId="6229CF6F" w14:textId="77777777" w:rsidTr="000A3889">
        <w:trPr>
          <w:cantSplit/>
          <w:jc w:val="center"/>
        </w:trPr>
        <w:tc>
          <w:tcPr>
            <w:tcW w:w="1795" w:type="dxa"/>
            <w:vMerge w:val="restart"/>
          </w:tcPr>
          <w:p w14:paraId="7F2BD537" w14:textId="77777777" w:rsidR="009C4105" w:rsidRPr="00B05784" w:rsidRDefault="009C4105" w:rsidP="000A3889">
            <w:pPr>
              <w:pStyle w:val="Tabletext0"/>
            </w:pPr>
            <w:r>
              <w:t>Message content</w:t>
            </w:r>
          </w:p>
        </w:tc>
        <w:tc>
          <w:tcPr>
            <w:tcW w:w="725" w:type="dxa"/>
            <w:tcMar>
              <w:left w:w="29" w:type="dxa"/>
              <w:right w:w="29" w:type="dxa"/>
            </w:tcMar>
          </w:tcPr>
          <w:p w14:paraId="4F9F9BCF" w14:textId="77777777" w:rsidR="009C4105" w:rsidRPr="00B05784" w:rsidRDefault="009C4105" w:rsidP="000A3889">
            <w:pPr>
              <w:pStyle w:val="Tabletext0"/>
              <w:jc w:val="center"/>
            </w:pPr>
            <w:r w:rsidRPr="00B05784">
              <w:t>9</w:t>
            </w:r>
          </w:p>
        </w:tc>
        <w:tc>
          <w:tcPr>
            <w:tcW w:w="360" w:type="dxa"/>
          </w:tcPr>
          <w:p w14:paraId="392945B7" w14:textId="77777777" w:rsidR="009C4105" w:rsidRPr="00B05784" w:rsidRDefault="009C4105" w:rsidP="000A3889">
            <w:pPr>
              <w:pStyle w:val="Tabletext0"/>
              <w:jc w:val="center"/>
            </w:pPr>
            <w:r w:rsidRPr="00B05784">
              <w:t>0</w:t>
            </w:r>
          </w:p>
        </w:tc>
        <w:tc>
          <w:tcPr>
            <w:tcW w:w="360" w:type="dxa"/>
          </w:tcPr>
          <w:p w14:paraId="7F645E6F" w14:textId="77777777" w:rsidR="009C4105" w:rsidRPr="00B05784" w:rsidRDefault="009C4105" w:rsidP="000A3889">
            <w:pPr>
              <w:pStyle w:val="Tabletext0"/>
              <w:jc w:val="center"/>
            </w:pPr>
            <w:r w:rsidRPr="00B05784">
              <w:t>0</w:t>
            </w:r>
          </w:p>
        </w:tc>
        <w:tc>
          <w:tcPr>
            <w:tcW w:w="360" w:type="dxa"/>
          </w:tcPr>
          <w:p w14:paraId="4887CA2D" w14:textId="77777777" w:rsidR="009C4105" w:rsidRPr="0083392D" w:rsidRDefault="009C4105" w:rsidP="000A3889">
            <w:pPr>
              <w:pStyle w:val="Tabletext0"/>
              <w:keepNext/>
              <w:keepLines/>
              <w:jc w:val="center"/>
            </w:pPr>
            <w:r w:rsidRPr="0083392D">
              <w:t>0</w:t>
            </w:r>
          </w:p>
          <w:p w14:paraId="1C63F1F2" w14:textId="77777777" w:rsidR="009C4105" w:rsidRPr="00B05784" w:rsidRDefault="009C4105" w:rsidP="000A3889">
            <w:pPr>
              <w:pStyle w:val="Tabletext0"/>
              <w:jc w:val="center"/>
            </w:pPr>
          </w:p>
        </w:tc>
        <w:tc>
          <w:tcPr>
            <w:tcW w:w="360" w:type="dxa"/>
          </w:tcPr>
          <w:p w14:paraId="4145A356" w14:textId="77777777" w:rsidR="009C4105" w:rsidRPr="00B05784" w:rsidRDefault="009C4105" w:rsidP="000A3889">
            <w:pPr>
              <w:pStyle w:val="Tabletext0"/>
              <w:jc w:val="center"/>
            </w:pPr>
            <w:r w:rsidRPr="0083392D">
              <w:t>1</w:t>
            </w:r>
          </w:p>
        </w:tc>
        <w:tc>
          <w:tcPr>
            <w:tcW w:w="360" w:type="dxa"/>
          </w:tcPr>
          <w:p w14:paraId="2797EC97" w14:textId="77777777" w:rsidR="009C4105" w:rsidRPr="00B05784" w:rsidRDefault="009C4105" w:rsidP="000A3889">
            <w:pPr>
              <w:pStyle w:val="Tabletext0"/>
              <w:jc w:val="center"/>
            </w:pPr>
            <w:r w:rsidRPr="0083392D">
              <w:t>x</w:t>
            </w:r>
          </w:p>
        </w:tc>
        <w:tc>
          <w:tcPr>
            <w:tcW w:w="436" w:type="dxa"/>
          </w:tcPr>
          <w:p w14:paraId="0A5C283D" w14:textId="77777777" w:rsidR="009C4105" w:rsidRPr="00B05784" w:rsidRDefault="009C4105" w:rsidP="000A3889">
            <w:pPr>
              <w:pStyle w:val="Tabletext0"/>
              <w:jc w:val="center"/>
            </w:pPr>
            <w:r w:rsidRPr="00B05784">
              <w:t>y</w:t>
            </w:r>
          </w:p>
        </w:tc>
        <w:tc>
          <w:tcPr>
            <w:tcW w:w="387" w:type="dxa"/>
          </w:tcPr>
          <w:p w14:paraId="0C80554D" w14:textId="77777777" w:rsidR="009C4105" w:rsidRPr="00B05784" w:rsidRDefault="009C4105" w:rsidP="000A3889">
            <w:pPr>
              <w:pStyle w:val="Tabletext0"/>
              <w:jc w:val="center"/>
            </w:pPr>
            <w:r w:rsidRPr="00B05784">
              <w:t>y</w:t>
            </w:r>
          </w:p>
        </w:tc>
        <w:tc>
          <w:tcPr>
            <w:tcW w:w="386" w:type="dxa"/>
          </w:tcPr>
          <w:p w14:paraId="325513BC" w14:textId="77777777" w:rsidR="009C4105" w:rsidRPr="00B05784" w:rsidRDefault="009C4105" w:rsidP="000A3889">
            <w:pPr>
              <w:pStyle w:val="Tabletext0"/>
              <w:jc w:val="center"/>
            </w:pPr>
            <w:r w:rsidRPr="00F7234A">
              <w:t>y</w:t>
            </w:r>
          </w:p>
        </w:tc>
        <w:tc>
          <w:tcPr>
            <w:tcW w:w="3376" w:type="dxa"/>
          </w:tcPr>
          <w:p w14:paraId="04E2E5F2" w14:textId="77777777" w:rsidR="009C4105" w:rsidRPr="00F7234A" w:rsidRDefault="009C4105" w:rsidP="000A3889">
            <w:pPr>
              <w:pStyle w:val="Tabletext0"/>
            </w:pPr>
            <w:r w:rsidRPr="00F7234A">
              <w:t>yyy</w:t>
            </w:r>
            <w:r w:rsidRPr="00F7234A">
              <w:tab/>
              <w:t>report the results of the test</w:t>
            </w:r>
          </w:p>
          <w:p w14:paraId="0F9C35CE" w14:textId="77777777" w:rsidR="009C4105" w:rsidRPr="00F7234A" w:rsidRDefault="009C4105" w:rsidP="000A3889">
            <w:pPr>
              <w:pStyle w:val="Tabletext0"/>
            </w:pPr>
            <w:r w:rsidRPr="00F7234A">
              <w:t>000</w:t>
            </w:r>
            <w:r w:rsidRPr="00F7234A">
              <w:tab/>
              <w:t>Test failed</w:t>
            </w:r>
          </w:p>
          <w:p w14:paraId="76C8DED9" w14:textId="77777777" w:rsidR="009C4105" w:rsidRPr="00F7234A" w:rsidRDefault="009C4105" w:rsidP="000A3889">
            <w:pPr>
              <w:pStyle w:val="Tabletext0"/>
            </w:pPr>
            <w:r w:rsidRPr="00F7234A">
              <w:t>001</w:t>
            </w:r>
            <w:r w:rsidRPr="00F7234A">
              <w:tab/>
              <w:t>Test passed</w:t>
            </w:r>
          </w:p>
          <w:p w14:paraId="131A21D2" w14:textId="77777777" w:rsidR="009C4105" w:rsidRPr="00F7234A" w:rsidRDefault="009C4105" w:rsidP="000A3889">
            <w:pPr>
              <w:pStyle w:val="Tabletext0"/>
            </w:pPr>
            <w:r w:rsidRPr="00F7234A">
              <w:t>010</w:t>
            </w:r>
            <w:r w:rsidRPr="00F7234A">
              <w:tab/>
              <w:t>Not completed, line off hook</w:t>
            </w:r>
          </w:p>
          <w:p w14:paraId="6C9039D9" w14:textId="77777777" w:rsidR="009C4105" w:rsidRPr="00F7234A" w:rsidRDefault="009C4105" w:rsidP="000A3889">
            <w:pPr>
              <w:pStyle w:val="Tabletext0"/>
            </w:pPr>
            <w:r w:rsidRPr="00F7234A">
              <w:t>011</w:t>
            </w:r>
            <w:r w:rsidRPr="00F7234A">
              <w:tab/>
              <w:t>Not completed, other reason</w:t>
            </w:r>
          </w:p>
          <w:p w14:paraId="74081B63" w14:textId="77777777" w:rsidR="009C4105" w:rsidRPr="00F7234A" w:rsidRDefault="009C4105" w:rsidP="000A3889">
            <w:pPr>
              <w:pStyle w:val="Tabletext0"/>
            </w:pPr>
            <w:r w:rsidRPr="00F7234A">
              <w:t>100</w:t>
            </w:r>
            <w:r w:rsidRPr="00F7234A">
              <w:tab/>
              <w:t>Reserved</w:t>
            </w:r>
          </w:p>
          <w:p w14:paraId="760F91FC" w14:textId="77777777" w:rsidR="009C4105" w:rsidRPr="00F7234A" w:rsidRDefault="009C4105" w:rsidP="000A3889">
            <w:pPr>
              <w:pStyle w:val="Tabletext0"/>
            </w:pPr>
            <w:r w:rsidRPr="00F7234A">
              <w:t>101</w:t>
            </w:r>
            <w:r w:rsidRPr="00F7234A">
              <w:tab/>
              <w:t>Reserved</w:t>
            </w:r>
          </w:p>
          <w:p w14:paraId="4E60557A" w14:textId="77777777" w:rsidR="009C4105" w:rsidRPr="00F7234A" w:rsidRDefault="009C4105" w:rsidP="000A3889">
            <w:pPr>
              <w:pStyle w:val="Tabletext0"/>
            </w:pPr>
            <w:r w:rsidRPr="00F7234A">
              <w:t>110</w:t>
            </w:r>
            <w:r w:rsidRPr="00F7234A">
              <w:tab/>
              <w:t>Reserved</w:t>
            </w:r>
          </w:p>
          <w:p w14:paraId="60BBF692" w14:textId="77777777" w:rsidR="009C4105" w:rsidRPr="00F7234A" w:rsidRDefault="009C4105" w:rsidP="000A3889">
            <w:pPr>
              <w:pStyle w:val="Tabletext0"/>
            </w:pPr>
            <w:r w:rsidRPr="00F7234A">
              <w:t>111</w:t>
            </w:r>
            <w:r w:rsidRPr="00F7234A">
              <w:tab/>
              <w:t>Reserved</w:t>
            </w:r>
          </w:p>
          <w:p w14:paraId="25EF234C" w14:textId="77777777" w:rsidR="009C4105" w:rsidRPr="00B05784" w:rsidRDefault="009C4105" w:rsidP="000A3889">
            <w:pPr>
              <w:pStyle w:val="Tabletext0"/>
            </w:pPr>
            <w:r w:rsidRPr="00F7234A">
              <w:t>x</w:t>
            </w:r>
            <w:r w:rsidRPr="00F7234A">
              <w:tab/>
              <w:t>Reserved</w:t>
            </w:r>
          </w:p>
        </w:tc>
      </w:tr>
      <w:tr w:rsidR="009C4105" w:rsidRPr="00B05784" w14:paraId="3FE2A541" w14:textId="77777777" w:rsidTr="000A3889">
        <w:trPr>
          <w:cantSplit/>
          <w:jc w:val="center"/>
        </w:trPr>
        <w:tc>
          <w:tcPr>
            <w:tcW w:w="1795" w:type="dxa"/>
            <w:vMerge/>
          </w:tcPr>
          <w:p w14:paraId="7907B155" w14:textId="77777777" w:rsidR="009C4105" w:rsidRPr="00B05784" w:rsidRDefault="009C4105" w:rsidP="000A3889">
            <w:pPr>
              <w:pStyle w:val="Tabletext0"/>
            </w:pPr>
          </w:p>
        </w:tc>
        <w:tc>
          <w:tcPr>
            <w:tcW w:w="725" w:type="dxa"/>
            <w:shd w:val="clear" w:color="auto" w:fill="EEECE1" w:themeFill="background2"/>
            <w:tcMar>
              <w:left w:w="29" w:type="dxa"/>
              <w:right w:w="29" w:type="dxa"/>
            </w:tcMar>
          </w:tcPr>
          <w:p w14:paraId="372B0C2E" w14:textId="77777777" w:rsidR="009C4105" w:rsidRPr="00B05784" w:rsidRDefault="009C4105" w:rsidP="000A3889">
            <w:pPr>
              <w:pStyle w:val="Tabletext0"/>
              <w:jc w:val="center"/>
            </w:pPr>
            <w:r>
              <w:t>10-11</w:t>
            </w:r>
          </w:p>
        </w:tc>
        <w:tc>
          <w:tcPr>
            <w:tcW w:w="360" w:type="dxa"/>
            <w:shd w:val="clear" w:color="auto" w:fill="EEECE1" w:themeFill="background2"/>
          </w:tcPr>
          <w:p w14:paraId="097F15C2" w14:textId="77777777" w:rsidR="009C4105" w:rsidRPr="00B05784" w:rsidRDefault="009C4105" w:rsidP="000A3889">
            <w:pPr>
              <w:pStyle w:val="Tabletext0"/>
              <w:jc w:val="center"/>
            </w:pPr>
          </w:p>
        </w:tc>
        <w:tc>
          <w:tcPr>
            <w:tcW w:w="360" w:type="dxa"/>
            <w:shd w:val="clear" w:color="auto" w:fill="EEECE1" w:themeFill="background2"/>
          </w:tcPr>
          <w:p w14:paraId="6B726D2B" w14:textId="77777777" w:rsidR="009C4105" w:rsidRPr="00B05784" w:rsidRDefault="009C4105" w:rsidP="000A3889">
            <w:pPr>
              <w:pStyle w:val="Tabletext0"/>
              <w:jc w:val="center"/>
            </w:pPr>
          </w:p>
        </w:tc>
        <w:tc>
          <w:tcPr>
            <w:tcW w:w="360" w:type="dxa"/>
            <w:shd w:val="clear" w:color="auto" w:fill="EEECE1" w:themeFill="background2"/>
          </w:tcPr>
          <w:p w14:paraId="1FD30595" w14:textId="77777777" w:rsidR="009C4105" w:rsidRPr="00B05784" w:rsidRDefault="009C4105" w:rsidP="000A3889">
            <w:pPr>
              <w:pStyle w:val="Tabletext0"/>
              <w:jc w:val="center"/>
            </w:pPr>
          </w:p>
        </w:tc>
        <w:tc>
          <w:tcPr>
            <w:tcW w:w="360" w:type="dxa"/>
            <w:shd w:val="clear" w:color="auto" w:fill="EEECE1" w:themeFill="background2"/>
          </w:tcPr>
          <w:p w14:paraId="7D89DB73" w14:textId="77777777" w:rsidR="009C4105" w:rsidRPr="00B05784" w:rsidRDefault="009C4105" w:rsidP="000A3889">
            <w:pPr>
              <w:pStyle w:val="Tabletext0"/>
              <w:jc w:val="center"/>
            </w:pPr>
          </w:p>
        </w:tc>
        <w:tc>
          <w:tcPr>
            <w:tcW w:w="360" w:type="dxa"/>
            <w:shd w:val="clear" w:color="auto" w:fill="EEECE1" w:themeFill="background2"/>
          </w:tcPr>
          <w:p w14:paraId="2CB4BF11" w14:textId="77777777" w:rsidR="009C4105" w:rsidRPr="00B05784" w:rsidRDefault="009C4105" w:rsidP="000A3889">
            <w:pPr>
              <w:pStyle w:val="Tabletext0"/>
              <w:jc w:val="center"/>
            </w:pPr>
          </w:p>
        </w:tc>
        <w:tc>
          <w:tcPr>
            <w:tcW w:w="436" w:type="dxa"/>
            <w:shd w:val="clear" w:color="auto" w:fill="EEECE1" w:themeFill="background2"/>
          </w:tcPr>
          <w:p w14:paraId="2D12C56B" w14:textId="77777777" w:rsidR="009C4105" w:rsidRPr="00B05784" w:rsidRDefault="009C4105" w:rsidP="000A3889">
            <w:pPr>
              <w:pStyle w:val="Tabletext0"/>
              <w:jc w:val="center"/>
            </w:pPr>
          </w:p>
        </w:tc>
        <w:tc>
          <w:tcPr>
            <w:tcW w:w="387" w:type="dxa"/>
            <w:shd w:val="clear" w:color="auto" w:fill="EEECE1" w:themeFill="background2"/>
          </w:tcPr>
          <w:p w14:paraId="442C7655" w14:textId="77777777" w:rsidR="009C4105" w:rsidRPr="00B05784" w:rsidRDefault="009C4105" w:rsidP="000A3889">
            <w:pPr>
              <w:pStyle w:val="Tabletext0"/>
              <w:jc w:val="center"/>
            </w:pPr>
          </w:p>
        </w:tc>
        <w:tc>
          <w:tcPr>
            <w:tcW w:w="386" w:type="dxa"/>
            <w:shd w:val="clear" w:color="auto" w:fill="EEECE1" w:themeFill="background2"/>
          </w:tcPr>
          <w:p w14:paraId="78C47A42" w14:textId="77777777" w:rsidR="009C4105" w:rsidRPr="00B05784" w:rsidRDefault="009C4105" w:rsidP="000A3889">
            <w:pPr>
              <w:pStyle w:val="Tabletext0"/>
              <w:jc w:val="center"/>
            </w:pPr>
          </w:p>
        </w:tc>
        <w:tc>
          <w:tcPr>
            <w:tcW w:w="3376" w:type="dxa"/>
            <w:shd w:val="clear" w:color="auto" w:fill="EEECE1" w:themeFill="background2"/>
          </w:tcPr>
          <w:p w14:paraId="24933EF3" w14:textId="77777777" w:rsidR="009C4105" w:rsidRPr="00B05784" w:rsidRDefault="009C4105" w:rsidP="000A3889">
            <w:pPr>
              <w:pStyle w:val="Tabletext0"/>
            </w:pPr>
            <w:r w:rsidRPr="00A6081B">
              <w:t xml:space="preserve">Measured </w:t>
            </w:r>
            <w:r w:rsidRPr="00A6081B">
              <w:rPr>
                <w:highlight w:val="yellow"/>
              </w:rPr>
              <w:t>tone</w:t>
            </w:r>
            <w:r w:rsidRPr="00A6081B">
              <w:t xml:space="preserve"> detection time (in milliseconds).  Range is 0 to 65535 ms.</w:t>
            </w:r>
          </w:p>
        </w:tc>
      </w:tr>
      <w:tr w:rsidR="009C4105" w:rsidRPr="00B05784" w14:paraId="1F84DD85" w14:textId="77777777" w:rsidTr="000A3889">
        <w:trPr>
          <w:cantSplit/>
          <w:jc w:val="center"/>
        </w:trPr>
        <w:tc>
          <w:tcPr>
            <w:tcW w:w="1795" w:type="dxa"/>
            <w:vMerge/>
          </w:tcPr>
          <w:p w14:paraId="74EA7232" w14:textId="77777777" w:rsidR="009C4105" w:rsidRPr="00B05784" w:rsidRDefault="009C4105" w:rsidP="000A3889">
            <w:pPr>
              <w:pStyle w:val="Tabletext0"/>
            </w:pPr>
          </w:p>
        </w:tc>
        <w:tc>
          <w:tcPr>
            <w:tcW w:w="725" w:type="dxa"/>
            <w:tcMar>
              <w:left w:w="29" w:type="dxa"/>
              <w:right w:w="29" w:type="dxa"/>
            </w:tcMar>
          </w:tcPr>
          <w:p w14:paraId="612BE238" w14:textId="77777777" w:rsidR="009C4105" w:rsidRPr="00B05784" w:rsidRDefault="009C4105" w:rsidP="000A3889">
            <w:pPr>
              <w:pStyle w:val="Tabletext0"/>
              <w:jc w:val="center"/>
            </w:pPr>
            <w:r>
              <w:t>12-40</w:t>
            </w:r>
          </w:p>
        </w:tc>
        <w:tc>
          <w:tcPr>
            <w:tcW w:w="360" w:type="dxa"/>
          </w:tcPr>
          <w:p w14:paraId="6B927A7F" w14:textId="77777777" w:rsidR="009C4105" w:rsidRPr="00B05784" w:rsidRDefault="009C4105" w:rsidP="000A3889">
            <w:pPr>
              <w:pStyle w:val="Tabletext0"/>
              <w:jc w:val="center"/>
            </w:pPr>
          </w:p>
        </w:tc>
        <w:tc>
          <w:tcPr>
            <w:tcW w:w="360" w:type="dxa"/>
          </w:tcPr>
          <w:p w14:paraId="6D725983" w14:textId="77777777" w:rsidR="009C4105" w:rsidRPr="00B05784" w:rsidRDefault="009C4105" w:rsidP="000A3889">
            <w:pPr>
              <w:pStyle w:val="Tabletext0"/>
              <w:jc w:val="center"/>
            </w:pPr>
          </w:p>
        </w:tc>
        <w:tc>
          <w:tcPr>
            <w:tcW w:w="360" w:type="dxa"/>
          </w:tcPr>
          <w:p w14:paraId="56E0EEB3" w14:textId="77777777" w:rsidR="009C4105" w:rsidRPr="00B05784" w:rsidRDefault="009C4105" w:rsidP="000A3889">
            <w:pPr>
              <w:pStyle w:val="Tabletext0"/>
              <w:jc w:val="center"/>
            </w:pPr>
          </w:p>
        </w:tc>
        <w:tc>
          <w:tcPr>
            <w:tcW w:w="360" w:type="dxa"/>
          </w:tcPr>
          <w:p w14:paraId="0E322977" w14:textId="77777777" w:rsidR="009C4105" w:rsidRPr="00B05784" w:rsidRDefault="009C4105" w:rsidP="000A3889">
            <w:pPr>
              <w:pStyle w:val="Tabletext0"/>
              <w:jc w:val="center"/>
            </w:pPr>
          </w:p>
        </w:tc>
        <w:tc>
          <w:tcPr>
            <w:tcW w:w="360" w:type="dxa"/>
          </w:tcPr>
          <w:p w14:paraId="356D64F1" w14:textId="77777777" w:rsidR="009C4105" w:rsidRPr="00B05784" w:rsidRDefault="009C4105" w:rsidP="000A3889">
            <w:pPr>
              <w:pStyle w:val="Tabletext0"/>
              <w:jc w:val="center"/>
            </w:pPr>
          </w:p>
        </w:tc>
        <w:tc>
          <w:tcPr>
            <w:tcW w:w="436" w:type="dxa"/>
          </w:tcPr>
          <w:p w14:paraId="40C6398F" w14:textId="77777777" w:rsidR="009C4105" w:rsidRPr="00B05784" w:rsidRDefault="009C4105" w:rsidP="000A3889">
            <w:pPr>
              <w:pStyle w:val="Tabletext0"/>
              <w:jc w:val="center"/>
            </w:pPr>
          </w:p>
        </w:tc>
        <w:tc>
          <w:tcPr>
            <w:tcW w:w="387" w:type="dxa"/>
          </w:tcPr>
          <w:p w14:paraId="0F9AEBC8" w14:textId="77777777" w:rsidR="009C4105" w:rsidRPr="00B05784" w:rsidRDefault="009C4105" w:rsidP="000A3889">
            <w:pPr>
              <w:pStyle w:val="Tabletext0"/>
              <w:jc w:val="center"/>
            </w:pPr>
          </w:p>
        </w:tc>
        <w:tc>
          <w:tcPr>
            <w:tcW w:w="386" w:type="dxa"/>
          </w:tcPr>
          <w:p w14:paraId="45542069" w14:textId="77777777" w:rsidR="009C4105" w:rsidRPr="00B05784" w:rsidRDefault="009C4105" w:rsidP="000A3889">
            <w:pPr>
              <w:pStyle w:val="Tabletext0"/>
              <w:jc w:val="center"/>
            </w:pPr>
          </w:p>
        </w:tc>
        <w:tc>
          <w:tcPr>
            <w:tcW w:w="3376" w:type="dxa"/>
          </w:tcPr>
          <w:p w14:paraId="476C444B" w14:textId="77777777" w:rsidR="009C4105" w:rsidRPr="00B05784" w:rsidRDefault="009C4105" w:rsidP="000A3889">
            <w:pPr>
              <w:pStyle w:val="Tabletext0"/>
            </w:pPr>
            <w:r>
              <w:t>Zero padding</w:t>
            </w:r>
          </w:p>
        </w:tc>
      </w:tr>
      <w:tr w:rsidR="009C4105" w:rsidRPr="00B05784" w14:paraId="5C2173AC" w14:textId="77777777" w:rsidTr="000A3889">
        <w:trPr>
          <w:cantSplit/>
          <w:jc w:val="center"/>
        </w:trPr>
        <w:tc>
          <w:tcPr>
            <w:tcW w:w="1795" w:type="dxa"/>
          </w:tcPr>
          <w:p w14:paraId="4732FCDA" w14:textId="77777777" w:rsidR="009C4105" w:rsidRPr="00B05784" w:rsidRDefault="009C4105" w:rsidP="000A3889">
            <w:pPr>
              <w:pStyle w:val="Tabletext0"/>
            </w:pPr>
            <w:r>
              <w:t>OMCI trailer</w:t>
            </w:r>
          </w:p>
        </w:tc>
        <w:tc>
          <w:tcPr>
            <w:tcW w:w="725" w:type="dxa"/>
            <w:tcMar>
              <w:left w:w="29" w:type="dxa"/>
              <w:right w:w="29" w:type="dxa"/>
            </w:tcMar>
          </w:tcPr>
          <w:p w14:paraId="0A1B0041" w14:textId="77777777" w:rsidR="009C4105" w:rsidRPr="00B05784" w:rsidRDefault="009C4105" w:rsidP="000A3889">
            <w:pPr>
              <w:pStyle w:val="Tabletext0"/>
              <w:jc w:val="center"/>
            </w:pPr>
            <w:r>
              <w:t>41-48</w:t>
            </w:r>
          </w:p>
        </w:tc>
        <w:tc>
          <w:tcPr>
            <w:tcW w:w="360" w:type="dxa"/>
          </w:tcPr>
          <w:p w14:paraId="48E574E9" w14:textId="77777777" w:rsidR="009C4105" w:rsidRPr="00B05784" w:rsidRDefault="009C4105" w:rsidP="000A3889">
            <w:pPr>
              <w:pStyle w:val="Tabletext0"/>
              <w:jc w:val="center"/>
            </w:pPr>
          </w:p>
        </w:tc>
        <w:tc>
          <w:tcPr>
            <w:tcW w:w="360" w:type="dxa"/>
          </w:tcPr>
          <w:p w14:paraId="25C2EA6F" w14:textId="77777777" w:rsidR="009C4105" w:rsidRPr="00B05784" w:rsidRDefault="009C4105" w:rsidP="000A3889">
            <w:pPr>
              <w:pStyle w:val="Tabletext0"/>
              <w:jc w:val="center"/>
            </w:pPr>
          </w:p>
        </w:tc>
        <w:tc>
          <w:tcPr>
            <w:tcW w:w="360" w:type="dxa"/>
          </w:tcPr>
          <w:p w14:paraId="41A86B5B" w14:textId="77777777" w:rsidR="009C4105" w:rsidRPr="00B05784" w:rsidRDefault="009C4105" w:rsidP="000A3889">
            <w:pPr>
              <w:pStyle w:val="Tabletext0"/>
              <w:jc w:val="center"/>
            </w:pPr>
          </w:p>
        </w:tc>
        <w:tc>
          <w:tcPr>
            <w:tcW w:w="360" w:type="dxa"/>
          </w:tcPr>
          <w:p w14:paraId="752B6363" w14:textId="77777777" w:rsidR="009C4105" w:rsidRPr="00B05784" w:rsidRDefault="009C4105" w:rsidP="000A3889">
            <w:pPr>
              <w:pStyle w:val="Tabletext0"/>
              <w:jc w:val="center"/>
            </w:pPr>
          </w:p>
        </w:tc>
        <w:tc>
          <w:tcPr>
            <w:tcW w:w="360" w:type="dxa"/>
          </w:tcPr>
          <w:p w14:paraId="1C90CB4C" w14:textId="77777777" w:rsidR="009C4105" w:rsidRPr="00B05784" w:rsidRDefault="009C4105" w:rsidP="000A3889">
            <w:pPr>
              <w:pStyle w:val="Tabletext0"/>
              <w:jc w:val="center"/>
            </w:pPr>
          </w:p>
        </w:tc>
        <w:tc>
          <w:tcPr>
            <w:tcW w:w="436" w:type="dxa"/>
          </w:tcPr>
          <w:p w14:paraId="79D3DFAC" w14:textId="77777777" w:rsidR="009C4105" w:rsidRPr="00B05784" w:rsidRDefault="009C4105" w:rsidP="000A3889">
            <w:pPr>
              <w:pStyle w:val="Tabletext0"/>
              <w:jc w:val="center"/>
            </w:pPr>
          </w:p>
        </w:tc>
        <w:tc>
          <w:tcPr>
            <w:tcW w:w="387" w:type="dxa"/>
          </w:tcPr>
          <w:p w14:paraId="5038CB1C" w14:textId="77777777" w:rsidR="009C4105" w:rsidRPr="00B05784" w:rsidRDefault="009C4105" w:rsidP="000A3889">
            <w:pPr>
              <w:pStyle w:val="Tabletext0"/>
              <w:jc w:val="center"/>
            </w:pPr>
          </w:p>
        </w:tc>
        <w:tc>
          <w:tcPr>
            <w:tcW w:w="386" w:type="dxa"/>
          </w:tcPr>
          <w:p w14:paraId="2DD4D44E" w14:textId="77777777" w:rsidR="009C4105" w:rsidRPr="00B05784" w:rsidRDefault="009C4105" w:rsidP="000A3889">
            <w:pPr>
              <w:pStyle w:val="Tabletext0"/>
              <w:jc w:val="center"/>
            </w:pPr>
          </w:p>
        </w:tc>
        <w:tc>
          <w:tcPr>
            <w:tcW w:w="3376" w:type="dxa"/>
          </w:tcPr>
          <w:p w14:paraId="58E173B9" w14:textId="77777777" w:rsidR="009C4105" w:rsidRPr="00B05784" w:rsidRDefault="009C4105" w:rsidP="000A3889">
            <w:pPr>
              <w:pStyle w:val="Tabletext0"/>
            </w:pPr>
            <w:r>
              <w:t>See Section 11.2.7/G.988 (08/2019).</w:t>
            </w:r>
          </w:p>
        </w:tc>
      </w:tr>
    </w:tbl>
    <w:p w14:paraId="0A5F63CE" w14:textId="77777777" w:rsidR="009C4105" w:rsidRDefault="009C4105" w:rsidP="009C4105">
      <w:pPr>
        <w:pStyle w:val="Body"/>
      </w:pPr>
    </w:p>
    <w:p w14:paraId="088492E8" w14:textId="77777777" w:rsidR="009C4105" w:rsidRDefault="009C4105" w:rsidP="009C4105">
      <w:pPr>
        <w:pStyle w:val="Body"/>
      </w:pPr>
    </w:p>
    <w:p w14:paraId="6104832E" w14:textId="77777777" w:rsidR="009C4105" w:rsidRPr="001B4DD0" w:rsidRDefault="009C4105" w:rsidP="009C4105">
      <w:pPr>
        <w:pStyle w:val="Body"/>
      </w:pPr>
    </w:p>
    <w:p w14:paraId="05295EB2" w14:textId="77777777" w:rsidR="009C4105" w:rsidRDefault="009C4105" w:rsidP="009C4105">
      <w:pPr>
        <w:pStyle w:val="Heading3"/>
      </w:pPr>
      <w:bookmarkStart w:id="164" w:name="_Toc33697797"/>
      <w:r>
        <w:t>POTS on-demand self-tests</w:t>
      </w:r>
      <w:bookmarkEnd w:id="164"/>
      <w:r>
        <w:t xml:space="preserve"> </w:t>
      </w:r>
    </w:p>
    <w:p w14:paraId="1F22841E" w14:textId="77777777" w:rsidR="009C4105" w:rsidRPr="0031554D" w:rsidRDefault="009C4105" w:rsidP="009C4105">
      <w:pPr>
        <w:rPr>
          <w:rFonts w:ascii="Book Antiqua" w:hAnsi="Book Antiqua"/>
          <w:color w:val="000000"/>
        </w:rPr>
      </w:pPr>
      <w:r>
        <w:rPr>
          <w:rFonts w:ascii="Book Antiqua" w:hAnsi="Book Antiqua"/>
        </w:rPr>
        <w:t>T</w:t>
      </w:r>
      <w:r w:rsidRPr="0031554D">
        <w:rPr>
          <w:rFonts w:ascii="Book Antiqua" w:hAnsi="Book Antiqua"/>
        </w:rPr>
        <w:t>he following BORSCHT tests are included in G.988 POTS Self-Tests:</w:t>
      </w:r>
    </w:p>
    <w:p w14:paraId="0A33483F" w14:textId="77777777" w:rsidR="009C4105" w:rsidRPr="0031554D" w:rsidRDefault="009C4105" w:rsidP="00635AB1">
      <w:pPr>
        <w:pStyle w:val="ListParagraph"/>
        <w:numPr>
          <w:ilvl w:val="0"/>
          <w:numId w:val="26"/>
        </w:numPr>
        <w:spacing w:before="120" w:after="0"/>
        <w:rPr>
          <w:rFonts w:ascii="Book Antiqua" w:hAnsi="Book Antiqua"/>
          <w:color w:val="000000"/>
        </w:rPr>
      </w:pPr>
      <w:r w:rsidRPr="0031554D">
        <w:rPr>
          <w:rFonts w:ascii="Book Antiqua" w:hAnsi="Book Antiqua"/>
          <w:color w:val="000000"/>
        </w:rPr>
        <w:t>Battery Feed Test</w:t>
      </w:r>
    </w:p>
    <w:p w14:paraId="6C674817" w14:textId="77777777" w:rsidR="009C4105" w:rsidRPr="0031554D" w:rsidRDefault="009C4105" w:rsidP="00635AB1">
      <w:pPr>
        <w:pStyle w:val="ListParagraph"/>
        <w:numPr>
          <w:ilvl w:val="0"/>
          <w:numId w:val="26"/>
        </w:numPr>
        <w:spacing w:before="120" w:after="0"/>
        <w:rPr>
          <w:rFonts w:ascii="Book Antiqua" w:hAnsi="Book Antiqua"/>
          <w:color w:val="000000"/>
        </w:rPr>
      </w:pPr>
      <w:r w:rsidRPr="0031554D">
        <w:rPr>
          <w:rFonts w:ascii="Book Antiqua" w:hAnsi="Book Antiqua"/>
          <w:color w:val="000000"/>
        </w:rPr>
        <w:t>Ringing Test</w:t>
      </w:r>
    </w:p>
    <w:p w14:paraId="514584D4" w14:textId="77777777" w:rsidR="009C4105" w:rsidRPr="0031554D" w:rsidRDefault="009C4105" w:rsidP="009C4105">
      <w:pPr>
        <w:rPr>
          <w:rFonts w:ascii="Book Antiqua" w:hAnsi="Book Antiqua"/>
        </w:rPr>
      </w:pPr>
    </w:p>
    <w:p w14:paraId="73059733" w14:textId="77777777" w:rsidR="009C4105" w:rsidRDefault="009C4105" w:rsidP="009C4105">
      <w:pPr>
        <w:pStyle w:val="Body"/>
      </w:pPr>
      <w:r>
        <w:lastRenderedPageBreak/>
        <w:t>The present specification modifies Byte 10 of the Test Class 0 of the</w:t>
      </w:r>
      <w:r w:rsidRPr="002A5017">
        <w:t xml:space="preserve"> PPTP POTS UNI entity class</w:t>
      </w:r>
      <w:r>
        <w:t xml:space="preserve"> test result message format originally specified in section A.3.39.3 of G.988 (08/2019). Along with the passed/fail test result, the test result message reports </w:t>
      </w:r>
      <w:r>
        <w:rPr>
          <w:rFonts w:cs="Arial"/>
        </w:rPr>
        <w:t>the first self-</w:t>
      </w:r>
      <w:r w:rsidRPr="0031554D">
        <w:rPr>
          <w:rFonts w:cs="Arial"/>
        </w:rPr>
        <w:t>test that failed</w:t>
      </w:r>
      <w:r>
        <w:rPr>
          <w:rFonts w:cs="Arial"/>
        </w:rPr>
        <w:t xml:space="preserve"> (the ff-bits below). </w:t>
      </w:r>
      <w:r w:rsidRPr="0031554D">
        <w:rPr>
          <w:rFonts w:cs="Arial"/>
        </w:rPr>
        <w:t>If one of the BORSCHT self-test fails, testing is stopped and a technician is expected to address the issue before proceeding with additional self-tests.</w:t>
      </w:r>
    </w:p>
    <w:p w14:paraId="388665BB" w14:textId="77777777" w:rsidR="009C4105" w:rsidRDefault="009C4105" w:rsidP="009C4105">
      <w:pPr>
        <w:pStyle w:val="Body"/>
      </w:pPr>
      <w:r>
        <w:t xml:space="preserve"> </w:t>
      </w:r>
    </w:p>
    <w:p w14:paraId="16F9877C" w14:textId="77777777" w:rsidR="009C4105" w:rsidRDefault="009C4105" w:rsidP="009C4105">
      <w:pPr>
        <w:pStyle w:val="Body"/>
      </w:pPr>
      <w:r>
        <w:t>Test Class 0:</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841"/>
        <w:gridCol w:w="459"/>
        <w:gridCol w:w="370"/>
        <w:gridCol w:w="393"/>
        <w:gridCol w:w="393"/>
        <w:gridCol w:w="393"/>
        <w:gridCol w:w="393"/>
        <w:gridCol w:w="394"/>
        <w:gridCol w:w="393"/>
        <w:gridCol w:w="3206"/>
      </w:tblGrid>
      <w:tr w:rsidR="009C4105" w:rsidRPr="00B05784" w14:paraId="41186BD7" w14:textId="77777777" w:rsidTr="000A3889">
        <w:trPr>
          <w:cantSplit/>
          <w:tblHeader/>
          <w:jc w:val="center"/>
        </w:trPr>
        <w:tc>
          <w:tcPr>
            <w:tcW w:w="1850" w:type="dxa"/>
          </w:tcPr>
          <w:p w14:paraId="7DCF5DA2" w14:textId="77777777" w:rsidR="009C4105" w:rsidRPr="00B05784" w:rsidRDefault="009C4105" w:rsidP="000A3889">
            <w:pPr>
              <w:pStyle w:val="Tablehead"/>
            </w:pPr>
            <w:r w:rsidRPr="00B05784">
              <w:t>Field</w:t>
            </w:r>
          </w:p>
        </w:tc>
        <w:tc>
          <w:tcPr>
            <w:tcW w:w="841" w:type="dxa"/>
          </w:tcPr>
          <w:p w14:paraId="17481BE5" w14:textId="77777777" w:rsidR="009C4105" w:rsidRPr="00B05784" w:rsidRDefault="009C4105" w:rsidP="000A3889">
            <w:pPr>
              <w:pStyle w:val="Tablehead"/>
            </w:pPr>
            <w:r w:rsidRPr="00B05784">
              <w:t>Byte</w:t>
            </w:r>
          </w:p>
        </w:tc>
        <w:tc>
          <w:tcPr>
            <w:tcW w:w="459" w:type="dxa"/>
          </w:tcPr>
          <w:p w14:paraId="4462E666" w14:textId="77777777" w:rsidR="009C4105" w:rsidRPr="00B05784" w:rsidRDefault="009C4105" w:rsidP="000A3889">
            <w:pPr>
              <w:pStyle w:val="Tablehead"/>
            </w:pPr>
            <w:r w:rsidRPr="00B05784">
              <w:t>8</w:t>
            </w:r>
          </w:p>
        </w:tc>
        <w:tc>
          <w:tcPr>
            <w:tcW w:w="370" w:type="dxa"/>
          </w:tcPr>
          <w:p w14:paraId="212DB877" w14:textId="77777777" w:rsidR="009C4105" w:rsidRPr="00B05784" w:rsidRDefault="009C4105" w:rsidP="000A3889">
            <w:pPr>
              <w:pStyle w:val="Tablehead"/>
            </w:pPr>
            <w:r w:rsidRPr="00B05784">
              <w:t>7</w:t>
            </w:r>
          </w:p>
        </w:tc>
        <w:tc>
          <w:tcPr>
            <w:tcW w:w="393" w:type="dxa"/>
          </w:tcPr>
          <w:p w14:paraId="720A65CC" w14:textId="77777777" w:rsidR="009C4105" w:rsidRPr="00B05784" w:rsidRDefault="009C4105" w:rsidP="000A3889">
            <w:pPr>
              <w:pStyle w:val="Tablehead"/>
            </w:pPr>
            <w:r w:rsidRPr="00B05784">
              <w:t>6</w:t>
            </w:r>
          </w:p>
        </w:tc>
        <w:tc>
          <w:tcPr>
            <w:tcW w:w="393" w:type="dxa"/>
          </w:tcPr>
          <w:p w14:paraId="13F048A2" w14:textId="77777777" w:rsidR="009C4105" w:rsidRPr="00B05784" w:rsidRDefault="009C4105" w:rsidP="000A3889">
            <w:pPr>
              <w:pStyle w:val="Tablehead"/>
            </w:pPr>
            <w:r w:rsidRPr="00B05784">
              <w:t>5</w:t>
            </w:r>
          </w:p>
        </w:tc>
        <w:tc>
          <w:tcPr>
            <w:tcW w:w="393" w:type="dxa"/>
          </w:tcPr>
          <w:p w14:paraId="041F3CB5" w14:textId="77777777" w:rsidR="009C4105" w:rsidRPr="00B05784" w:rsidRDefault="009C4105" w:rsidP="000A3889">
            <w:pPr>
              <w:pStyle w:val="Tablehead"/>
            </w:pPr>
            <w:r w:rsidRPr="00B05784">
              <w:t>4</w:t>
            </w:r>
          </w:p>
        </w:tc>
        <w:tc>
          <w:tcPr>
            <w:tcW w:w="393" w:type="dxa"/>
          </w:tcPr>
          <w:p w14:paraId="3D6894AA" w14:textId="77777777" w:rsidR="009C4105" w:rsidRPr="00B05784" w:rsidRDefault="009C4105" w:rsidP="000A3889">
            <w:pPr>
              <w:pStyle w:val="Tablehead"/>
            </w:pPr>
            <w:r w:rsidRPr="00B05784">
              <w:t>3</w:t>
            </w:r>
          </w:p>
        </w:tc>
        <w:tc>
          <w:tcPr>
            <w:tcW w:w="394" w:type="dxa"/>
          </w:tcPr>
          <w:p w14:paraId="701C1E56" w14:textId="77777777" w:rsidR="009C4105" w:rsidRPr="00B05784" w:rsidRDefault="009C4105" w:rsidP="000A3889">
            <w:pPr>
              <w:pStyle w:val="Tablehead"/>
            </w:pPr>
            <w:r w:rsidRPr="00B05784">
              <w:t>2</w:t>
            </w:r>
          </w:p>
        </w:tc>
        <w:tc>
          <w:tcPr>
            <w:tcW w:w="393" w:type="dxa"/>
          </w:tcPr>
          <w:p w14:paraId="01C4CE9E" w14:textId="77777777" w:rsidR="009C4105" w:rsidRPr="00B05784" w:rsidRDefault="009C4105" w:rsidP="000A3889">
            <w:pPr>
              <w:pStyle w:val="Tablehead"/>
            </w:pPr>
            <w:r w:rsidRPr="00B05784">
              <w:t>1</w:t>
            </w:r>
          </w:p>
        </w:tc>
        <w:tc>
          <w:tcPr>
            <w:tcW w:w="3206" w:type="dxa"/>
          </w:tcPr>
          <w:p w14:paraId="76374329" w14:textId="77777777" w:rsidR="009C4105" w:rsidRPr="00B05784" w:rsidRDefault="009C4105" w:rsidP="000A3889">
            <w:pPr>
              <w:pStyle w:val="Tablehead"/>
            </w:pPr>
            <w:r w:rsidRPr="00B05784">
              <w:t>Comments</w:t>
            </w:r>
          </w:p>
        </w:tc>
      </w:tr>
      <w:tr w:rsidR="009C4105" w:rsidRPr="00B05784" w14:paraId="2BD789E3" w14:textId="77777777" w:rsidTr="000A3889">
        <w:trPr>
          <w:cantSplit/>
          <w:jc w:val="center"/>
        </w:trPr>
        <w:tc>
          <w:tcPr>
            <w:tcW w:w="1850" w:type="dxa"/>
          </w:tcPr>
          <w:p w14:paraId="60EDEFE5" w14:textId="77777777" w:rsidR="009C4105" w:rsidRPr="00B05784" w:rsidRDefault="009C4105" w:rsidP="000A3889">
            <w:pPr>
              <w:pStyle w:val="Tabletext0"/>
            </w:pPr>
            <w:r w:rsidRPr="00B05784">
              <w:t>Transaction correlation identifier</w:t>
            </w:r>
          </w:p>
        </w:tc>
        <w:tc>
          <w:tcPr>
            <w:tcW w:w="841" w:type="dxa"/>
          </w:tcPr>
          <w:p w14:paraId="23190766" w14:textId="77777777" w:rsidR="009C4105" w:rsidRPr="00B05784" w:rsidRDefault="009C4105" w:rsidP="000A3889">
            <w:pPr>
              <w:pStyle w:val="Tabletext0"/>
              <w:jc w:val="center"/>
            </w:pPr>
            <w:r w:rsidRPr="00B05784">
              <w:t>1-2</w:t>
            </w:r>
          </w:p>
        </w:tc>
        <w:tc>
          <w:tcPr>
            <w:tcW w:w="459" w:type="dxa"/>
          </w:tcPr>
          <w:p w14:paraId="123D9A6A" w14:textId="77777777" w:rsidR="009C4105" w:rsidRPr="00B05784" w:rsidRDefault="009C4105" w:rsidP="000A3889">
            <w:pPr>
              <w:pStyle w:val="Tabletext0"/>
            </w:pPr>
          </w:p>
        </w:tc>
        <w:tc>
          <w:tcPr>
            <w:tcW w:w="370" w:type="dxa"/>
          </w:tcPr>
          <w:p w14:paraId="60599D7C" w14:textId="77777777" w:rsidR="009C4105" w:rsidRPr="00B05784" w:rsidRDefault="009C4105" w:rsidP="000A3889">
            <w:pPr>
              <w:pStyle w:val="Tabletext0"/>
            </w:pPr>
          </w:p>
        </w:tc>
        <w:tc>
          <w:tcPr>
            <w:tcW w:w="393" w:type="dxa"/>
          </w:tcPr>
          <w:p w14:paraId="68FB9B1A" w14:textId="77777777" w:rsidR="009C4105" w:rsidRPr="00B05784" w:rsidRDefault="009C4105" w:rsidP="000A3889">
            <w:pPr>
              <w:pStyle w:val="Tabletext0"/>
            </w:pPr>
          </w:p>
        </w:tc>
        <w:tc>
          <w:tcPr>
            <w:tcW w:w="393" w:type="dxa"/>
          </w:tcPr>
          <w:p w14:paraId="177A145B" w14:textId="77777777" w:rsidR="009C4105" w:rsidRPr="00B05784" w:rsidRDefault="009C4105" w:rsidP="000A3889">
            <w:pPr>
              <w:pStyle w:val="Tabletext0"/>
            </w:pPr>
          </w:p>
        </w:tc>
        <w:tc>
          <w:tcPr>
            <w:tcW w:w="393" w:type="dxa"/>
          </w:tcPr>
          <w:p w14:paraId="416BADB7" w14:textId="77777777" w:rsidR="009C4105" w:rsidRPr="00B05784" w:rsidRDefault="009C4105" w:rsidP="000A3889">
            <w:pPr>
              <w:pStyle w:val="Tabletext0"/>
            </w:pPr>
          </w:p>
        </w:tc>
        <w:tc>
          <w:tcPr>
            <w:tcW w:w="393" w:type="dxa"/>
          </w:tcPr>
          <w:p w14:paraId="5AF42A55" w14:textId="77777777" w:rsidR="009C4105" w:rsidRPr="00B05784" w:rsidRDefault="009C4105" w:rsidP="000A3889">
            <w:pPr>
              <w:pStyle w:val="Tabletext0"/>
            </w:pPr>
          </w:p>
        </w:tc>
        <w:tc>
          <w:tcPr>
            <w:tcW w:w="394" w:type="dxa"/>
          </w:tcPr>
          <w:p w14:paraId="6408EB73" w14:textId="77777777" w:rsidR="009C4105" w:rsidRPr="00B05784" w:rsidRDefault="009C4105" w:rsidP="000A3889">
            <w:pPr>
              <w:pStyle w:val="Tabletext0"/>
            </w:pPr>
          </w:p>
        </w:tc>
        <w:tc>
          <w:tcPr>
            <w:tcW w:w="393" w:type="dxa"/>
          </w:tcPr>
          <w:p w14:paraId="453D7C2F" w14:textId="77777777" w:rsidR="009C4105" w:rsidRPr="00B05784" w:rsidRDefault="009C4105" w:rsidP="000A3889">
            <w:pPr>
              <w:pStyle w:val="Tabletext0"/>
            </w:pPr>
          </w:p>
        </w:tc>
        <w:tc>
          <w:tcPr>
            <w:tcW w:w="3206" w:type="dxa"/>
          </w:tcPr>
          <w:p w14:paraId="62D1F602" w14:textId="77777777" w:rsidR="009C4105" w:rsidRPr="00B05784" w:rsidRDefault="009C4105" w:rsidP="000A3889">
            <w:pPr>
              <w:pStyle w:val="Tabletext0"/>
            </w:pPr>
          </w:p>
        </w:tc>
      </w:tr>
      <w:tr w:rsidR="009C4105" w:rsidRPr="00B05784" w14:paraId="47CC2262" w14:textId="77777777" w:rsidTr="000A3889">
        <w:trPr>
          <w:cantSplit/>
          <w:jc w:val="center"/>
        </w:trPr>
        <w:tc>
          <w:tcPr>
            <w:tcW w:w="1850" w:type="dxa"/>
          </w:tcPr>
          <w:p w14:paraId="06D1972B" w14:textId="77777777" w:rsidR="009C4105" w:rsidRPr="00B05784" w:rsidRDefault="009C4105" w:rsidP="000A3889">
            <w:pPr>
              <w:pStyle w:val="Tabletext0"/>
            </w:pPr>
            <w:r w:rsidRPr="00B05784">
              <w:t>Message type</w:t>
            </w:r>
          </w:p>
        </w:tc>
        <w:tc>
          <w:tcPr>
            <w:tcW w:w="841" w:type="dxa"/>
          </w:tcPr>
          <w:p w14:paraId="31A10DF6" w14:textId="77777777" w:rsidR="009C4105" w:rsidRPr="00B05784" w:rsidRDefault="009C4105" w:rsidP="000A3889">
            <w:pPr>
              <w:pStyle w:val="Tabletext0"/>
              <w:jc w:val="center"/>
            </w:pPr>
            <w:r w:rsidRPr="00B05784">
              <w:t>3</w:t>
            </w:r>
          </w:p>
        </w:tc>
        <w:tc>
          <w:tcPr>
            <w:tcW w:w="459" w:type="dxa"/>
          </w:tcPr>
          <w:p w14:paraId="0AA158D5" w14:textId="77777777" w:rsidR="009C4105" w:rsidRPr="00B05784" w:rsidRDefault="009C4105" w:rsidP="000A3889">
            <w:pPr>
              <w:pStyle w:val="Tabletext0"/>
            </w:pPr>
            <w:r w:rsidRPr="00B05784">
              <w:t>0</w:t>
            </w:r>
          </w:p>
        </w:tc>
        <w:tc>
          <w:tcPr>
            <w:tcW w:w="370" w:type="dxa"/>
          </w:tcPr>
          <w:p w14:paraId="6AD99B46" w14:textId="77777777" w:rsidR="009C4105" w:rsidRPr="00B05784" w:rsidRDefault="009C4105" w:rsidP="000A3889">
            <w:pPr>
              <w:pStyle w:val="Tabletext0"/>
            </w:pPr>
            <w:r w:rsidRPr="00B05784">
              <w:t>0</w:t>
            </w:r>
          </w:p>
        </w:tc>
        <w:tc>
          <w:tcPr>
            <w:tcW w:w="393" w:type="dxa"/>
          </w:tcPr>
          <w:p w14:paraId="3926B99A" w14:textId="77777777" w:rsidR="009C4105" w:rsidRPr="00B05784" w:rsidRDefault="009C4105" w:rsidP="000A3889">
            <w:pPr>
              <w:pStyle w:val="Tabletext0"/>
            </w:pPr>
            <w:r w:rsidRPr="00B05784">
              <w:t>0</w:t>
            </w:r>
          </w:p>
        </w:tc>
        <w:tc>
          <w:tcPr>
            <w:tcW w:w="393" w:type="dxa"/>
          </w:tcPr>
          <w:p w14:paraId="1DAB1573" w14:textId="77777777" w:rsidR="009C4105" w:rsidRPr="00B05784" w:rsidRDefault="009C4105" w:rsidP="000A3889">
            <w:pPr>
              <w:pStyle w:val="Tabletext0"/>
            </w:pPr>
          </w:p>
        </w:tc>
        <w:tc>
          <w:tcPr>
            <w:tcW w:w="393" w:type="dxa"/>
          </w:tcPr>
          <w:p w14:paraId="4762A1B6" w14:textId="77777777" w:rsidR="009C4105" w:rsidRPr="00B05784" w:rsidRDefault="009C4105" w:rsidP="000A3889">
            <w:pPr>
              <w:pStyle w:val="Tabletext0"/>
            </w:pPr>
          </w:p>
        </w:tc>
        <w:tc>
          <w:tcPr>
            <w:tcW w:w="393" w:type="dxa"/>
          </w:tcPr>
          <w:p w14:paraId="2DE2A127" w14:textId="77777777" w:rsidR="009C4105" w:rsidRPr="00B05784" w:rsidRDefault="009C4105" w:rsidP="000A3889">
            <w:pPr>
              <w:pStyle w:val="Tabletext0"/>
            </w:pPr>
          </w:p>
        </w:tc>
        <w:tc>
          <w:tcPr>
            <w:tcW w:w="394" w:type="dxa"/>
          </w:tcPr>
          <w:p w14:paraId="6A4D2D6E" w14:textId="77777777" w:rsidR="009C4105" w:rsidRPr="00B05784" w:rsidRDefault="009C4105" w:rsidP="000A3889">
            <w:pPr>
              <w:pStyle w:val="Tabletext0"/>
            </w:pPr>
          </w:p>
        </w:tc>
        <w:tc>
          <w:tcPr>
            <w:tcW w:w="393" w:type="dxa"/>
          </w:tcPr>
          <w:p w14:paraId="2DD4D41E" w14:textId="77777777" w:rsidR="009C4105" w:rsidRPr="00B05784" w:rsidRDefault="009C4105" w:rsidP="000A3889">
            <w:pPr>
              <w:pStyle w:val="Tabletext0"/>
            </w:pPr>
          </w:p>
        </w:tc>
        <w:tc>
          <w:tcPr>
            <w:tcW w:w="3206" w:type="dxa"/>
          </w:tcPr>
          <w:p w14:paraId="58DA3FBD" w14:textId="77777777" w:rsidR="009C4105" w:rsidRPr="00B05784" w:rsidRDefault="009C4105" w:rsidP="000A3889">
            <w:pPr>
              <w:pStyle w:val="Tabletext0"/>
            </w:pPr>
            <w:r w:rsidRPr="00B05784">
              <w:t>DB = 0, AR = 0, AK = 0</w:t>
            </w:r>
            <w:r w:rsidRPr="00B05784">
              <w:br/>
              <w:t>bits 5-1: action = test result</w:t>
            </w:r>
          </w:p>
        </w:tc>
      </w:tr>
      <w:tr w:rsidR="009C4105" w:rsidRPr="00B05784" w14:paraId="0A6BAC5F" w14:textId="77777777" w:rsidTr="000A3889">
        <w:trPr>
          <w:cantSplit/>
          <w:jc w:val="center"/>
        </w:trPr>
        <w:tc>
          <w:tcPr>
            <w:tcW w:w="1850" w:type="dxa"/>
          </w:tcPr>
          <w:p w14:paraId="7D4FD294" w14:textId="77777777" w:rsidR="009C4105" w:rsidRPr="00B05784" w:rsidRDefault="009C4105" w:rsidP="000A3889">
            <w:pPr>
              <w:pStyle w:val="Tabletext0"/>
            </w:pPr>
            <w:r w:rsidRPr="00B05784">
              <w:t>Device identifier</w:t>
            </w:r>
          </w:p>
        </w:tc>
        <w:tc>
          <w:tcPr>
            <w:tcW w:w="841" w:type="dxa"/>
          </w:tcPr>
          <w:p w14:paraId="7A4E74D1" w14:textId="77777777" w:rsidR="009C4105" w:rsidRPr="00B05784" w:rsidRDefault="009C4105" w:rsidP="000A3889">
            <w:pPr>
              <w:pStyle w:val="Tabletext0"/>
              <w:jc w:val="center"/>
            </w:pPr>
            <w:r w:rsidRPr="00B05784">
              <w:t>4</w:t>
            </w:r>
          </w:p>
        </w:tc>
        <w:tc>
          <w:tcPr>
            <w:tcW w:w="459" w:type="dxa"/>
          </w:tcPr>
          <w:p w14:paraId="2EE47C46" w14:textId="77777777" w:rsidR="009C4105" w:rsidRPr="00B05784" w:rsidRDefault="009C4105" w:rsidP="000A3889">
            <w:pPr>
              <w:pStyle w:val="Tabletext0"/>
              <w:jc w:val="center"/>
            </w:pPr>
            <w:r w:rsidRPr="00B05784">
              <w:t>0</w:t>
            </w:r>
          </w:p>
        </w:tc>
        <w:tc>
          <w:tcPr>
            <w:tcW w:w="370" w:type="dxa"/>
          </w:tcPr>
          <w:p w14:paraId="0E805722" w14:textId="77777777" w:rsidR="009C4105" w:rsidRPr="00B05784" w:rsidRDefault="009C4105" w:rsidP="000A3889">
            <w:pPr>
              <w:pStyle w:val="Tabletext0"/>
              <w:jc w:val="center"/>
            </w:pPr>
            <w:r w:rsidRPr="00B05784">
              <w:t>0</w:t>
            </w:r>
          </w:p>
        </w:tc>
        <w:tc>
          <w:tcPr>
            <w:tcW w:w="393" w:type="dxa"/>
          </w:tcPr>
          <w:p w14:paraId="6C9B74B0" w14:textId="77777777" w:rsidR="009C4105" w:rsidRPr="00B05784" w:rsidRDefault="009C4105" w:rsidP="000A3889">
            <w:pPr>
              <w:pStyle w:val="Tabletext0"/>
              <w:jc w:val="center"/>
            </w:pPr>
            <w:r w:rsidRPr="00B05784">
              <w:t>0</w:t>
            </w:r>
          </w:p>
        </w:tc>
        <w:tc>
          <w:tcPr>
            <w:tcW w:w="393" w:type="dxa"/>
          </w:tcPr>
          <w:p w14:paraId="22D86CC4" w14:textId="77777777" w:rsidR="009C4105" w:rsidRPr="00B05784" w:rsidRDefault="009C4105" w:rsidP="000A3889">
            <w:pPr>
              <w:pStyle w:val="Tabletext0"/>
              <w:jc w:val="center"/>
            </w:pPr>
            <w:r w:rsidRPr="00B05784">
              <w:t>0</w:t>
            </w:r>
          </w:p>
        </w:tc>
        <w:tc>
          <w:tcPr>
            <w:tcW w:w="393" w:type="dxa"/>
          </w:tcPr>
          <w:p w14:paraId="63D1532C" w14:textId="77777777" w:rsidR="009C4105" w:rsidRPr="00B05784" w:rsidRDefault="009C4105" w:rsidP="000A3889">
            <w:pPr>
              <w:pStyle w:val="Tabletext0"/>
              <w:jc w:val="center"/>
            </w:pPr>
            <w:r w:rsidRPr="00B05784">
              <w:t>1</w:t>
            </w:r>
          </w:p>
        </w:tc>
        <w:tc>
          <w:tcPr>
            <w:tcW w:w="393" w:type="dxa"/>
          </w:tcPr>
          <w:p w14:paraId="7070B31F" w14:textId="77777777" w:rsidR="009C4105" w:rsidRPr="00B05784" w:rsidRDefault="009C4105" w:rsidP="000A3889">
            <w:pPr>
              <w:pStyle w:val="Tabletext0"/>
              <w:jc w:val="center"/>
            </w:pPr>
            <w:r w:rsidRPr="00B05784">
              <w:t>0</w:t>
            </w:r>
          </w:p>
        </w:tc>
        <w:tc>
          <w:tcPr>
            <w:tcW w:w="394" w:type="dxa"/>
          </w:tcPr>
          <w:p w14:paraId="2E949AEF" w14:textId="77777777" w:rsidR="009C4105" w:rsidRPr="00B05784" w:rsidRDefault="009C4105" w:rsidP="000A3889">
            <w:pPr>
              <w:pStyle w:val="Tabletext0"/>
              <w:jc w:val="center"/>
            </w:pPr>
            <w:r w:rsidRPr="00B05784">
              <w:t>1</w:t>
            </w:r>
          </w:p>
        </w:tc>
        <w:tc>
          <w:tcPr>
            <w:tcW w:w="393" w:type="dxa"/>
          </w:tcPr>
          <w:p w14:paraId="1608813E" w14:textId="77777777" w:rsidR="009C4105" w:rsidRPr="00B05784" w:rsidRDefault="009C4105" w:rsidP="000A3889">
            <w:pPr>
              <w:pStyle w:val="Tabletext0"/>
              <w:jc w:val="center"/>
            </w:pPr>
            <w:r w:rsidRPr="00B05784">
              <w:t>0</w:t>
            </w:r>
          </w:p>
        </w:tc>
        <w:tc>
          <w:tcPr>
            <w:tcW w:w="3206" w:type="dxa"/>
          </w:tcPr>
          <w:p w14:paraId="5F52E6C3" w14:textId="77777777" w:rsidR="009C4105" w:rsidRPr="00B05784" w:rsidRDefault="009C4105" w:rsidP="000A3889">
            <w:pPr>
              <w:pStyle w:val="Tabletext0"/>
            </w:pPr>
            <w:r w:rsidRPr="00B05784">
              <w:t>OMCI = 0x0A</w:t>
            </w:r>
          </w:p>
        </w:tc>
      </w:tr>
      <w:tr w:rsidR="009C4105" w:rsidRPr="00B05784" w14:paraId="38D119C2" w14:textId="77777777" w:rsidTr="000A3889">
        <w:trPr>
          <w:cantSplit/>
          <w:jc w:val="center"/>
        </w:trPr>
        <w:tc>
          <w:tcPr>
            <w:tcW w:w="1850" w:type="dxa"/>
            <w:vMerge w:val="restart"/>
          </w:tcPr>
          <w:p w14:paraId="5FC070B5" w14:textId="77777777" w:rsidR="009C4105" w:rsidRPr="00B05784" w:rsidRDefault="009C4105" w:rsidP="000A3889">
            <w:pPr>
              <w:pStyle w:val="Tabletext0"/>
            </w:pPr>
            <w:r w:rsidRPr="00B05784">
              <w:t>Managed entity identifier</w:t>
            </w:r>
          </w:p>
        </w:tc>
        <w:tc>
          <w:tcPr>
            <w:tcW w:w="841" w:type="dxa"/>
          </w:tcPr>
          <w:p w14:paraId="74B0B26E" w14:textId="77777777" w:rsidR="009C4105" w:rsidRPr="00B05784" w:rsidRDefault="009C4105" w:rsidP="000A3889">
            <w:pPr>
              <w:pStyle w:val="Tabletext0"/>
              <w:jc w:val="center"/>
              <w:rPr>
                <w:lang w:eastAsia="ja-JP"/>
              </w:rPr>
            </w:pPr>
            <w:r w:rsidRPr="00B05784">
              <w:t>5-6</w:t>
            </w:r>
          </w:p>
        </w:tc>
        <w:tc>
          <w:tcPr>
            <w:tcW w:w="459" w:type="dxa"/>
          </w:tcPr>
          <w:p w14:paraId="39BA2EA1" w14:textId="77777777" w:rsidR="009C4105" w:rsidRPr="00B05784" w:rsidRDefault="009C4105" w:rsidP="000A3889">
            <w:pPr>
              <w:pStyle w:val="Tabletext0"/>
              <w:jc w:val="center"/>
            </w:pPr>
          </w:p>
        </w:tc>
        <w:tc>
          <w:tcPr>
            <w:tcW w:w="370" w:type="dxa"/>
          </w:tcPr>
          <w:p w14:paraId="369BBC51" w14:textId="77777777" w:rsidR="009C4105" w:rsidRPr="00B05784" w:rsidRDefault="009C4105" w:rsidP="000A3889">
            <w:pPr>
              <w:pStyle w:val="Tabletext0"/>
              <w:jc w:val="center"/>
            </w:pPr>
          </w:p>
        </w:tc>
        <w:tc>
          <w:tcPr>
            <w:tcW w:w="393" w:type="dxa"/>
          </w:tcPr>
          <w:p w14:paraId="0F944380" w14:textId="77777777" w:rsidR="009C4105" w:rsidRPr="00B05784" w:rsidRDefault="009C4105" w:rsidP="000A3889">
            <w:pPr>
              <w:pStyle w:val="Tabletext0"/>
              <w:jc w:val="center"/>
            </w:pPr>
          </w:p>
        </w:tc>
        <w:tc>
          <w:tcPr>
            <w:tcW w:w="393" w:type="dxa"/>
          </w:tcPr>
          <w:p w14:paraId="45EE3155" w14:textId="77777777" w:rsidR="009C4105" w:rsidRPr="00B05784" w:rsidRDefault="009C4105" w:rsidP="000A3889">
            <w:pPr>
              <w:pStyle w:val="Tabletext0"/>
              <w:jc w:val="center"/>
            </w:pPr>
          </w:p>
        </w:tc>
        <w:tc>
          <w:tcPr>
            <w:tcW w:w="393" w:type="dxa"/>
          </w:tcPr>
          <w:p w14:paraId="5DE76DAF" w14:textId="77777777" w:rsidR="009C4105" w:rsidRPr="00B05784" w:rsidRDefault="009C4105" w:rsidP="000A3889">
            <w:pPr>
              <w:pStyle w:val="Tabletext0"/>
              <w:jc w:val="center"/>
            </w:pPr>
          </w:p>
        </w:tc>
        <w:tc>
          <w:tcPr>
            <w:tcW w:w="393" w:type="dxa"/>
          </w:tcPr>
          <w:p w14:paraId="1267AA51" w14:textId="77777777" w:rsidR="009C4105" w:rsidRPr="00B05784" w:rsidRDefault="009C4105" w:rsidP="000A3889">
            <w:pPr>
              <w:pStyle w:val="Tabletext0"/>
              <w:jc w:val="center"/>
            </w:pPr>
          </w:p>
        </w:tc>
        <w:tc>
          <w:tcPr>
            <w:tcW w:w="394" w:type="dxa"/>
          </w:tcPr>
          <w:p w14:paraId="2DFDB3CD" w14:textId="77777777" w:rsidR="009C4105" w:rsidRPr="00B05784" w:rsidRDefault="009C4105" w:rsidP="000A3889">
            <w:pPr>
              <w:pStyle w:val="Tabletext0"/>
              <w:jc w:val="center"/>
            </w:pPr>
          </w:p>
        </w:tc>
        <w:tc>
          <w:tcPr>
            <w:tcW w:w="393" w:type="dxa"/>
          </w:tcPr>
          <w:p w14:paraId="78E79929" w14:textId="77777777" w:rsidR="009C4105" w:rsidRPr="00B05784" w:rsidRDefault="009C4105" w:rsidP="000A3889">
            <w:pPr>
              <w:pStyle w:val="Tabletext0"/>
              <w:jc w:val="center"/>
            </w:pPr>
          </w:p>
        </w:tc>
        <w:tc>
          <w:tcPr>
            <w:tcW w:w="3206" w:type="dxa"/>
          </w:tcPr>
          <w:p w14:paraId="67EBA3FE" w14:textId="77777777" w:rsidR="009C4105" w:rsidRPr="00B05784" w:rsidRDefault="009C4105" w:rsidP="000A3889">
            <w:pPr>
              <w:pStyle w:val="Tabletext0"/>
            </w:pPr>
            <w:r w:rsidRPr="00B05784">
              <w:t xml:space="preserve">Entity class. </w:t>
            </w:r>
          </w:p>
          <w:p w14:paraId="55FF28E7" w14:textId="77777777" w:rsidR="009C4105" w:rsidRPr="00B05784" w:rsidRDefault="009C4105" w:rsidP="000A3889">
            <w:pPr>
              <w:pStyle w:val="Tabletext0"/>
            </w:pPr>
            <w:r w:rsidRPr="00B05784">
              <w:t>NOTE – This message format pertains to PPTP POTS UNI entity class.</w:t>
            </w:r>
          </w:p>
        </w:tc>
      </w:tr>
      <w:tr w:rsidR="009C4105" w:rsidRPr="00B05784" w14:paraId="0DAA0521" w14:textId="77777777" w:rsidTr="000A3889">
        <w:trPr>
          <w:cantSplit/>
          <w:jc w:val="center"/>
        </w:trPr>
        <w:tc>
          <w:tcPr>
            <w:tcW w:w="1850" w:type="dxa"/>
            <w:vMerge/>
          </w:tcPr>
          <w:p w14:paraId="48D5FA46" w14:textId="77777777" w:rsidR="009C4105" w:rsidRPr="00B05784" w:rsidRDefault="009C4105" w:rsidP="000A3889">
            <w:pPr>
              <w:pStyle w:val="Tabletext0"/>
            </w:pPr>
          </w:p>
        </w:tc>
        <w:tc>
          <w:tcPr>
            <w:tcW w:w="841" w:type="dxa"/>
          </w:tcPr>
          <w:p w14:paraId="53EF1E41" w14:textId="77777777" w:rsidR="009C4105" w:rsidRPr="00B05784" w:rsidRDefault="009C4105" w:rsidP="000A3889">
            <w:pPr>
              <w:pStyle w:val="Tabletext0"/>
              <w:jc w:val="center"/>
              <w:rPr>
                <w:lang w:eastAsia="ja-JP"/>
              </w:rPr>
            </w:pPr>
            <w:r w:rsidRPr="00B05784">
              <w:t>7-8</w:t>
            </w:r>
          </w:p>
        </w:tc>
        <w:tc>
          <w:tcPr>
            <w:tcW w:w="459" w:type="dxa"/>
          </w:tcPr>
          <w:p w14:paraId="176880C0" w14:textId="77777777" w:rsidR="009C4105" w:rsidRPr="00B05784" w:rsidRDefault="009C4105" w:rsidP="000A3889">
            <w:pPr>
              <w:pStyle w:val="Tabletext0"/>
            </w:pPr>
          </w:p>
        </w:tc>
        <w:tc>
          <w:tcPr>
            <w:tcW w:w="370" w:type="dxa"/>
          </w:tcPr>
          <w:p w14:paraId="1F201720" w14:textId="77777777" w:rsidR="009C4105" w:rsidRPr="00B05784" w:rsidRDefault="009C4105" w:rsidP="000A3889">
            <w:pPr>
              <w:pStyle w:val="Tabletext0"/>
            </w:pPr>
          </w:p>
        </w:tc>
        <w:tc>
          <w:tcPr>
            <w:tcW w:w="393" w:type="dxa"/>
          </w:tcPr>
          <w:p w14:paraId="2D23E425" w14:textId="77777777" w:rsidR="009C4105" w:rsidRPr="00B05784" w:rsidRDefault="009C4105" w:rsidP="000A3889">
            <w:pPr>
              <w:pStyle w:val="Tabletext0"/>
            </w:pPr>
          </w:p>
        </w:tc>
        <w:tc>
          <w:tcPr>
            <w:tcW w:w="393" w:type="dxa"/>
          </w:tcPr>
          <w:p w14:paraId="54F417C9" w14:textId="77777777" w:rsidR="009C4105" w:rsidRPr="00B05784" w:rsidRDefault="009C4105" w:rsidP="000A3889">
            <w:pPr>
              <w:pStyle w:val="Tabletext0"/>
            </w:pPr>
          </w:p>
        </w:tc>
        <w:tc>
          <w:tcPr>
            <w:tcW w:w="393" w:type="dxa"/>
          </w:tcPr>
          <w:p w14:paraId="33416AA3" w14:textId="77777777" w:rsidR="009C4105" w:rsidRPr="00B05784" w:rsidRDefault="009C4105" w:rsidP="000A3889">
            <w:pPr>
              <w:pStyle w:val="Tabletext0"/>
            </w:pPr>
          </w:p>
        </w:tc>
        <w:tc>
          <w:tcPr>
            <w:tcW w:w="393" w:type="dxa"/>
          </w:tcPr>
          <w:p w14:paraId="6FA4C947" w14:textId="77777777" w:rsidR="009C4105" w:rsidRPr="00B05784" w:rsidRDefault="009C4105" w:rsidP="000A3889">
            <w:pPr>
              <w:pStyle w:val="Tabletext0"/>
            </w:pPr>
          </w:p>
        </w:tc>
        <w:tc>
          <w:tcPr>
            <w:tcW w:w="394" w:type="dxa"/>
          </w:tcPr>
          <w:p w14:paraId="1FCA8F5F" w14:textId="77777777" w:rsidR="009C4105" w:rsidRPr="00B05784" w:rsidRDefault="009C4105" w:rsidP="000A3889">
            <w:pPr>
              <w:pStyle w:val="Tabletext0"/>
            </w:pPr>
          </w:p>
        </w:tc>
        <w:tc>
          <w:tcPr>
            <w:tcW w:w="393" w:type="dxa"/>
          </w:tcPr>
          <w:p w14:paraId="38EAFC9D" w14:textId="77777777" w:rsidR="009C4105" w:rsidRPr="00B05784" w:rsidRDefault="009C4105" w:rsidP="000A3889">
            <w:pPr>
              <w:pStyle w:val="Tabletext0"/>
            </w:pPr>
          </w:p>
        </w:tc>
        <w:tc>
          <w:tcPr>
            <w:tcW w:w="3206" w:type="dxa"/>
          </w:tcPr>
          <w:p w14:paraId="29E9E95B" w14:textId="77777777" w:rsidR="009C4105" w:rsidRPr="00B05784" w:rsidRDefault="009C4105" w:rsidP="000A3889">
            <w:pPr>
              <w:pStyle w:val="Tabletext0"/>
            </w:pPr>
            <w:r w:rsidRPr="00B05784">
              <w:t xml:space="preserve">Entity instance </w:t>
            </w:r>
          </w:p>
        </w:tc>
      </w:tr>
      <w:tr w:rsidR="009C4105" w:rsidRPr="00B05784" w14:paraId="22F6EC9D"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val="restart"/>
            <w:tcBorders>
              <w:top w:val="single" w:sz="4" w:space="0" w:color="auto"/>
              <w:left w:val="single" w:sz="4" w:space="0" w:color="auto"/>
              <w:bottom w:val="single" w:sz="4" w:space="0" w:color="auto"/>
              <w:right w:val="single" w:sz="4" w:space="0" w:color="auto"/>
            </w:tcBorders>
          </w:tcPr>
          <w:p w14:paraId="4E9377E3" w14:textId="77777777" w:rsidR="009C4105" w:rsidRPr="00B05784" w:rsidRDefault="009C4105" w:rsidP="000A3889">
            <w:pPr>
              <w:pStyle w:val="Tabletext0"/>
            </w:pPr>
            <w:r w:rsidRPr="00B05784">
              <w:t>Message contents</w:t>
            </w:r>
          </w:p>
        </w:tc>
        <w:tc>
          <w:tcPr>
            <w:tcW w:w="841" w:type="dxa"/>
            <w:tcBorders>
              <w:top w:val="single" w:sz="4" w:space="0" w:color="auto"/>
              <w:left w:val="single" w:sz="4" w:space="0" w:color="auto"/>
              <w:bottom w:val="single" w:sz="4" w:space="0" w:color="auto"/>
              <w:right w:val="single" w:sz="4" w:space="0" w:color="auto"/>
            </w:tcBorders>
          </w:tcPr>
          <w:p w14:paraId="0A6B2273" w14:textId="77777777" w:rsidR="009C4105" w:rsidRPr="00B05784" w:rsidRDefault="009C4105" w:rsidP="000A3889">
            <w:pPr>
              <w:pStyle w:val="Tabletext0"/>
              <w:jc w:val="center"/>
            </w:pPr>
            <w:r w:rsidRPr="00B05784">
              <w:t>9</w:t>
            </w:r>
          </w:p>
        </w:tc>
        <w:tc>
          <w:tcPr>
            <w:tcW w:w="459" w:type="dxa"/>
            <w:tcBorders>
              <w:top w:val="single" w:sz="4" w:space="0" w:color="auto"/>
              <w:left w:val="single" w:sz="4" w:space="0" w:color="auto"/>
              <w:bottom w:val="single" w:sz="4" w:space="0" w:color="auto"/>
              <w:right w:val="single" w:sz="4" w:space="0" w:color="auto"/>
            </w:tcBorders>
          </w:tcPr>
          <w:p w14:paraId="4B15473B" w14:textId="77777777" w:rsidR="009C4105" w:rsidRPr="00B05784" w:rsidRDefault="009C4105" w:rsidP="000A3889">
            <w:pPr>
              <w:pStyle w:val="Tabletext0"/>
              <w:jc w:val="center"/>
            </w:pPr>
            <w:r w:rsidRPr="00B05784">
              <w:t>0</w:t>
            </w:r>
          </w:p>
        </w:tc>
        <w:tc>
          <w:tcPr>
            <w:tcW w:w="370" w:type="dxa"/>
            <w:tcBorders>
              <w:top w:val="single" w:sz="4" w:space="0" w:color="auto"/>
              <w:left w:val="single" w:sz="4" w:space="0" w:color="auto"/>
              <w:bottom w:val="single" w:sz="4" w:space="0" w:color="auto"/>
              <w:right w:val="single" w:sz="4" w:space="0" w:color="auto"/>
            </w:tcBorders>
          </w:tcPr>
          <w:p w14:paraId="0A5A77C8" w14:textId="77777777" w:rsidR="009C4105" w:rsidRPr="00B05784" w:rsidRDefault="009C4105" w:rsidP="000A3889">
            <w:pPr>
              <w:pStyle w:val="Tabletext0"/>
              <w:jc w:val="center"/>
            </w:pPr>
            <w:r w:rsidRPr="00B05784">
              <w:t>0</w:t>
            </w:r>
          </w:p>
        </w:tc>
        <w:tc>
          <w:tcPr>
            <w:tcW w:w="393" w:type="dxa"/>
            <w:tcBorders>
              <w:top w:val="single" w:sz="4" w:space="0" w:color="auto"/>
              <w:left w:val="single" w:sz="4" w:space="0" w:color="auto"/>
              <w:bottom w:val="single" w:sz="4" w:space="0" w:color="auto"/>
              <w:right w:val="single" w:sz="4" w:space="0" w:color="auto"/>
            </w:tcBorders>
          </w:tcPr>
          <w:p w14:paraId="4BB1E2DC" w14:textId="77777777" w:rsidR="009C4105" w:rsidRPr="00B05784" w:rsidRDefault="009C4105" w:rsidP="000A3889">
            <w:pPr>
              <w:pStyle w:val="Tabletext0"/>
              <w:jc w:val="center"/>
            </w:pPr>
            <w:r w:rsidRPr="00B05784">
              <w:t>a</w:t>
            </w:r>
          </w:p>
        </w:tc>
        <w:tc>
          <w:tcPr>
            <w:tcW w:w="393" w:type="dxa"/>
            <w:tcBorders>
              <w:top w:val="single" w:sz="4" w:space="0" w:color="auto"/>
              <w:left w:val="single" w:sz="4" w:space="0" w:color="auto"/>
              <w:bottom w:val="single" w:sz="4" w:space="0" w:color="auto"/>
              <w:right w:val="single" w:sz="4" w:space="0" w:color="auto"/>
            </w:tcBorders>
          </w:tcPr>
          <w:p w14:paraId="0258FC66" w14:textId="77777777" w:rsidR="009C4105" w:rsidRPr="00B05784" w:rsidRDefault="009C4105" w:rsidP="000A3889">
            <w:pPr>
              <w:pStyle w:val="Tabletext0"/>
              <w:jc w:val="center"/>
            </w:pPr>
            <w:r w:rsidRPr="00B05784">
              <w:t>b</w:t>
            </w:r>
          </w:p>
        </w:tc>
        <w:tc>
          <w:tcPr>
            <w:tcW w:w="393" w:type="dxa"/>
            <w:tcBorders>
              <w:top w:val="single" w:sz="4" w:space="0" w:color="auto"/>
              <w:left w:val="single" w:sz="4" w:space="0" w:color="auto"/>
              <w:bottom w:val="single" w:sz="4" w:space="0" w:color="auto"/>
              <w:right w:val="single" w:sz="4" w:space="0" w:color="auto"/>
            </w:tcBorders>
          </w:tcPr>
          <w:p w14:paraId="2AD78CCE" w14:textId="77777777" w:rsidR="009C4105" w:rsidRPr="00B05784" w:rsidRDefault="009C4105" w:rsidP="000A3889">
            <w:pPr>
              <w:pStyle w:val="Tabletext0"/>
              <w:jc w:val="center"/>
            </w:pPr>
            <w:r w:rsidRPr="00B05784">
              <w:t>c</w:t>
            </w:r>
          </w:p>
        </w:tc>
        <w:tc>
          <w:tcPr>
            <w:tcW w:w="393" w:type="dxa"/>
            <w:tcBorders>
              <w:top w:val="single" w:sz="4" w:space="0" w:color="auto"/>
              <w:left w:val="single" w:sz="4" w:space="0" w:color="auto"/>
              <w:bottom w:val="single" w:sz="4" w:space="0" w:color="auto"/>
              <w:right w:val="single" w:sz="4" w:space="0" w:color="auto"/>
            </w:tcBorders>
          </w:tcPr>
          <w:p w14:paraId="2A4173B6" w14:textId="77777777" w:rsidR="009C4105" w:rsidRPr="00B05784" w:rsidRDefault="009C4105" w:rsidP="000A3889">
            <w:pPr>
              <w:pStyle w:val="Tabletext0"/>
              <w:jc w:val="center"/>
            </w:pPr>
            <w:r w:rsidRPr="00B05784">
              <w:t>d</w:t>
            </w:r>
          </w:p>
        </w:tc>
        <w:tc>
          <w:tcPr>
            <w:tcW w:w="394" w:type="dxa"/>
            <w:tcBorders>
              <w:top w:val="single" w:sz="4" w:space="0" w:color="auto"/>
              <w:left w:val="single" w:sz="4" w:space="0" w:color="auto"/>
              <w:bottom w:val="single" w:sz="4" w:space="0" w:color="auto"/>
              <w:right w:val="single" w:sz="4" w:space="0" w:color="auto"/>
            </w:tcBorders>
          </w:tcPr>
          <w:p w14:paraId="2C00D26D" w14:textId="77777777" w:rsidR="009C4105" w:rsidRPr="00B05784" w:rsidRDefault="009C4105" w:rsidP="000A3889">
            <w:pPr>
              <w:pStyle w:val="Tabletext0"/>
              <w:jc w:val="center"/>
            </w:pPr>
            <w:r w:rsidRPr="00B05784">
              <w:t>e</w:t>
            </w:r>
          </w:p>
        </w:tc>
        <w:tc>
          <w:tcPr>
            <w:tcW w:w="393" w:type="dxa"/>
            <w:tcBorders>
              <w:top w:val="single" w:sz="4" w:space="0" w:color="auto"/>
              <w:left w:val="single" w:sz="4" w:space="0" w:color="auto"/>
              <w:bottom w:val="single" w:sz="4" w:space="0" w:color="auto"/>
              <w:right w:val="single" w:sz="4" w:space="0" w:color="auto"/>
            </w:tcBorders>
          </w:tcPr>
          <w:p w14:paraId="36957A1D" w14:textId="77777777" w:rsidR="009C4105" w:rsidRPr="00B05784" w:rsidRDefault="009C4105" w:rsidP="000A3889">
            <w:pPr>
              <w:pStyle w:val="Tabletext0"/>
              <w:jc w:val="center"/>
            </w:pPr>
            <w:r w:rsidRPr="00B05784">
              <w:t>f</w:t>
            </w:r>
          </w:p>
        </w:tc>
        <w:tc>
          <w:tcPr>
            <w:tcW w:w="3206" w:type="dxa"/>
            <w:tcBorders>
              <w:top w:val="single" w:sz="4" w:space="0" w:color="auto"/>
              <w:left w:val="single" w:sz="4" w:space="0" w:color="auto"/>
              <w:bottom w:val="single" w:sz="4" w:space="0" w:color="auto"/>
              <w:right w:val="single" w:sz="4" w:space="0" w:color="auto"/>
            </w:tcBorders>
          </w:tcPr>
          <w:p w14:paraId="1F7A6E33" w14:textId="77777777" w:rsidR="009C4105" w:rsidRPr="00B05784" w:rsidRDefault="009C4105" w:rsidP="000A3889">
            <w:pPr>
              <w:pStyle w:val="Tabletext0"/>
            </w:pPr>
            <w:r w:rsidRPr="00B05784">
              <w:rPr>
                <w:szCs w:val="22"/>
              </w:rPr>
              <w:t xml:space="preserve">MLT drop test </w:t>
            </w:r>
            <w:r>
              <w:rPr>
                <w:szCs w:val="22"/>
              </w:rPr>
              <w:t>result</w:t>
            </w:r>
          </w:p>
          <w:p w14:paraId="36E24ED4" w14:textId="77777777" w:rsidR="009C4105" w:rsidRPr="00B05784" w:rsidRDefault="009C4105" w:rsidP="000A3889">
            <w:pPr>
              <w:pStyle w:val="Tabletext0"/>
            </w:pPr>
          </w:p>
        </w:tc>
      </w:tr>
      <w:tr w:rsidR="009C4105" w:rsidRPr="00B05784" w14:paraId="16E10ADC"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75E01574" w14:textId="77777777" w:rsidR="009C4105" w:rsidRPr="00B05784" w:rsidRDefault="009C4105" w:rsidP="000A3889">
            <w:pPr>
              <w:pStyle w:val="Tabletext0"/>
            </w:pPr>
          </w:p>
        </w:tc>
        <w:tc>
          <w:tcPr>
            <w:tcW w:w="841" w:type="dxa"/>
            <w:tcBorders>
              <w:top w:val="single" w:sz="4" w:space="0" w:color="auto"/>
              <w:left w:val="single" w:sz="4" w:space="0" w:color="auto"/>
              <w:bottom w:val="single" w:sz="4" w:space="0" w:color="auto"/>
              <w:right w:val="single" w:sz="4" w:space="0" w:color="auto"/>
            </w:tcBorders>
            <w:shd w:val="clear" w:color="auto" w:fill="EEECE1" w:themeFill="background2"/>
          </w:tcPr>
          <w:p w14:paraId="30A3FBDA" w14:textId="77777777" w:rsidR="009C4105" w:rsidRPr="00EE12FE" w:rsidRDefault="009C4105" w:rsidP="000A3889">
            <w:pPr>
              <w:pStyle w:val="Tabletext0"/>
              <w:jc w:val="center"/>
            </w:pPr>
            <w:r w:rsidRPr="00EE12FE">
              <w:t>10</w:t>
            </w:r>
          </w:p>
        </w:tc>
        <w:tc>
          <w:tcPr>
            <w:tcW w:w="459" w:type="dxa"/>
            <w:tcBorders>
              <w:top w:val="single" w:sz="4" w:space="0" w:color="auto"/>
              <w:left w:val="single" w:sz="4" w:space="0" w:color="auto"/>
              <w:bottom w:val="single" w:sz="4" w:space="0" w:color="auto"/>
              <w:right w:val="single" w:sz="4" w:space="0" w:color="auto"/>
            </w:tcBorders>
            <w:shd w:val="clear" w:color="auto" w:fill="EEECE1" w:themeFill="background2"/>
          </w:tcPr>
          <w:p w14:paraId="1E01A5A7" w14:textId="77777777" w:rsidR="009C4105" w:rsidRPr="00EE12FE" w:rsidRDefault="009C4105" w:rsidP="000A3889">
            <w:pPr>
              <w:pStyle w:val="Tabletext0"/>
            </w:pPr>
            <w:r w:rsidRPr="00EE12FE">
              <w:t>0</w:t>
            </w:r>
          </w:p>
        </w:tc>
        <w:tc>
          <w:tcPr>
            <w:tcW w:w="370" w:type="dxa"/>
            <w:tcBorders>
              <w:top w:val="single" w:sz="4" w:space="0" w:color="auto"/>
              <w:left w:val="single" w:sz="4" w:space="0" w:color="auto"/>
              <w:bottom w:val="single" w:sz="4" w:space="0" w:color="auto"/>
              <w:right w:val="single" w:sz="4" w:space="0" w:color="auto"/>
            </w:tcBorders>
            <w:shd w:val="clear" w:color="auto" w:fill="EEECE1" w:themeFill="background2"/>
          </w:tcPr>
          <w:p w14:paraId="403CA7C6"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71FD21EE"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170BA0D9" w14:textId="77777777" w:rsidR="009C4105" w:rsidRPr="00EE12FE" w:rsidRDefault="009C4105" w:rsidP="000A3889">
            <w:pPr>
              <w:pStyle w:val="Tabletext0"/>
            </w:pPr>
            <w:r w:rsidRPr="00EE12FE">
              <w:t>0</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34266233" w14:textId="77777777" w:rsidR="009C4105" w:rsidRPr="00EE12FE" w:rsidRDefault="009C4105" w:rsidP="000A3889">
            <w:pPr>
              <w:pStyle w:val="Tabletext0"/>
            </w:pPr>
            <w:r w:rsidRPr="00EE12FE">
              <w:t>f</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3F920F4D" w14:textId="77777777" w:rsidR="009C4105" w:rsidRPr="00EE12FE" w:rsidRDefault="009C4105" w:rsidP="000A3889">
            <w:pPr>
              <w:pStyle w:val="Tabletext0"/>
            </w:pPr>
            <w:r w:rsidRPr="00EE12FE">
              <w:t>f</w:t>
            </w:r>
          </w:p>
        </w:tc>
        <w:tc>
          <w:tcPr>
            <w:tcW w:w="394" w:type="dxa"/>
            <w:tcBorders>
              <w:top w:val="single" w:sz="4" w:space="0" w:color="auto"/>
              <w:left w:val="single" w:sz="4" w:space="0" w:color="auto"/>
              <w:bottom w:val="single" w:sz="4" w:space="0" w:color="auto"/>
              <w:right w:val="single" w:sz="4" w:space="0" w:color="auto"/>
            </w:tcBorders>
            <w:shd w:val="clear" w:color="auto" w:fill="EEECE1" w:themeFill="background2"/>
          </w:tcPr>
          <w:p w14:paraId="6161CF78" w14:textId="77777777" w:rsidR="009C4105" w:rsidRPr="00EE12FE" w:rsidRDefault="009C4105" w:rsidP="000A3889">
            <w:pPr>
              <w:pStyle w:val="Tabletext0"/>
            </w:pPr>
            <w:r w:rsidRPr="00EE12FE">
              <w:t>x</w:t>
            </w:r>
          </w:p>
        </w:tc>
        <w:tc>
          <w:tcPr>
            <w:tcW w:w="393" w:type="dxa"/>
            <w:tcBorders>
              <w:top w:val="single" w:sz="4" w:space="0" w:color="auto"/>
              <w:left w:val="single" w:sz="4" w:space="0" w:color="auto"/>
              <w:bottom w:val="single" w:sz="4" w:space="0" w:color="auto"/>
              <w:right w:val="single" w:sz="4" w:space="0" w:color="auto"/>
            </w:tcBorders>
            <w:shd w:val="clear" w:color="auto" w:fill="EEECE1" w:themeFill="background2"/>
          </w:tcPr>
          <w:p w14:paraId="006107EA" w14:textId="77777777" w:rsidR="009C4105" w:rsidRPr="00EE12FE" w:rsidRDefault="009C4105" w:rsidP="000A3889">
            <w:pPr>
              <w:pStyle w:val="Tabletext0"/>
            </w:pPr>
            <w:r w:rsidRPr="00EE12FE">
              <w:t>x</w:t>
            </w:r>
          </w:p>
        </w:tc>
        <w:tc>
          <w:tcPr>
            <w:tcW w:w="3206" w:type="dxa"/>
            <w:tcBorders>
              <w:top w:val="single" w:sz="4" w:space="0" w:color="auto"/>
              <w:left w:val="single" w:sz="4" w:space="0" w:color="auto"/>
              <w:bottom w:val="single" w:sz="4" w:space="0" w:color="auto"/>
              <w:right w:val="single" w:sz="4" w:space="0" w:color="auto"/>
            </w:tcBorders>
            <w:shd w:val="clear" w:color="auto" w:fill="EEECE1" w:themeFill="background2"/>
          </w:tcPr>
          <w:p w14:paraId="25793CE7" w14:textId="77777777" w:rsidR="009C4105" w:rsidRPr="00EE12FE" w:rsidRDefault="009C4105" w:rsidP="000A3889">
            <w:pPr>
              <w:pStyle w:val="Tabletext0"/>
            </w:pPr>
            <w:r w:rsidRPr="00EE12FE">
              <w:t>Result of self-test or vendor</w:t>
            </w:r>
            <w:r w:rsidRPr="00EE12FE">
              <w:noBreakHyphen/>
              <w:t>specific test:</w:t>
            </w:r>
          </w:p>
          <w:p w14:paraId="372239CB" w14:textId="77777777" w:rsidR="009C4105" w:rsidRPr="00EE12FE" w:rsidRDefault="009C4105" w:rsidP="000A3889">
            <w:pPr>
              <w:pStyle w:val="Tabletext0"/>
            </w:pPr>
            <w:r w:rsidRPr="00EE12FE">
              <w:t>xx = 00: failed</w:t>
            </w:r>
          </w:p>
          <w:p w14:paraId="370FFABC" w14:textId="77777777" w:rsidR="009C4105" w:rsidRPr="00EE12FE" w:rsidRDefault="009C4105" w:rsidP="000A3889">
            <w:pPr>
              <w:pStyle w:val="Tabletext0"/>
            </w:pPr>
            <w:r w:rsidRPr="00EE12FE">
              <w:t>xx = 01: passed</w:t>
            </w:r>
          </w:p>
          <w:p w14:paraId="7B12DDE7" w14:textId="77777777" w:rsidR="009C4105" w:rsidRPr="00EE12FE" w:rsidRDefault="009C4105" w:rsidP="000A3889">
            <w:pPr>
              <w:pStyle w:val="Tabletext0"/>
            </w:pPr>
            <w:r w:rsidRPr="00EE12FE">
              <w:t>xx = 10: not completed</w:t>
            </w:r>
          </w:p>
          <w:p w14:paraId="1DD7DE6E" w14:textId="77777777" w:rsidR="009C4105" w:rsidRPr="00EE12FE" w:rsidRDefault="009C4105" w:rsidP="000A3889">
            <w:pPr>
              <w:pStyle w:val="Tabletext0"/>
            </w:pPr>
            <w:r w:rsidRPr="00EE12FE">
              <w:t xml:space="preserve">Self-test failed test:  </w:t>
            </w:r>
          </w:p>
          <w:p w14:paraId="7D7CF102" w14:textId="77777777" w:rsidR="009C4105" w:rsidRPr="00EE12FE" w:rsidRDefault="009C4105" w:rsidP="000A3889">
            <w:pPr>
              <w:pStyle w:val="Tabletext0"/>
            </w:pPr>
            <w:r w:rsidRPr="00EE12FE">
              <w:t>ff=00</w:t>
            </w:r>
            <w:r>
              <w:t>:</w:t>
            </w:r>
            <w:r w:rsidRPr="00EE12FE">
              <w:t xml:space="preserve"> no information</w:t>
            </w:r>
          </w:p>
          <w:p w14:paraId="3D36CBC5" w14:textId="77777777" w:rsidR="009C4105" w:rsidRPr="00EE12FE" w:rsidRDefault="009C4105" w:rsidP="000A3889">
            <w:pPr>
              <w:pStyle w:val="Tabletext0"/>
            </w:pPr>
            <w:r w:rsidRPr="00EE12FE">
              <w:t>ff=01</w:t>
            </w:r>
            <w:r>
              <w:t>:</w:t>
            </w:r>
            <w:r w:rsidRPr="00EE12FE">
              <w:t xml:space="preserve"> battery feed failed</w:t>
            </w:r>
          </w:p>
          <w:p w14:paraId="7A3409B9" w14:textId="77777777" w:rsidR="009C4105" w:rsidRPr="00EE12FE" w:rsidRDefault="009C4105" w:rsidP="000A3889">
            <w:pPr>
              <w:pStyle w:val="Tabletext0"/>
            </w:pPr>
            <w:r w:rsidRPr="00EE12FE">
              <w:t>ff=10</w:t>
            </w:r>
            <w:r>
              <w:t>:</w:t>
            </w:r>
            <w:r w:rsidRPr="00EE12FE">
              <w:t xml:space="preserve"> ringing failed</w:t>
            </w:r>
          </w:p>
          <w:p w14:paraId="3965F126" w14:textId="77777777" w:rsidR="009C4105" w:rsidRPr="00EE12FE" w:rsidRDefault="009C4105" w:rsidP="000A3889">
            <w:pPr>
              <w:pStyle w:val="Tabletext0"/>
            </w:pPr>
            <w:r>
              <w:t xml:space="preserve">ff=11: </w:t>
            </w:r>
            <w:r w:rsidRPr="00EE12FE">
              <w:t>reserved.</w:t>
            </w:r>
          </w:p>
        </w:tc>
      </w:tr>
      <w:tr w:rsidR="009C4105" w:rsidRPr="00B05784" w14:paraId="37B37EC9"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526A5B69" w14:textId="77777777" w:rsidR="009C4105" w:rsidRPr="00B05784" w:rsidRDefault="009C4105" w:rsidP="000A3889">
            <w:pPr>
              <w:pStyle w:val="Tabletext0"/>
            </w:pPr>
          </w:p>
        </w:tc>
        <w:tc>
          <w:tcPr>
            <w:tcW w:w="841" w:type="dxa"/>
            <w:tcBorders>
              <w:top w:val="single" w:sz="4" w:space="0" w:color="auto"/>
              <w:left w:val="single" w:sz="4" w:space="0" w:color="auto"/>
              <w:bottom w:val="single" w:sz="4" w:space="0" w:color="auto"/>
              <w:right w:val="single" w:sz="4" w:space="0" w:color="auto"/>
            </w:tcBorders>
          </w:tcPr>
          <w:p w14:paraId="55419B8B" w14:textId="77777777" w:rsidR="009C4105" w:rsidRPr="00B05784" w:rsidRDefault="009C4105" w:rsidP="000A3889">
            <w:pPr>
              <w:pStyle w:val="Tabletext0"/>
              <w:jc w:val="center"/>
            </w:pPr>
            <w:r w:rsidRPr="00B05784">
              <w:t>11</w:t>
            </w:r>
            <w:r>
              <w:t>-39</w:t>
            </w:r>
          </w:p>
        </w:tc>
        <w:tc>
          <w:tcPr>
            <w:tcW w:w="459" w:type="dxa"/>
            <w:tcBorders>
              <w:top w:val="single" w:sz="4" w:space="0" w:color="auto"/>
              <w:left w:val="single" w:sz="4" w:space="0" w:color="auto"/>
              <w:bottom w:val="single" w:sz="4" w:space="0" w:color="auto"/>
              <w:right w:val="single" w:sz="4" w:space="0" w:color="auto"/>
            </w:tcBorders>
          </w:tcPr>
          <w:p w14:paraId="50F8F983" w14:textId="77777777" w:rsidR="009C4105" w:rsidRPr="00B05784" w:rsidRDefault="009C4105" w:rsidP="000A3889">
            <w:pPr>
              <w:pStyle w:val="Tabletext0"/>
            </w:pPr>
          </w:p>
        </w:tc>
        <w:tc>
          <w:tcPr>
            <w:tcW w:w="370" w:type="dxa"/>
            <w:tcBorders>
              <w:top w:val="single" w:sz="4" w:space="0" w:color="auto"/>
              <w:left w:val="single" w:sz="4" w:space="0" w:color="auto"/>
              <w:bottom w:val="single" w:sz="4" w:space="0" w:color="auto"/>
              <w:right w:val="single" w:sz="4" w:space="0" w:color="auto"/>
            </w:tcBorders>
          </w:tcPr>
          <w:p w14:paraId="7A890482"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757EDAF8"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EA36417"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7D4393E7"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248E050C" w14:textId="77777777" w:rsidR="009C4105" w:rsidRPr="00B05784" w:rsidRDefault="009C4105" w:rsidP="000A3889">
            <w:pPr>
              <w:pStyle w:val="Tabletext0"/>
            </w:pPr>
          </w:p>
        </w:tc>
        <w:tc>
          <w:tcPr>
            <w:tcW w:w="394" w:type="dxa"/>
            <w:tcBorders>
              <w:top w:val="single" w:sz="4" w:space="0" w:color="auto"/>
              <w:left w:val="single" w:sz="4" w:space="0" w:color="auto"/>
              <w:bottom w:val="single" w:sz="4" w:space="0" w:color="auto"/>
              <w:right w:val="single" w:sz="4" w:space="0" w:color="auto"/>
            </w:tcBorders>
          </w:tcPr>
          <w:p w14:paraId="77646836"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61FECB10" w14:textId="77777777" w:rsidR="009C4105" w:rsidRPr="00B05784" w:rsidRDefault="009C4105" w:rsidP="000A3889">
            <w:pPr>
              <w:pStyle w:val="Tabletext0"/>
            </w:pPr>
          </w:p>
        </w:tc>
        <w:tc>
          <w:tcPr>
            <w:tcW w:w="3206" w:type="dxa"/>
            <w:tcBorders>
              <w:top w:val="single" w:sz="4" w:space="0" w:color="auto"/>
              <w:left w:val="single" w:sz="4" w:space="0" w:color="auto"/>
              <w:bottom w:val="single" w:sz="4" w:space="0" w:color="auto"/>
              <w:right w:val="single" w:sz="4" w:space="0" w:color="auto"/>
            </w:tcBorders>
          </w:tcPr>
          <w:p w14:paraId="06C110F0" w14:textId="77777777" w:rsidR="009C4105" w:rsidRPr="00B05784" w:rsidRDefault="009C4105" w:rsidP="000A3889">
            <w:pPr>
              <w:pStyle w:val="Tabletext0"/>
            </w:pPr>
            <w:r>
              <w:t>Other G.988 defined test result bytes (irrelevant to self-test)</w:t>
            </w:r>
          </w:p>
        </w:tc>
      </w:tr>
      <w:tr w:rsidR="009C4105" w:rsidRPr="00B05784" w14:paraId="41FEA0D3"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vMerge/>
            <w:tcBorders>
              <w:top w:val="single" w:sz="4" w:space="0" w:color="auto"/>
              <w:left w:val="single" w:sz="4" w:space="0" w:color="auto"/>
              <w:bottom w:val="single" w:sz="4" w:space="0" w:color="auto"/>
              <w:right w:val="single" w:sz="4" w:space="0" w:color="auto"/>
            </w:tcBorders>
          </w:tcPr>
          <w:p w14:paraId="7C13B650" w14:textId="77777777" w:rsidR="009C4105" w:rsidRPr="00B05784" w:rsidRDefault="009C4105" w:rsidP="000A3889"/>
        </w:tc>
        <w:tc>
          <w:tcPr>
            <w:tcW w:w="841" w:type="dxa"/>
            <w:tcBorders>
              <w:top w:val="single" w:sz="4" w:space="0" w:color="auto"/>
              <w:left w:val="single" w:sz="4" w:space="0" w:color="auto"/>
              <w:bottom w:val="single" w:sz="4" w:space="0" w:color="auto"/>
              <w:right w:val="single" w:sz="4" w:space="0" w:color="auto"/>
            </w:tcBorders>
          </w:tcPr>
          <w:p w14:paraId="1B461E57" w14:textId="77777777" w:rsidR="009C4105" w:rsidRPr="00B05784" w:rsidRDefault="009C4105" w:rsidP="000A3889">
            <w:pPr>
              <w:pStyle w:val="Tabletext0"/>
              <w:jc w:val="center"/>
            </w:pPr>
            <w:r w:rsidRPr="00B05784">
              <w:t>40</w:t>
            </w:r>
          </w:p>
        </w:tc>
        <w:tc>
          <w:tcPr>
            <w:tcW w:w="459" w:type="dxa"/>
            <w:tcBorders>
              <w:top w:val="single" w:sz="4" w:space="0" w:color="auto"/>
              <w:left w:val="single" w:sz="4" w:space="0" w:color="auto"/>
              <w:bottom w:val="single" w:sz="4" w:space="0" w:color="auto"/>
              <w:right w:val="single" w:sz="4" w:space="0" w:color="auto"/>
            </w:tcBorders>
          </w:tcPr>
          <w:p w14:paraId="6C06AC12" w14:textId="77777777" w:rsidR="009C4105" w:rsidRPr="00B05784" w:rsidRDefault="009C4105" w:rsidP="000A3889">
            <w:pPr>
              <w:pStyle w:val="Tabletext0"/>
              <w:jc w:val="center"/>
            </w:pPr>
          </w:p>
        </w:tc>
        <w:tc>
          <w:tcPr>
            <w:tcW w:w="370" w:type="dxa"/>
            <w:tcBorders>
              <w:top w:val="single" w:sz="4" w:space="0" w:color="auto"/>
              <w:left w:val="single" w:sz="4" w:space="0" w:color="auto"/>
              <w:bottom w:val="single" w:sz="4" w:space="0" w:color="auto"/>
              <w:right w:val="single" w:sz="4" w:space="0" w:color="auto"/>
            </w:tcBorders>
          </w:tcPr>
          <w:p w14:paraId="57041EC8"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541DBC64"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13D12B16"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5A6EADE7"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6312589F" w14:textId="77777777" w:rsidR="009C4105" w:rsidRPr="00B05784" w:rsidRDefault="009C4105" w:rsidP="000A3889">
            <w:pPr>
              <w:pStyle w:val="Tabletext0"/>
              <w:jc w:val="center"/>
            </w:pPr>
          </w:p>
        </w:tc>
        <w:tc>
          <w:tcPr>
            <w:tcW w:w="394" w:type="dxa"/>
            <w:tcBorders>
              <w:top w:val="single" w:sz="4" w:space="0" w:color="auto"/>
              <w:left w:val="single" w:sz="4" w:space="0" w:color="auto"/>
              <w:bottom w:val="single" w:sz="4" w:space="0" w:color="auto"/>
              <w:right w:val="single" w:sz="4" w:space="0" w:color="auto"/>
            </w:tcBorders>
          </w:tcPr>
          <w:p w14:paraId="51DEC692" w14:textId="77777777" w:rsidR="009C4105" w:rsidRPr="00B05784" w:rsidRDefault="009C4105" w:rsidP="000A3889">
            <w:pPr>
              <w:pStyle w:val="Tabletext0"/>
              <w:jc w:val="center"/>
            </w:pPr>
          </w:p>
        </w:tc>
        <w:tc>
          <w:tcPr>
            <w:tcW w:w="393" w:type="dxa"/>
            <w:tcBorders>
              <w:top w:val="single" w:sz="4" w:space="0" w:color="auto"/>
              <w:left w:val="single" w:sz="4" w:space="0" w:color="auto"/>
              <w:bottom w:val="single" w:sz="4" w:space="0" w:color="auto"/>
              <w:right w:val="single" w:sz="4" w:space="0" w:color="auto"/>
            </w:tcBorders>
          </w:tcPr>
          <w:p w14:paraId="6A749DB6" w14:textId="77777777" w:rsidR="009C4105" w:rsidRPr="00B05784" w:rsidRDefault="009C4105" w:rsidP="000A3889">
            <w:pPr>
              <w:pStyle w:val="Tabletext0"/>
              <w:jc w:val="center"/>
            </w:pPr>
          </w:p>
        </w:tc>
        <w:tc>
          <w:tcPr>
            <w:tcW w:w="3206" w:type="dxa"/>
            <w:tcBorders>
              <w:top w:val="single" w:sz="4" w:space="0" w:color="auto"/>
              <w:left w:val="single" w:sz="4" w:space="0" w:color="auto"/>
              <w:bottom w:val="single" w:sz="4" w:space="0" w:color="auto"/>
              <w:right w:val="single" w:sz="4" w:space="0" w:color="auto"/>
            </w:tcBorders>
          </w:tcPr>
          <w:p w14:paraId="16D344AF" w14:textId="77777777" w:rsidR="009C4105" w:rsidRPr="00B05784" w:rsidRDefault="009C4105" w:rsidP="000A3889">
            <w:pPr>
              <w:pStyle w:val="Tabletext0"/>
            </w:pPr>
            <w:r w:rsidRPr="00B05784">
              <w:t>Zero padding</w:t>
            </w:r>
          </w:p>
        </w:tc>
      </w:tr>
      <w:tr w:rsidR="009C4105" w:rsidRPr="00B05784" w14:paraId="6BE4BAE7" w14:textId="77777777" w:rsidTr="000A388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1850" w:type="dxa"/>
            <w:tcBorders>
              <w:top w:val="single" w:sz="4" w:space="0" w:color="auto"/>
              <w:left w:val="single" w:sz="4" w:space="0" w:color="auto"/>
              <w:bottom w:val="single" w:sz="4" w:space="0" w:color="auto"/>
              <w:right w:val="single" w:sz="4" w:space="0" w:color="auto"/>
            </w:tcBorders>
          </w:tcPr>
          <w:p w14:paraId="606CA1C8" w14:textId="77777777" w:rsidR="009C4105" w:rsidRPr="00B05784" w:rsidRDefault="009C4105" w:rsidP="000A3889">
            <w:pPr>
              <w:pStyle w:val="Tabletext0"/>
            </w:pPr>
            <w:r w:rsidRPr="00B05784">
              <w:t>OMCI trailer</w:t>
            </w:r>
          </w:p>
        </w:tc>
        <w:tc>
          <w:tcPr>
            <w:tcW w:w="841" w:type="dxa"/>
            <w:tcBorders>
              <w:top w:val="single" w:sz="4" w:space="0" w:color="auto"/>
              <w:left w:val="single" w:sz="4" w:space="0" w:color="auto"/>
              <w:bottom w:val="single" w:sz="4" w:space="0" w:color="auto"/>
              <w:right w:val="single" w:sz="4" w:space="0" w:color="auto"/>
            </w:tcBorders>
          </w:tcPr>
          <w:p w14:paraId="42875B69" w14:textId="77777777" w:rsidR="009C4105" w:rsidRPr="00B05784" w:rsidRDefault="009C4105" w:rsidP="000A3889">
            <w:pPr>
              <w:pStyle w:val="Tabletext0"/>
              <w:jc w:val="center"/>
            </w:pPr>
            <w:r w:rsidRPr="00B05784">
              <w:t>41-48</w:t>
            </w:r>
          </w:p>
        </w:tc>
        <w:tc>
          <w:tcPr>
            <w:tcW w:w="459" w:type="dxa"/>
            <w:tcBorders>
              <w:top w:val="single" w:sz="4" w:space="0" w:color="auto"/>
              <w:left w:val="single" w:sz="4" w:space="0" w:color="auto"/>
              <w:bottom w:val="single" w:sz="4" w:space="0" w:color="auto"/>
              <w:right w:val="single" w:sz="4" w:space="0" w:color="auto"/>
            </w:tcBorders>
          </w:tcPr>
          <w:p w14:paraId="5DCA983F" w14:textId="77777777" w:rsidR="009C4105" w:rsidRPr="00B05784" w:rsidRDefault="009C4105" w:rsidP="000A3889">
            <w:pPr>
              <w:pStyle w:val="Tabletext0"/>
            </w:pPr>
          </w:p>
        </w:tc>
        <w:tc>
          <w:tcPr>
            <w:tcW w:w="370" w:type="dxa"/>
            <w:tcBorders>
              <w:top w:val="single" w:sz="4" w:space="0" w:color="auto"/>
              <w:left w:val="single" w:sz="4" w:space="0" w:color="auto"/>
              <w:bottom w:val="single" w:sz="4" w:space="0" w:color="auto"/>
              <w:right w:val="single" w:sz="4" w:space="0" w:color="auto"/>
            </w:tcBorders>
          </w:tcPr>
          <w:p w14:paraId="403F7F34"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5EFFD152"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70E120E"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1D75FB5"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0E7F5436" w14:textId="77777777" w:rsidR="009C4105" w:rsidRPr="00B05784" w:rsidRDefault="009C4105" w:rsidP="000A3889">
            <w:pPr>
              <w:pStyle w:val="Tabletext0"/>
            </w:pPr>
          </w:p>
        </w:tc>
        <w:tc>
          <w:tcPr>
            <w:tcW w:w="394" w:type="dxa"/>
            <w:tcBorders>
              <w:top w:val="single" w:sz="4" w:space="0" w:color="auto"/>
              <w:left w:val="single" w:sz="4" w:space="0" w:color="auto"/>
              <w:bottom w:val="single" w:sz="4" w:space="0" w:color="auto"/>
              <w:right w:val="single" w:sz="4" w:space="0" w:color="auto"/>
            </w:tcBorders>
          </w:tcPr>
          <w:p w14:paraId="45CE4A99" w14:textId="77777777" w:rsidR="009C4105" w:rsidRPr="00B05784" w:rsidRDefault="009C4105" w:rsidP="000A3889">
            <w:pPr>
              <w:pStyle w:val="Tabletext0"/>
            </w:pPr>
          </w:p>
        </w:tc>
        <w:tc>
          <w:tcPr>
            <w:tcW w:w="393" w:type="dxa"/>
            <w:tcBorders>
              <w:top w:val="single" w:sz="4" w:space="0" w:color="auto"/>
              <w:left w:val="single" w:sz="4" w:space="0" w:color="auto"/>
              <w:bottom w:val="single" w:sz="4" w:space="0" w:color="auto"/>
              <w:right w:val="single" w:sz="4" w:space="0" w:color="auto"/>
            </w:tcBorders>
          </w:tcPr>
          <w:p w14:paraId="1610A527" w14:textId="77777777" w:rsidR="009C4105" w:rsidRPr="00B05784" w:rsidRDefault="009C4105" w:rsidP="000A3889">
            <w:pPr>
              <w:pStyle w:val="Tabletext0"/>
            </w:pPr>
          </w:p>
        </w:tc>
        <w:tc>
          <w:tcPr>
            <w:tcW w:w="3206" w:type="dxa"/>
            <w:tcBorders>
              <w:top w:val="single" w:sz="4" w:space="0" w:color="auto"/>
              <w:left w:val="single" w:sz="4" w:space="0" w:color="auto"/>
              <w:bottom w:val="single" w:sz="4" w:space="0" w:color="auto"/>
              <w:right w:val="single" w:sz="4" w:space="0" w:color="auto"/>
            </w:tcBorders>
          </w:tcPr>
          <w:p w14:paraId="179C8D48" w14:textId="77777777" w:rsidR="009C4105" w:rsidRPr="00B05784" w:rsidRDefault="009C4105" w:rsidP="000A3889">
            <w:pPr>
              <w:pStyle w:val="Tabletext0"/>
            </w:pPr>
            <w:r>
              <w:t>See Section 11.2.7/G.988 (08/2019).</w:t>
            </w:r>
          </w:p>
        </w:tc>
      </w:tr>
    </w:tbl>
    <w:p w14:paraId="40E30F27" w14:textId="77777777" w:rsidR="009C4105" w:rsidRDefault="009C4105" w:rsidP="009C4105">
      <w:pPr>
        <w:pStyle w:val="Body"/>
      </w:pPr>
    </w:p>
    <w:p w14:paraId="4368BF70" w14:textId="77777777" w:rsidR="00A6081B" w:rsidRPr="00A16426" w:rsidRDefault="00A6081B" w:rsidP="00A16426">
      <w:pPr>
        <w:pStyle w:val="Body"/>
      </w:pPr>
      <w:bookmarkStart w:id="165" w:name="_GoBack"/>
      <w:bookmarkEnd w:id="165"/>
    </w:p>
    <w:p w14:paraId="312EA1CE" w14:textId="4664DB3C" w:rsidR="004F2D6E" w:rsidRDefault="00D8669E" w:rsidP="00D8669E">
      <w:pPr>
        <w:pStyle w:val="Heading1"/>
        <w:numPr>
          <w:ilvl w:val="0"/>
          <w:numId w:val="0"/>
        </w:numPr>
        <w:ind w:left="900"/>
        <w:rPr>
          <w:lang w:val="en-US"/>
        </w:rPr>
      </w:pPr>
      <w:bookmarkStart w:id="166" w:name="_Ref463348005"/>
      <w:bookmarkStart w:id="167" w:name="_Toc33697798"/>
      <w:r>
        <w:rPr>
          <w:lang w:val="en-US"/>
        </w:rPr>
        <w:lastRenderedPageBreak/>
        <w:t>Annex A</w:t>
      </w:r>
      <w:r w:rsidR="00EA7F8B">
        <w:rPr>
          <w:lang w:val="en-US"/>
        </w:rPr>
        <w:t xml:space="preserve">: Detailed </w:t>
      </w:r>
      <w:r w:rsidR="00B51118">
        <w:rPr>
          <w:lang w:val="en-US"/>
        </w:rPr>
        <w:t>Verizon Open</w:t>
      </w:r>
      <w:r w:rsidR="00EA7F8B">
        <w:rPr>
          <w:lang w:val="en-US"/>
        </w:rPr>
        <w:t>OMCI MIB description</w:t>
      </w:r>
      <w:bookmarkEnd w:id="166"/>
      <w:bookmarkEnd w:id="167"/>
    </w:p>
    <w:p w14:paraId="755D0AA3" w14:textId="69424935" w:rsidR="0051197A" w:rsidRDefault="00EA7F8B" w:rsidP="00EA7F8B">
      <w:r>
        <w:t>Embedded in t</w:t>
      </w:r>
      <w:r w:rsidR="00C82962" w:rsidRPr="00C82962">
        <w:t xml:space="preserve">his Annex </w:t>
      </w:r>
      <w:r>
        <w:t>is</w:t>
      </w:r>
      <w:r w:rsidR="00C82962" w:rsidRPr="00C82962">
        <w:t xml:space="preserve"> an Excel spreadsheet with details adaptation of the G.988 standard MEs, attributes</w:t>
      </w:r>
      <w:r w:rsidR="005B333C">
        <w:t>,</w:t>
      </w:r>
      <w:r w:rsidR="00C82962" w:rsidRPr="00C82962">
        <w:t xml:space="preserve"> and notification to Verizon OpenOMCI specification. </w:t>
      </w:r>
    </w:p>
    <w:p w14:paraId="507F782E" w14:textId="77777777" w:rsidR="005B333C" w:rsidRDefault="005B333C" w:rsidP="00EA7F8B"/>
    <w:p w14:paraId="4B92206E" w14:textId="2C7C5B0D" w:rsidR="00C82962" w:rsidRDefault="00C82962" w:rsidP="00C82962">
      <w:pPr>
        <w:pStyle w:val="Body"/>
      </w:pPr>
    </w:p>
    <w:p w14:paraId="70759A0E" w14:textId="3CA4384B" w:rsidR="00E91F7E" w:rsidRDefault="00782D19" w:rsidP="00C82962">
      <w:pPr>
        <w:pStyle w:val="Body"/>
      </w:pPr>
      <w:r>
        <w:object w:dxaOrig="1516" w:dyaOrig="987" w14:anchorId="07E7D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4" o:title=""/>
          </v:shape>
          <o:OLEObject Type="Embed" ProgID="Excel.SheetMacroEnabled.12" ShapeID="_x0000_i1025" DrawAspect="Icon" ObjectID="_1683701237" r:id="rId25"/>
        </w:object>
      </w:r>
    </w:p>
    <w:p w14:paraId="093DA0C7" w14:textId="4B2AD31D" w:rsidR="00E60696" w:rsidRDefault="00E60696" w:rsidP="00C82962">
      <w:pPr>
        <w:pStyle w:val="Body"/>
      </w:pPr>
    </w:p>
    <w:p w14:paraId="54C5D114" w14:textId="77777777" w:rsidR="00C82962" w:rsidRDefault="00C82962" w:rsidP="00C82962">
      <w:pPr>
        <w:pStyle w:val="Body"/>
      </w:pPr>
    </w:p>
    <w:p w14:paraId="6625C363" w14:textId="77777777" w:rsidR="00C82962" w:rsidRDefault="00C82962" w:rsidP="00C82962">
      <w:pPr>
        <w:pStyle w:val="Body"/>
      </w:pPr>
    </w:p>
    <w:p w14:paraId="67A14193" w14:textId="77777777" w:rsidR="00C82962" w:rsidRDefault="00C82962" w:rsidP="00C82962">
      <w:pPr>
        <w:pStyle w:val="Body"/>
      </w:pPr>
    </w:p>
    <w:p w14:paraId="380666FB" w14:textId="77777777" w:rsidR="00B51118" w:rsidRDefault="00B51118" w:rsidP="00C82962">
      <w:pPr>
        <w:pStyle w:val="Body"/>
      </w:pPr>
    </w:p>
    <w:p w14:paraId="68A98F23" w14:textId="4BE51764" w:rsidR="00B51118" w:rsidRDefault="00B51118">
      <w:pPr>
        <w:spacing w:after="0"/>
        <w:rPr>
          <w:rFonts w:ascii="Book Antiqua" w:hAnsi="Book Antiqua"/>
          <w:iCs w:val="0"/>
        </w:rPr>
      </w:pPr>
      <w:r>
        <w:br w:type="page"/>
      </w:r>
    </w:p>
    <w:p w14:paraId="7A99D016" w14:textId="4C71E1B9" w:rsidR="00B51118" w:rsidRDefault="00B51118" w:rsidP="00B51118">
      <w:pPr>
        <w:pStyle w:val="Heading1"/>
        <w:numPr>
          <w:ilvl w:val="0"/>
          <w:numId w:val="0"/>
        </w:numPr>
        <w:ind w:left="900"/>
        <w:rPr>
          <w:lang w:val="en-US"/>
        </w:rPr>
      </w:pPr>
      <w:bookmarkStart w:id="168" w:name="_Toc33697799"/>
      <w:r>
        <w:rPr>
          <w:lang w:val="en-US"/>
        </w:rPr>
        <w:lastRenderedPageBreak/>
        <w:t xml:space="preserve">Annex B: </w:t>
      </w:r>
      <w:r w:rsidR="005B333C">
        <w:rPr>
          <w:lang w:val="en-US"/>
        </w:rPr>
        <w:t>Verizon</w:t>
      </w:r>
      <w:r>
        <w:rPr>
          <w:lang w:val="en-US"/>
        </w:rPr>
        <w:t xml:space="preserve"> </w:t>
      </w:r>
      <w:r w:rsidR="005B333C">
        <w:rPr>
          <w:lang w:val="en-US"/>
        </w:rPr>
        <w:t>Open</w:t>
      </w:r>
      <w:r>
        <w:rPr>
          <w:lang w:val="en-US"/>
        </w:rPr>
        <w:t xml:space="preserve">OMCI </w:t>
      </w:r>
      <w:r w:rsidR="005B333C">
        <w:rPr>
          <w:lang w:val="en-US"/>
        </w:rPr>
        <w:t>ME list</w:t>
      </w:r>
      <w:bookmarkEnd w:id="168"/>
    </w:p>
    <w:p w14:paraId="79D0E568" w14:textId="13A7B959" w:rsidR="00B51118" w:rsidRPr="00D81E0B" w:rsidRDefault="00D81E0B" w:rsidP="00B51118">
      <w:pPr>
        <w:rPr>
          <w:rFonts w:ascii="Book Antiqua" w:hAnsi="Book Antiqua"/>
        </w:rPr>
      </w:pPr>
      <w:r>
        <w:rPr>
          <w:rFonts w:ascii="Book Antiqua" w:hAnsi="Book Antiqua"/>
        </w:rPr>
        <w:t>T</w:t>
      </w:r>
      <w:r w:rsidR="005B333C" w:rsidRPr="00D81E0B">
        <w:rPr>
          <w:rFonts w:ascii="Book Antiqua" w:hAnsi="Book Antiqua"/>
        </w:rPr>
        <w:t xml:space="preserve">able </w:t>
      </w:r>
      <w:r>
        <w:rPr>
          <w:rFonts w:ascii="Book Antiqua" w:hAnsi="Book Antiqua"/>
        </w:rPr>
        <w:t xml:space="preserve">B1 </w:t>
      </w:r>
      <w:r w:rsidR="005B333C" w:rsidRPr="00D81E0B">
        <w:rPr>
          <w:rFonts w:ascii="Book Antiqua" w:hAnsi="Book Antiqua"/>
        </w:rPr>
        <w:t>contain the summary of the Verizon OpenOMCI supported managed entities.</w:t>
      </w:r>
    </w:p>
    <w:p w14:paraId="2F948567" w14:textId="77777777" w:rsidR="00D81E0B" w:rsidRPr="00D81E0B" w:rsidRDefault="00D81E0B" w:rsidP="00D81E0B">
      <w:pPr>
        <w:pStyle w:val="Body"/>
      </w:pPr>
      <w:r w:rsidRPr="00D81E0B">
        <w:t xml:space="preserve">The line items set in </w:t>
      </w:r>
      <w:r w:rsidRPr="00D81E0B">
        <w:rPr>
          <w:color w:val="4F81BD" w:themeColor="accent1"/>
        </w:rPr>
        <w:t>blue font</w:t>
      </w:r>
      <w:r w:rsidRPr="00D81E0B">
        <w:t xml:space="preserve"> indicate the standard G.988 MEs introduced since the approval of Verizon OpemOMCI specification version 1.0.</w:t>
      </w:r>
    </w:p>
    <w:p w14:paraId="6FCE8AAB" w14:textId="77777777" w:rsidR="00D81E0B" w:rsidRPr="00D81E0B" w:rsidRDefault="00D81E0B" w:rsidP="00D81E0B">
      <w:pPr>
        <w:pStyle w:val="Body"/>
      </w:pPr>
      <w:r w:rsidRPr="00D81E0B">
        <w:t>The leading superscripts in front of the ME name provide the following indications:</w:t>
      </w:r>
    </w:p>
    <w:p w14:paraId="61AAC28C" w14:textId="247E4029" w:rsidR="00D81E0B" w:rsidRPr="00D81E0B" w:rsidRDefault="00D81E0B" w:rsidP="00D81E0B">
      <w:pPr>
        <w:pStyle w:val="Body"/>
      </w:pPr>
      <w:r w:rsidRPr="00D81E0B">
        <w:t>*  (asterisk): The standard G.988 MEs subject to modification under Verizon OpenOMCI specification.</w:t>
      </w:r>
    </w:p>
    <w:p w14:paraId="6EF65B95" w14:textId="77777777" w:rsidR="00D81E0B" w:rsidRPr="00D81E0B" w:rsidRDefault="00D81E0B" w:rsidP="00D81E0B">
      <w:pPr>
        <w:pStyle w:val="Body"/>
      </w:pPr>
      <w:r w:rsidRPr="00D81E0B">
        <w:rPr>
          <w:vertAlign w:val="superscript"/>
        </w:rPr>
        <w:t>R</w:t>
      </w:r>
      <w:r w:rsidRPr="00D81E0B">
        <w:t xml:space="preserve"> : The MEs introduced by Verizon OpenOMCI specification version 1.0 that have since been incorporated into the normative text of ITU-T Rec G.988</w:t>
      </w:r>
      <w:r w:rsidRPr="00D81E0B">
        <w:rPr>
          <w:sz w:val="22"/>
        </w:rPr>
        <w:t xml:space="preserve">. 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Verizon OpenOMCI v2.0. The original clause of Verizon OpenOMCI v1.0 is retained as an informative reference.</w:t>
      </w:r>
    </w:p>
    <w:p w14:paraId="7C246474" w14:textId="77777777" w:rsidR="00D81E0B" w:rsidRPr="00D81E0B" w:rsidRDefault="00D81E0B" w:rsidP="00D81E0B">
      <w:pPr>
        <w:pStyle w:val="Body"/>
      </w:pPr>
      <w:r w:rsidRPr="00D81E0B">
        <w:rPr>
          <w:vertAlign w:val="superscript"/>
        </w:rPr>
        <w:t>D</w:t>
      </w:r>
      <w:r w:rsidRPr="00D81E0B">
        <w:t xml:space="preserve"> : The specification in ITU-T Rec G.988</w:t>
      </w:r>
      <w:r w:rsidRPr="00D81E0B">
        <w:rPr>
          <w:color w:val="E36C0A" w:themeColor="accent6" w:themeShade="BF"/>
          <w:sz w:val="22"/>
        </w:rPr>
        <w:t xml:space="preserve"> (08/2019) Amd. 2 </w:t>
      </w:r>
      <w:r w:rsidRPr="00D81E0B">
        <w:t xml:space="preserve">is a duplicate, which is expected to be removed at the next revision.  </w:t>
      </w:r>
      <w:r w:rsidRPr="00D81E0B">
        <w:rPr>
          <w:sz w:val="22"/>
        </w:rPr>
        <w:t xml:space="preserve">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 xml:space="preserve">Verizon OpenOMCI v2.0. </w:t>
      </w:r>
    </w:p>
    <w:p w14:paraId="1B2EA3C3" w14:textId="366CE453" w:rsidR="00D81E0B" w:rsidRPr="00D81E0B" w:rsidRDefault="00D81E0B" w:rsidP="00D81E0B">
      <w:pPr>
        <w:pStyle w:val="Body"/>
      </w:pPr>
      <w:r w:rsidRPr="00D81E0B">
        <w:rPr>
          <w:vertAlign w:val="superscript"/>
        </w:rPr>
        <w:t>E</w:t>
      </w:r>
      <w:r w:rsidRPr="00D81E0B">
        <w:t xml:space="preserve"> : The enhanced version of the ME is available. </w:t>
      </w:r>
      <w:r w:rsidRPr="00D81E0B">
        <w:rPr>
          <w:sz w:val="22"/>
        </w:rPr>
        <w:t xml:space="preserve">The last column contains a reference to the clause of </w:t>
      </w:r>
      <w:r w:rsidRPr="00D81E0B">
        <w:t>ITU-T Rec G.988</w:t>
      </w:r>
      <w:r w:rsidRPr="00D81E0B">
        <w:rPr>
          <w:color w:val="E36C0A" w:themeColor="accent6" w:themeShade="BF"/>
          <w:sz w:val="22"/>
        </w:rPr>
        <w:t xml:space="preserve"> (08/2019) Amd. 2 that is mandatory for implementation in order to achieve compliance with </w:t>
      </w:r>
      <w:r w:rsidRPr="00D81E0B">
        <w:t>Verizon OpenOMCI v2.0.</w:t>
      </w:r>
    </w:p>
    <w:p w14:paraId="49EE39E6" w14:textId="77777777" w:rsidR="005B333C" w:rsidRPr="00D81E0B" w:rsidRDefault="005B333C" w:rsidP="005B333C">
      <w:pPr>
        <w:pStyle w:val="Caption"/>
        <w:jc w:val="left"/>
        <w:rPr>
          <w:rFonts w:ascii="Book Antiqua" w:hAnsi="Book Antiqua"/>
        </w:rPr>
      </w:pPr>
    </w:p>
    <w:p w14:paraId="08197B95" w14:textId="753E4189" w:rsidR="008B25BC" w:rsidRDefault="005B333C" w:rsidP="00D81E0B">
      <w:pPr>
        <w:pStyle w:val="Caption"/>
        <w:jc w:val="left"/>
      </w:pPr>
      <w:r>
        <w:t>Table B1 – Verizon OpenOMCI managed entities</w:t>
      </w:r>
    </w:p>
    <w:tbl>
      <w:tblPr>
        <w:tblW w:w="8722" w:type="dxa"/>
        <w:tblInd w:w="93" w:type="dxa"/>
        <w:tblLook w:val="04A0" w:firstRow="1" w:lastRow="0" w:firstColumn="1" w:lastColumn="0" w:noHBand="0" w:noVBand="1"/>
      </w:tblPr>
      <w:tblGrid>
        <w:gridCol w:w="920"/>
        <w:gridCol w:w="840"/>
        <w:gridCol w:w="5800"/>
        <w:gridCol w:w="1162"/>
      </w:tblGrid>
      <w:tr w:rsidR="004D2FDA" w:rsidRPr="004D2FDA" w14:paraId="021F8645" w14:textId="77777777" w:rsidTr="006415B5">
        <w:trPr>
          <w:trHeight w:val="900"/>
        </w:trPr>
        <w:tc>
          <w:tcPr>
            <w:tcW w:w="9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16655D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G.988 Clause</w:t>
            </w:r>
          </w:p>
        </w:tc>
        <w:tc>
          <w:tcPr>
            <w:tcW w:w="840"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49CCF5D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ME Class</w:t>
            </w:r>
          </w:p>
        </w:tc>
        <w:tc>
          <w:tcPr>
            <w:tcW w:w="5800"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56FF13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Managed entity</w:t>
            </w:r>
          </w:p>
        </w:tc>
        <w:tc>
          <w:tcPr>
            <w:tcW w:w="116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128B393D" w14:textId="28DA37D7" w:rsidR="004D2FDA" w:rsidRPr="004D2FDA" w:rsidRDefault="00A10B9B" w:rsidP="004D2FDA">
            <w:pPr>
              <w:spacing w:after="0"/>
              <w:rPr>
                <w:rFonts w:ascii="Calibri" w:hAnsi="Calibri"/>
                <w:iCs w:val="0"/>
                <w:color w:val="000000"/>
                <w:kern w:val="0"/>
                <w:sz w:val="22"/>
                <w:szCs w:val="22"/>
              </w:rPr>
            </w:pPr>
            <w:r>
              <w:rPr>
                <w:rFonts w:ascii="Calibri" w:hAnsi="Calibri"/>
                <w:iCs w:val="0"/>
                <w:color w:val="000000"/>
                <w:kern w:val="0"/>
                <w:sz w:val="22"/>
                <w:szCs w:val="22"/>
              </w:rPr>
              <w:t>Verizon</w:t>
            </w:r>
            <w:r w:rsidR="004D2FDA" w:rsidRPr="004D2FDA">
              <w:rPr>
                <w:rFonts w:ascii="Calibri" w:hAnsi="Calibri"/>
                <w:iCs w:val="0"/>
                <w:color w:val="000000"/>
                <w:kern w:val="0"/>
                <w:sz w:val="22"/>
                <w:szCs w:val="22"/>
              </w:rPr>
              <w:t xml:space="preserve"> Open OMCI</w:t>
            </w:r>
          </w:p>
        </w:tc>
      </w:tr>
      <w:tr w:rsidR="004D2FDA" w:rsidRPr="004D2FDA" w14:paraId="2E1FA15F" w14:textId="77777777" w:rsidTr="006415B5">
        <w:trPr>
          <w:trHeight w:val="300"/>
        </w:trPr>
        <w:tc>
          <w:tcPr>
            <w:tcW w:w="920" w:type="dxa"/>
            <w:tcBorders>
              <w:top w:val="single" w:sz="4" w:space="0" w:color="auto"/>
              <w:left w:val="single" w:sz="4" w:space="0" w:color="auto"/>
              <w:bottom w:val="nil"/>
              <w:right w:val="single" w:sz="4" w:space="0" w:color="auto"/>
            </w:tcBorders>
            <w:shd w:val="clear" w:color="auto" w:fill="auto"/>
            <w:noWrap/>
            <w:vAlign w:val="bottom"/>
            <w:hideMark/>
          </w:tcPr>
          <w:p w14:paraId="0E6EC5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w:t>
            </w:r>
          </w:p>
        </w:tc>
        <w:tc>
          <w:tcPr>
            <w:tcW w:w="840" w:type="dxa"/>
            <w:tcBorders>
              <w:top w:val="single" w:sz="4" w:space="0" w:color="auto"/>
              <w:left w:val="single" w:sz="4" w:space="0" w:color="auto"/>
              <w:bottom w:val="nil"/>
              <w:right w:val="single" w:sz="4" w:space="0" w:color="auto"/>
            </w:tcBorders>
            <w:shd w:val="clear" w:color="auto" w:fill="auto"/>
            <w:noWrap/>
            <w:vAlign w:val="bottom"/>
            <w:hideMark/>
          </w:tcPr>
          <w:p w14:paraId="4AAA272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256</w:t>
            </w:r>
          </w:p>
        </w:tc>
        <w:tc>
          <w:tcPr>
            <w:tcW w:w="5800" w:type="dxa"/>
            <w:tcBorders>
              <w:top w:val="single" w:sz="4" w:space="0" w:color="auto"/>
              <w:left w:val="single" w:sz="4" w:space="0" w:color="auto"/>
              <w:bottom w:val="nil"/>
              <w:right w:val="single" w:sz="4" w:space="0" w:color="auto"/>
            </w:tcBorders>
            <w:shd w:val="clear" w:color="auto" w:fill="auto"/>
            <w:noWrap/>
            <w:vAlign w:val="bottom"/>
            <w:hideMark/>
          </w:tcPr>
          <w:p w14:paraId="7CACC88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ONU-G</w:t>
            </w:r>
          </w:p>
        </w:tc>
        <w:tc>
          <w:tcPr>
            <w:tcW w:w="1162" w:type="dxa"/>
            <w:tcBorders>
              <w:top w:val="single" w:sz="4" w:space="0" w:color="auto"/>
              <w:left w:val="single" w:sz="4" w:space="0" w:color="auto"/>
              <w:bottom w:val="nil"/>
              <w:right w:val="single" w:sz="4" w:space="0" w:color="auto"/>
            </w:tcBorders>
            <w:shd w:val="clear" w:color="auto" w:fill="auto"/>
            <w:noWrap/>
            <w:vAlign w:val="bottom"/>
            <w:hideMark/>
          </w:tcPr>
          <w:p w14:paraId="0B96AAB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C00C77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7E75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w:t>
            </w:r>
          </w:p>
        </w:tc>
        <w:tc>
          <w:tcPr>
            <w:tcW w:w="840" w:type="dxa"/>
            <w:tcBorders>
              <w:top w:val="nil"/>
              <w:left w:val="single" w:sz="4" w:space="0" w:color="auto"/>
              <w:bottom w:val="nil"/>
              <w:right w:val="single" w:sz="4" w:space="0" w:color="auto"/>
            </w:tcBorders>
            <w:shd w:val="clear" w:color="auto" w:fill="auto"/>
            <w:noWrap/>
            <w:vAlign w:val="bottom"/>
            <w:hideMark/>
          </w:tcPr>
          <w:p w14:paraId="2461497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257</w:t>
            </w:r>
          </w:p>
        </w:tc>
        <w:tc>
          <w:tcPr>
            <w:tcW w:w="5800" w:type="dxa"/>
            <w:tcBorders>
              <w:top w:val="nil"/>
              <w:left w:val="single" w:sz="4" w:space="0" w:color="auto"/>
              <w:bottom w:val="nil"/>
              <w:right w:val="single" w:sz="4" w:space="0" w:color="auto"/>
            </w:tcBorders>
            <w:shd w:val="clear" w:color="auto" w:fill="auto"/>
            <w:noWrap/>
            <w:vAlign w:val="bottom"/>
            <w:hideMark/>
          </w:tcPr>
          <w:p w14:paraId="434CFE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ONU2-G</w:t>
            </w:r>
          </w:p>
        </w:tc>
        <w:tc>
          <w:tcPr>
            <w:tcW w:w="1162" w:type="dxa"/>
            <w:tcBorders>
              <w:top w:val="nil"/>
              <w:left w:val="single" w:sz="4" w:space="0" w:color="auto"/>
              <w:bottom w:val="nil"/>
              <w:right w:val="single" w:sz="4" w:space="0" w:color="auto"/>
            </w:tcBorders>
            <w:shd w:val="clear" w:color="auto" w:fill="auto"/>
            <w:noWrap/>
            <w:vAlign w:val="bottom"/>
            <w:hideMark/>
          </w:tcPr>
          <w:p w14:paraId="7BD02AA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C16E3F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F1240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w:t>
            </w:r>
          </w:p>
        </w:tc>
        <w:tc>
          <w:tcPr>
            <w:tcW w:w="840" w:type="dxa"/>
            <w:tcBorders>
              <w:top w:val="nil"/>
              <w:left w:val="single" w:sz="4" w:space="0" w:color="auto"/>
              <w:bottom w:val="nil"/>
              <w:right w:val="single" w:sz="4" w:space="0" w:color="auto"/>
            </w:tcBorders>
            <w:shd w:val="clear" w:color="auto" w:fill="auto"/>
            <w:noWrap/>
            <w:vAlign w:val="bottom"/>
            <w:hideMark/>
          </w:tcPr>
          <w:p w14:paraId="72000D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w:t>
            </w:r>
          </w:p>
        </w:tc>
        <w:tc>
          <w:tcPr>
            <w:tcW w:w="5800" w:type="dxa"/>
            <w:tcBorders>
              <w:top w:val="nil"/>
              <w:left w:val="single" w:sz="4" w:space="0" w:color="auto"/>
              <w:bottom w:val="nil"/>
              <w:right w:val="single" w:sz="4" w:space="0" w:color="auto"/>
            </w:tcBorders>
            <w:shd w:val="clear" w:color="auto" w:fill="auto"/>
            <w:noWrap/>
            <w:vAlign w:val="bottom"/>
            <w:hideMark/>
          </w:tcPr>
          <w:p w14:paraId="0720B1A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Data</w:t>
            </w:r>
          </w:p>
        </w:tc>
        <w:tc>
          <w:tcPr>
            <w:tcW w:w="1162" w:type="dxa"/>
            <w:tcBorders>
              <w:top w:val="nil"/>
              <w:left w:val="single" w:sz="4" w:space="0" w:color="auto"/>
              <w:bottom w:val="nil"/>
              <w:right w:val="single" w:sz="4" w:space="0" w:color="auto"/>
            </w:tcBorders>
            <w:shd w:val="clear" w:color="auto" w:fill="auto"/>
            <w:noWrap/>
            <w:vAlign w:val="bottom"/>
            <w:hideMark/>
          </w:tcPr>
          <w:p w14:paraId="0C4C098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9DEE6C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34B6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w:t>
            </w:r>
          </w:p>
        </w:tc>
        <w:tc>
          <w:tcPr>
            <w:tcW w:w="840" w:type="dxa"/>
            <w:tcBorders>
              <w:top w:val="nil"/>
              <w:left w:val="single" w:sz="4" w:space="0" w:color="auto"/>
              <w:bottom w:val="nil"/>
              <w:right w:val="single" w:sz="4" w:space="0" w:color="auto"/>
            </w:tcBorders>
            <w:shd w:val="clear" w:color="auto" w:fill="auto"/>
            <w:noWrap/>
            <w:vAlign w:val="bottom"/>
            <w:hideMark/>
          </w:tcPr>
          <w:p w14:paraId="02474DD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w:t>
            </w:r>
          </w:p>
        </w:tc>
        <w:tc>
          <w:tcPr>
            <w:tcW w:w="5800" w:type="dxa"/>
            <w:tcBorders>
              <w:top w:val="nil"/>
              <w:left w:val="single" w:sz="4" w:space="0" w:color="auto"/>
              <w:bottom w:val="nil"/>
              <w:right w:val="single" w:sz="4" w:space="0" w:color="auto"/>
            </w:tcBorders>
            <w:shd w:val="clear" w:color="auto" w:fill="auto"/>
            <w:noWrap/>
            <w:vAlign w:val="bottom"/>
            <w:hideMark/>
          </w:tcPr>
          <w:p w14:paraId="0480F2B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Software Image</w:t>
            </w:r>
          </w:p>
        </w:tc>
        <w:tc>
          <w:tcPr>
            <w:tcW w:w="1162" w:type="dxa"/>
            <w:tcBorders>
              <w:top w:val="nil"/>
              <w:left w:val="single" w:sz="4" w:space="0" w:color="auto"/>
              <w:bottom w:val="nil"/>
              <w:right w:val="single" w:sz="4" w:space="0" w:color="auto"/>
            </w:tcBorders>
            <w:shd w:val="clear" w:color="auto" w:fill="auto"/>
            <w:noWrap/>
            <w:vAlign w:val="bottom"/>
            <w:hideMark/>
          </w:tcPr>
          <w:p w14:paraId="61EC1B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312AF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748E8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w:t>
            </w:r>
          </w:p>
        </w:tc>
        <w:tc>
          <w:tcPr>
            <w:tcW w:w="840" w:type="dxa"/>
            <w:tcBorders>
              <w:top w:val="nil"/>
              <w:left w:val="single" w:sz="4" w:space="0" w:color="auto"/>
              <w:bottom w:val="nil"/>
              <w:right w:val="single" w:sz="4" w:space="0" w:color="auto"/>
            </w:tcBorders>
            <w:shd w:val="clear" w:color="auto" w:fill="auto"/>
            <w:noWrap/>
            <w:vAlign w:val="bottom"/>
            <w:hideMark/>
          </w:tcPr>
          <w:p w14:paraId="03034F7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w:t>
            </w:r>
          </w:p>
        </w:tc>
        <w:tc>
          <w:tcPr>
            <w:tcW w:w="5800" w:type="dxa"/>
            <w:tcBorders>
              <w:top w:val="nil"/>
              <w:left w:val="single" w:sz="4" w:space="0" w:color="auto"/>
              <w:bottom w:val="nil"/>
              <w:right w:val="single" w:sz="4" w:space="0" w:color="auto"/>
            </w:tcBorders>
            <w:shd w:val="clear" w:color="auto" w:fill="auto"/>
            <w:noWrap/>
            <w:vAlign w:val="bottom"/>
            <w:hideMark/>
          </w:tcPr>
          <w:p w14:paraId="310C957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Cardholder</w:t>
            </w:r>
          </w:p>
        </w:tc>
        <w:tc>
          <w:tcPr>
            <w:tcW w:w="1162" w:type="dxa"/>
            <w:tcBorders>
              <w:top w:val="nil"/>
              <w:left w:val="single" w:sz="4" w:space="0" w:color="auto"/>
              <w:bottom w:val="nil"/>
              <w:right w:val="single" w:sz="4" w:space="0" w:color="auto"/>
            </w:tcBorders>
            <w:shd w:val="clear" w:color="auto" w:fill="auto"/>
            <w:noWrap/>
            <w:vAlign w:val="bottom"/>
            <w:hideMark/>
          </w:tcPr>
          <w:p w14:paraId="4ACF057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92CAB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D0995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9.1.6</w:t>
            </w:r>
          </w:p>
        </w:tc>
        <w:tc>
          <w:tcPr>
            <w:tcW w:w="840" w:type="dxa"/>
            <w:tcBorders>
              <w:top w:val="nil"/>
              <w:left w:val="single" w:sz="4" w:space="0" w:color="auto"/>
              <w:bottom w:val="nil"/>
              <w:right w:val="single" w:sz="4" w:space="0" w:color="auto"/>
            </w:tcBorders>
            <w:shd w:val="clear" w:color="auto" w:fill="auto"/>
            <w:noWrap/>
            <w:vAlign w:val="bottom"/>
            <w:hideMark/>
          </w:tcPr>
          <w:p w14:paraId="2397B8F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6</w:t>
            </w:r>
          </w:p>
        </w:tc>
        <w:tc>
          <w:tcPr>
            <w:tcW w:w="5800" w:type="dxa"/>
            <w:tcBorders>
              <w:top w:val="nil"/>
              <w:left w:val="single" w:sz="4" w:space="0" w:color="auto"/>
              <w:bottom w:val="nil"/>
              <w:right w:val="single" w:sz="4" w:space="0" w:color="auto"/>
            </w:tcBorders>
            <w:shd w:val="clear" w:color="auto" w:fill="auto"/>
            <w:noWrap/>
            <w:vAlign w:val="bottom"/>
            <w:hideMark/>
          </w:tcPr>
          <w:p w14:paraId="0E9F86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Circuit Pack</w:t>
            </w:r>
          </w:p>
        </w:tc>
        <w:tc>
          <w:tcPr>
            <w:tcW w:w="1162" w:type="dxa"/>
            <w:tcBorders>
              <w:top w:val="nil"/>
              <w:left w:val="single" w:sz="4" w:space="0" w:color="auto"/>
              <w:bottom w:val="nil"/>
              <w:right w:val="single" w:sz="4" w:space="0" w:color="auto"/>
            </w:tcBorders>
            <w:shd w:val="clear" w:color="auto" w:fill="auto"/>
            <w:noWrap/>
            <w:vAlign w:val="bottom"/>
            <w:hideMark/>
          </w:tcPr>
          <w:p w14:paraId="1903C4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ADCA05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7858E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9.1.7</w:t>
            </w:r>
          </w:p>
        </w:tc>
        <w:tc>
          <w:tcPr>
            <w:tcW w:w="840" w:type="dxa"/>
            <w:tcBorders>
              <w:top w:val="nil"/>
              <w:left w:val="single" w:sz="4" w:space="0" w:color="auto"/>
              <w:bottom w:val="nil"/>
              <w:right w:val="single" w:sz="4" w:space="0" w:color="auto"/>
            </w:tcBorders>
            <w:shd w:val="clear" w:color="auto" w:fill="auto"/>
            <w:noWrap/>
            <w:vAlign w:val="bottom"/>
            <w:hideMark/>
          </w:tcPr>
          <w:p w14:paraId="55F852A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133</w:t>
            </w:r>
          </w:p>
        </w:tc>
        <w:tc>
          <w:tcPr>
            <w:tcW w:w="5800" w:type="dxa"/>
            <w:tcBorders>
              <w:top w:val="nil"/>
              <w:left w:val="single" w:sz="4" w:space="0" w:color="auto"/>
              <w:bottom w:val="nil"/>
              <w:right w:val="single" w:sz="4" w:space="0" w:color="auto"/>
            </w:tcBorders>
            <w:shd w:val="clear" w:color="auto" w:fill="auto"/>
            <w:noWrap/>
            <w:vAlign w:val="bottom"/>
            <w:hideMark/>
          </w:tcPr>
          <w:p w14:paraId="32872F8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Power Shedding</w:t>
            </w:r>
          </w:p>
        </w:tc>
        <w:tc>
          <w:tcPr>
            <w:tcW w:w="1162" w:type="dxa"/>
            <w:tcBorders>
              <w:top w:val="nil"/>
              <w:left w:val="single" w:sz="4" w:space="0" w:color="auto"/>
              <w:bottom w:val="nil"/>
              <w:right w:val="single" w:sz="4" w:space="0" w:color="auto"/>
            </w:tcBorders>
            <w:shd w:val="clear" w:color="auto" w:fill="auto"/>
            <w:noWrap/>
            <w:vAlign w:val="bottom"/>
            <w:hideMark/>
          </w:tcPr>
          <w:p w14:paraId="0738032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33D14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D0103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9.1.8</w:t>
            </w:r>
          </w:p>
        </w:tc>
        <w:tc>
          <w:tcPr>
            <w:tcW w:w="840" w:type="dxa"/>
            <w:tcBorders>
              <w:top w:val="nil"/>
              <w:left w:val="single" w:sz="4" w:space="0" w:color="auto"/>
              <w:bottom w:val="nil"/>
              <w:right w:val="single" w:sz="4" w:space="0" w:color="auto"/>
            </w:tcBorders>
            <w:shd w:val="clear" w:color="auto" w:fill="auto"/>
            <w:noWrap/>
            <w:vAlign w:val="bottom"/>
            <w:hideMark/>
          </w:tcPr>
          <w:p w14:paraId="3AEC444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297</w:t>
            </w:r>
          </w:p>
        </w:tc>
        <w:tc>
          <w:tcPr>
            <w:tcW w:w="5800" w:type="dxa"/>
            <w:tcBorders>
              <w:top w:val="nil"/>
              <w:left w:val="single" w:sz="4" w:space="0" w:color="auto"/>
              <w:bottom w:val="nil"/>
              <w:right w:val="single" w:sz="4" w:space="0" w:color="auto"/>
            </w:tcBorders>
            <w:shd w:val="clear" w:color="auto" w:fill="auto"/>
            <w:noWrap/>
            <w:vAlign w:val="bottom"/>
            <w:hideMark/>
          </w:tcPr>
          <w:p w14:paraId="150565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Port Mapping</w:t>
            </w:r>
          </w:p>
        </w:tc>
        <w:tc>
          <w:tcPr>
            <w:tcW w:w="1162" w:type="dxa"/>
            <w:tcBorders>
              <w:top w:val="nil"/>
              <w:left w:val="single" w:sz="4" w:space="0" w:color="auto"/>
              <w:bottom w:val="nil"/>
              <w:right w:val="single" w:sz="4" w:space="0" w:color="auto"/>
            </w:tcBorders>
            <w:shd w:val="clear" w:color="auto" w:fill="auto"/>
            <w:noWrap/>
            <w:vAlign w:val="bottom"/>
            <w:hideMark/>
          </w:tcPr>
          <w:p w14:paraId="0B22917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3822B5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6EFA5F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9.1.9</w:t>
            </w:r>
          </w:p>
        </w:tc>
        <w:tc>
          <w:tcPr>
            <w:tcW w:w="840" w:type="dxa"/>
            <w:tcBorders>
              <w:top w:val="nil"/>
              <w:left w:val="single" w:sz="4" w:space="0" w:color="auto"/>
              <w:bottom w:val="nil"/>
              <w:right w:val="single" w:sz="4" w:space="0" w:color="auto"/>
            </w:tcBorders>
            <w:shd w:val="clear" w:color="auto" w:fill="auto"/>
            <w:noWrap/>
            <w:vAlign w:val="bottom"/>
            <w:hideMark/>
          </w:tcPr>
          <w:p w14:paraId="32BE0E0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160</w:t>
            </w:r>
          </w:p>
        </w:tc>
        <w:tc>
          <w:tcPr>
            <w:tcW w:w="5800" w:type="dxa"/>
            <w:tcBorders>
              <w:top w:val="nil"/>
              <w:left w:val="single" w:sz="4" w:space="0" w:color="auto"/>
              <w:bottom w:val="nil"/>
              <w:right w:val="single" w:sz="4" w:space="0" w:color="auto"/>
            </w:tcBorders>
            <w:shd w:val="clear" w:color="auto" w:fill="auto"/>
            <w:noWrap/>
            <w:vAlign w:val="bottom"/>
            <w:hideMark/>
          </w:tcPr>
          <w:p w14:paraId="402C151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Equipment Extension Package</w:t>
            </w:r>
          </w:p>
        </w:tc>
        <w:tc>
          <w:tcPr>
            <w:tcW w:w="1162" w:type="dxa"/>
            <w:tcBorders>
              <w:top w:val="nil"/>
              <w:left w:val="single" w:sz="4" w:space="0" w:color="auto"/>
              <w:bottom w:val="nil"/>
              <w:right w:val="single" w:sz="4" w:space="0" w:color="auto"/>
            </w:tcBorders>
            <w:shd w:val="clear" w:color="auto" w:fill="auto"/>
            <w:noWrap/>
            <w:vAlign w:val="bottom"/>
            <w:hideMark/>
          </w:tcPr>
          <w:p w14:paraId="76317C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DBE98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3C597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9.1.10</w:t>
            </w:r>
          </w:p>
        </w:tc>
        <w:tc>
          <w:tcPr>
            <w:tcW w:w="840" w:type="dxa"/>
            <w:tcBorders>
              <w:top w:val="nil"/>
              <w:left w:val="single" w:sz="4" w:space="0" w:color="auto"/>
              <w:bottom w:val="nil"/>
              <w:right w:val="single" w:sz="4" w:space="0" w:color="auto"/>
            </w:tcBorders>
            <w:shd w:val="clear" w:color="auto" w:fill="auto"/>
            <w:noWrap/>
            <w:vAlign w:val="bottom"/>
            <w:hideMark/>
          </w:tcPr>
          <w:p w14:paraId="1E5A7C5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279</w:t>
            </w:r>
          </w:p>
        </w:tc>
        <w:tc>
          <w:tcPr>
            <w:tcW w:w="5800" w:type="dxa"/>
            <w:tcBorders>
              <w:top w:val="nil"/>
              <w:left w:val="single" w:sz="4" w:space="0" w:color="auto"/>
              <w:bottom w:val="nil"/>
              <w:right w:val="single" w:sz="4" w:space="0" w:color="auto"/>
            </w:tcBorders>
            <w:shd w:val="clear" w:color="auto" w:fill="auto"/>
            <w:noWrap/>
            <w:vAlign w:val="bottom"/>
            <w:hideMark/>
          </w:tcPr>
          <w:p w14:paraId="10619B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Protection Data</w:t>
            </w:r>
          </w:p>
        </w:tc>
        <w:tc>
          <w:tcPr>
            <w:tcW w:w="1162" w:type="dxa"/>
            <w:tcBorders>
              <w:top w:val="nil"/>
              <w:left w:val="single" w:sz="4" w:space="0" w:color="auto"/>
              <w:bottom w:val="nil"/>
              <w:right w:val="single" w:sz="4" w:space="0" w:color="auto"/>
            </w:tcBorders>
            <w:shd w:val="clear" w:color="auto" w:fill="auto"/>
            <w:noWrap/>
            <w:vAlign w:val="bottom"/>
            <w:hideMark/>
          </w:tcPr>
          <w:p w14:paraId="0B90D1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53F8D5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EFA9F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9.1.11</w:t>
            </w:r>
          </w:p>
        </w:tc>
        <w:tc>
          <w:tcPr>
            <w:tcW w:w="840" w:type="dxa"/>
            <w:tcBorders>
              <w:top w:val="nil"/>
              <w:left w:val="single" w:sz="4" w:space="0" w:color="auto"/>
              <w:bottom w:val="nil"/>
              <w:right w:val="single" w:sz="4" w:space="0" w:color="auto"/>
            </w:tcBorders>
            <w:shd w:val="clear" w:color="auto" w:fill="auto"/>
            <w:noWrap/>
            <w:vAlign w:val="bottom"/>
            <w:hideMark/>
          </w:tcPr>
          <w:p w14:paraId="3C58913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159</w:t>
            </w:r>
          </w:p>
        </w:tc>
        <w:tc>
          <w:tcPr>
            <w:tcW w:w="5800" w:type="dxa"/>
            <w:tcBorders>
              <w:top w:val="nil"/>
              <w:left w:val="single" w:sz="4" w:space="0" w:color="auto"/>
              <w:bottom w:val="nil"/>
              <w:right w:val="single" w:sz="4" w:space="0" w:color="auto"/>
            </w:tcBorders>
            <w:shd w:val="clear" w:color="auto" w:fill="auto"/>
            <w:noWrap/>
            <w:vAlign w:val="bottom"/>
            <w:hideMark/>
          </w:tcPr>
          <w:p w14:paraId="2CC8E4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Equipment Protection Profile</w:t>
            </w:r>
          </w:p>
        </w:tc>
        <w:tc>
          <w:tcPr>
            <w:tcW w:w="1162" w:type="dxa"/>
            <w:tcBorders>
              <w:top w:val="nil"/>
              <w:left w:val="single" w:sz="4" w:space="0" w:color="auto"/>
              <w:bottom w:val="nil"/>
              <w:right w:val="single" w:sz="4" w:space="0" w:color="auto"/>
            </w:tcBorders>
            <w:shd w:val="clear" w:color="auto" w:fill="auto"/>
            <w:noWrap/>
            <w:vAlign w:val="bottom"/>
            <w:hideMark/>
          </w:tcPr>
          <w:p w14:paraId="3202EC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98059F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21EBF5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9.1.12</w:t>
            </w:r>
          </w:p>
        </w:tc>
        <w:tc>
          <w:tcPr>
            <w:tcW w:w="840" w:type="dxa"/>
            <w:tcBorders>
              <w:top w:val="nil"/>
              <w:left w:val="single" w:sz="4" w:space="0" w:color="auto"/>
              <w:bottom w:val="nil"/>
              <w:right w:val="single" w:sz="4" w:space="0" w:color="auto"/>
            </w:tcBorders>
            <w:shd w:val="clear" w:color="auto" w:fill="auto"/>
            <w:noWrap/>
            <w:vAlign w:val="bottom"/>
            <w:hideMark/>
          </w:tcPr>
          <w:p w14:paraId="509F39E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158</w:t>
            </w:r>
          </w:p>
        </w:tc>
        <w:tc>
          <w:tcPr>
            <w:tcW w:w="5800" w:type="dxa"/>
            <w:tcBorders>
              <w:top w:val="nil"/>
              <w:left w:val="single" w:sz="4" w:space="0" w:color="auto"/>
              <w:bottom w:val="nil"/>
              <w:right w:val="single" w:sz="4" w:space="0" w:color="auto"/>
            </w:tcBorders>
            <w:shd w:val="clear" w:color="auto" w:fill="auto"/>
            <w:noWrap/>
            <w:vAlign w:val="bottom"/>
            <w:hideMark/>
          </w:tcPr>
          <w:p w14:paraId="077E4AB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Remote Debug</w:t>
            </w:r>
          </w:p>
        </w:tc>
        <w:tc>
          <w:tcPr>
            <w:tcW w:w="1162" w:type="dxa"/>
            <w:tcBorders>
              <w:top w:val="nil"/>
              <w:left w:val="single" w:sz="4" w:space="0" w:color="auto"/>
              <w:bottom w:val="nil"/>
              <w:right w:val="single" w:sz="4" w:space="0" w:color="auto"/>
            </w:tcBorders>
            <w:shd w:val="clear" w:color="auto" w:fill="auto"/>
            <w:noWrap/>
            <w:vAlign w:val="bottom"/>
            <w:hideMark/>
          </w:tcPr>
          <w:p w14:paraId="1303F2A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AF4C3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0831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9.1.13</w:t>
            </w:r>
          </w:p>
        </w:tc>
        <w:tc>
          <w:tcPr>
            <w:tcW w:w="840" w:type="dxa"/>
            <w:tcBorders>
              <w:top w:val="nil"/>
              <w:left w:val="single" w:sz="4" w:space="0" w:color="auto"/>
              <w:bottom w:val="nil"/>
              <w:right w:val="single" w:sz="4" w:space="0" w:color="auto"/>
            </w:tcBorders>
            <w:shd w:val="clear" w:color="auto" w:fill="auto"/>
            <w:noWrap/>
            <w:vAlign w:val="bottom"/>
            <w:hideMark/>
          </w:tcPr>
          <w:p w14:paraId="11523F2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331</w:t>
            </w:r>
          </w:p>
        </w:tc>
        <w:tc>
          <w:tcPr>
            <w:tcW w:w="5800" w:type="dxa"/>
            <w:tcBorders>
              <w:top w:val="nil"/>
              <w:left w:val="single" w:sz="4" w:space="0" w:color="auto"/>
              <w:bottom w:val="nil"/>
              <w:right w:val="single" w:sz="4" w:space="0" w:color="auto"/>
            </w:tcBorders>
            <w:shd w:val="clear" w:color="auto" w:fill="auto"/>
            <w:noWrap/>
            <w:vAlign w:val="bottom"/>
            <w:hideMark/>
          </w:tcPr>
          <w:p w14:paraId="1B4E2FA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ONU-E</w:t>
            </w:r>
          </w:p>
        </w:tc>
        <w:tc>
          <w:tcPr>
            <w:tcW w:w="1162" w:type="dxa"/>
            <w:tcBorders>
              <w:top w:val="nil"/>
              <w:left w:val="single" w:sz="4" w:space="0" w:color="auto"/>
              <w:bottom w:val="nil"/>
              <w:right w:val="single" w:sz="4" w:space="0" w:color="auto"/>
            </w:tcBorders>
            <w:shd w:val="clear" w:color="auto" w:fill="auto"/>
            <w:noWrap/>
            <w:vAlign w:val="bottom"/>
            <w:hideMark/>
          </w:tcPr>
          <w:p w14:paraId="2187347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7F19FB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0757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9.1.14</w:t>
            </w:r>
          </w:p>
        </w:tc>
        <w:tc>
          <w:tcPr>
            <w:tcW w:w="840" w:type="dxa"/>
            <w:tcBorders>
              <w:top w:val="nil"/>
              <w:left w:val="single" w:sz="4" w:space="0" w:color="auto"/>
              <w:bottom w:val="nil"/>
              <w:right w:val="single" w:sz="4" w:space="0" w:color="auto"/>
            </w:tcBorders>
            <w:shd w:val="clear" w:color="auto" w:fill="auto"/>
            <w:noWrap/>
            <w:vAlign w:val="bottom"/>
            <w:hideMark/>
          </w:tcPr>
          <w:p w14:paraId="63A72CF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336</w:t>
            </w:r>
          </w:p>
        </w:tc>
        <w:tc>
          <w:tcPr>
            <w:tcW w:w="5800" w:type="dxa"/>
            <w:tcBorders>
              <w:top w:val="nil"/>
              <w:left w:val="single" w:sz="4" w:space="0" w:color="auto"/>
              <w:bottom w:val="nil"/>
              <w:right w:val="single" w:sz="4" w:space="0" w:color="auto"/>
            </w:tcBorders>
            <w:shd w:val="clear" w:color="auto" w:fill="auto"/>
            <w:noWrap/>
            <w:vAlign w:val="bottom"/>
            <w:hideMark/>
          </w:tcPr>
          <w:p w14:paraId="1F73CED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ONU Dynamic Power Management</w:t>
            </w:r>
          </w:p>
        </w:tc>
        <w:tc>
          <w:tcPr>
            <w:tcW w:w="1162" w:type="dxa"/>
            <w:tcBorders>
              <w:top w:val="nil"/>
              <w:left w:val="single" w:sz="4" w:space="0" w:color="auto"/>
              <w:bottom w:val="nil"/>
              <w:right w:val="single" w:sz="4" w:space="0" w:color="auto"/>
            </w:tcBorders>
            <w:shd w:val="clear" w:color="auto" w:fill="auto"/>
            <w:noWrap/>
            <w:vAlign w:val="bottom"/>
            <w:hideMark/>
          </w:tcPr>
          <w:p w14:paraId="38D2541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C42BDE" w:rsidRPr="004D2FDA" w14:paraId="1AB7CCF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FBE8A5C" w14:textId="451EF0AD"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9.1.15</w:t>
            </w:r>
          </w:p>
        </w:tc>
        <w:tc>
          <w:tcPr>
            <w:tcW w:w="840" w:type="dxa"/>
            <w:tcBorders>
              <w:top w:val="nil"/>
              <w:left w:val="single" w:sz="4" w:space="0" w:color="auto"/>
              <w:bottom w:val="nil"/>
              <w:right w:val="single" w:sz="4" w:space="0" w:color="auto"/>
            </w:tcBorders>
            <w:shd w:val="clear" w:color="auto" w:fill="auto"/>
            <w:noWrap/>
            <w:vAlign w:val="bottom"/>
          </w:tcPr>
          <w:p w14:paraId="6BCEB333" w14:textId="2A923CFF"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441</w:t>
            </w:r>
          </w:p>
        </w:tc>
        <w:tc>
          <w:tcPr>
            <w:tcW w:w="5800" w:type="dxa"/>
            <w:tcBorders>
              <w:top w:val="nil"/>
              <w:left w:val="single" w:sz="4" w:space="0" w:color="auto"/>
              <w:bottom w:val="nil"/>
              <w:right w:val="single" w:sz="4" w:space="0" w:color="auto"/>
            </w:tcBorders>
            <w:shd w:val="clear" w:color="auto" w:fill="auto"/>
            <w:noWrap/>
            <w:vAlign w:val="bottom"/>
          </w:tcPr>
          <w:p w14:paraId="73BDAC2D" w14:textId="798410C9"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ONU3-G</w:t>
            </w:r>
          </w:p>
        </w:tc>
        <w:tc>
          <w:tcPr>
            <w:tcW w:w="1162" w:type="dxa"/>
            <w:tcBorders>
              <w:top w:val="nil"/>
              <w:left w:val="single" w:sz="4" w:space="0" w:color="auto"/>
              <w:bottom w:val="nil"/>
              <w:right w:val="single" w:sz="4" w:space="0" w:color="auto"/>
            </w:tcBorders>
            <w:shd w:val="clear" w:color="auto" w:fill="auto"/>
            <w:noWrap/>
            <w:vAlign w:val="bottom"/>
          </w:tcPr>
          <w:p w14:paraId="4E8335E7" w14:textId="7E72125F" w:rsidR="00C42BDE" w:rsidRPr="00441846" w:rsidRDefault="00441846"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M</w:t>
            </w:r>
          </w:p>
        </w:tc>
      </w:tr>
      <w:tr w:rsidR="00C42BDE" w:rsidRPr="004D2FDA" w14:paraId="1DCC1B2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E587C38" w14:textId="4F03EEBE"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9.1.16</w:t>
            </w:r>
          </w:p>
        </w:tc>
        <w:tc>
          <w:tcPr>
            <w:tcW w:w="840" w:type="dxa"/>
            <w:tcBorders>
              <w:top w:val="nil"/>
              <w:left w:val="single" w:sz="4" w:space="0" w:color="auto"/>
              <w:bottom w:val="nil"/>
              <w:right w:val="single" w:sz="4" w:space="0" w:color="auto"/>
            </w:tcBorders>
            <w:shd w:val="clear" w:color="auto" w:fill="auto"/>
            <w:noWrap/>
            <w:vAlign w:val="bottom"/>
          </w:tcPr>
          <w:p w14:paraId="13A24012" w14:textId="57FED21F"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456</w:t>
            </w:r>
          </w:p>
        </w:tc>
        <w:tc>
          <w:tcPr>
            <w:tcW w:w="5800" w:type="dxa"/>
            <w:tcBorders>
              <w:top w:val="nil"/>
              <w:left w:val="single" w:sz="4" w:space="0" w:color="auto"/>
              <w:bottom w:val="nil"/>
              <w:right w:val="single" w:sz="4" w:space="0" w:color="auto"/>
            </w:tcBorders>
            <w:shd w:val="clear" w:color="auto" w:fill="auto"/>
            <w:noWrap/>
            <w:vAlign w:val="bottom"/>
          </w:tcPr>
          <w:p w14:paraId="5280B034" w14:textId="106B8F10"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 manufacturing data</w:t>
            </w:r>
          </w:p>
        </w:tc>
        <w:tc>
          <w:tcPr>
            <w:tcW w:w="1162" w:type="dxa"/>
            <w:tcBorders>
              <w:top w:val="nil"/>
              <w:left w:val="single" w:sz="4" w:space="0" w:color="auto"/>
              <w:bottom w:val="nil"/>
              <w:right w:val="single" w:sz="4" w:space="0" w:color="auto"/>
            </w:tcBorders>
            <w:shd w:val="clear" w:color="auto" w:fill="auto"/>
            <w:noWrap/>
            <w:vAlign w:val="bottom"/>
          </w:tcPr>
          <w:p w14:paraId="2DF4A78A" w14:textId="3B3DDF93" w:rsidR="00C42BDE"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C42BDE" w:rsidRPr="004D2FDA" w14:paraId="4A82281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80CE546" w14:textId="64EADD51" w:rsidR="00C42BDE" w:rsidRPr="00441846" w:rsidRDefault="00C42BDE"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9.1.17</w:t>
            </w:r>
          </w:p>
        </w:tc>
        <w:tc>
          <w:tcPr>
            <w:tcW w:w="840" w:type="dxa"/>
            <w:tcBorders>
              <w:top w:val="nil"/>
              <w:left w:val="single" w:sz="4" w:space="0" w:color="auto"/>
              <w:bottom w:val="nil"/>
              <w:right w:val="single" w:sz="4" w:space="0" w:color="auto"/>
            </w:tcBorders>
            <w:shd w:val="clear" w:color="auto" w:fill="auto"/>
            <w:noWrap/>
            <w:vAlign w:val="bottom"/>
          </w:tcPr>
          <w:p w14:paraId="01C4A173" w14:textId="65CFDD8E" w:rsidR="00C42BDE"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457</w:t>
            </w:r>
          </w:p>
        </w:tc>
        <w:tc>
          <w:tcPr>
            <w:tcW w:w="5800" w:type="dxa"/>
            <w:tcBorders>
              <w:top w:val="nil"/>
              <w:left w:val="single" w:sz="4" w:space="0" w:color="auto"/>
              <w:bottom w:val="nil"/>
              <w:right w:val="single" w:sz="4" w:space="0" w:color="auto"/>
            </w:tcBorders>
            <w:shd w:val="clear" w:color="auto" w:fill="auto"/>
            <w:noWrap/>
            <w:vAlign w:val="bottom"/>
          </w:tcPr>
          <w:p w14:paraId="6F726548" w14:textId="2DB48902" w:rsidR="00C42BDE"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ONU time configuration</w:t>
            </w:r>
          </w:p>
        </w:tc>
        <w:tc>
          <w:tcPr>
            <w:tcW w:w="1162" w:type="dxa"/>
            <w:tcBorders>
              <w:top w:val="nil"/>
              <w:left w:val="single" w:sz="4" w:space="0" w:color="auto"/>
              <w:bottom w:val="nil"/>
              <w:right w:val="single" w:sz="4" w:space="0" w:color="auto"/>
            </w:tcBorders>
            <w:shd w:val="clear" w:color="auto" w:fill="auto"/>
            <w:noWrap/>
            <w:vAlign w:val="bottom"/>
          </w:tcPr>
          <w:p w14:paraId="12A47751" w14:textId="4FB6EF68" w:rsidR="00C42BDE"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4D2FDA" w:rsidRPr="004D2FDA" w14:paraId="56AD5E3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8A399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9.2.1</w:t>
            </w:r>
          </w:p>
        </w:tc>
        <w:tc>
          <w:tcPr>
            <w:tcW w:w="840" w:type="dxa"/>
            <w:tcBorders>
              <w:top w:val="nil"/>
              <w:left w:val="single" w:sz="4" w:space="0" w:color="auto"/>
              <w:bottom w:val="nil"/>
              <w:right w:val="single" w:sz="4" w:space="0" w:color="auto"/>
            </w:tcBorders>
            <w:shd w:val="clear" w:color="auto" w:fill="auto"/>
            <w:noWrap/>
            <w:vAlign w:val="bottom"/>
            <w:hideMark/>
          </w:tcPr>
          <w:p w14:paraId="50D0B34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263</w:t>
            </w:r>
          </w:p>
        </w:tc>
        <w:tc>
          <w:tcPr>
            <w:tcW w:w="5800" w:type="dxa"/>
            <w:tcBorders>
              <w:top w:val="nil"/>
              <w:left w:val="single" w:sz="4" w:space="0" w:color="auto"/>
              <w:bottom w:val="nil"/>
              <w:right w:val="single" w:sz="4" w:space="0" w:color="auto"/>
            </w:tcBorders>
            <w:shd w:val="clear" w:color="auto" w:fill="auto"/>
            <w:noWrap/>
            <w:vAlign w:val="bottom"/>
            <w:hideMark/>
          </w:tcPr>
          <w:p w14:paraId="717A2E3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ANI-G</w:t>
            </w:r>
          </w:p>
        </w:tc>
        <w:tc>
          <w:tcPr>
            <w:tcW w:w="1162" w:type="dxa"/>
            <w:tcBorders>
              <w:top w:val="nil"/>
              <w:left w:val="single" w:sz="4" w:space="0" w:color="auto"/>
              <w:bottom w:val="nil"/>
              <w:right w:val="single" w:sz="4" w:space="0" w:color="auto"/>
            </w:tcBorders>
            <w:shd w:val="clear" w:color="auto" w:fill="auto"/>
            <w:noWrap/>
            <w:vAlign w:val="bottom"/>
            <w:hideMark/>
          </w:tcPr>
          <w:p w14:paraId="774CC1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85852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40408E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9.2.2</w:t>
            </w:r>
          </w:p>
        </w:tc>
        <w:tc>
          <w:tcPr>
            <w:tcW w:w="840" w:type="dxa"/>
            <w:tcBorders>
              <w:top w:val="nil"/>
              <w:left w:val="single" w:sz="4" w:space="0" w:color="auto"/>
              <w:bottom w:val="nil"/>
              <w:right w:val="single" w:sz="4" w:space="0" w:color="auto"/>
            </w:tcBorders>
            <w:shd w:val="clear" w:color="auto" w:fill="auto"/>
            <w:noWrap/>
            <w:vAlign w:val="bottom"/>
            <w:hideMark/>
          </w:tcPr>
          <w:p w14:paraId="39D70E4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262</w:t>
            </w:r>
          </w:p>
        </w:tc>
        <w:tc>
          <w:tcPr>
            <w:tcW w:w="5800" w:type="dxa"/>
            <w:tcBorders>
              <w:top w:val="nil"/>
              <w:left w:val="single" w:sz="4" w:space="0" w:color="auto"/>
              <w:bottom w:val="nil"/>
              <w:right w:val="single" w:sz="4" w:space="0" w:color="auto"/>
            </w:tcBorders>
            <w:shd w:val="clear" w:color="auto" w:fill="auto"/>
            <w:noWrap/>
            <w:vAlign w:val="bottom"/>
            <w:hideMark/>
          </w:tcPr>
          <w:p w14:paraId="0A4B19F4" w14:textId="5E2C3B81" w:rsidR="004D2FDA" w:rsidRPr="004D2FDA" w:rsidRDefault="004D2FDA" w:rsidP="00B5576D">
            <w:pPr>
              <w:spacing w:after="0"/>
              <w:rPr>
                <w:rFonts w:ascii="Calibri" w:hAnsi="Calibri"/>
                <w:iCs w:val="0"/>
                <w:color w:val="000000"/>
                <w:kern w:val="0"/>
                <w:sz w:val="22"/>
                <w:szCs w:val="22"/>
              </w:rPr>
            </w:pPr>
            <w:r w:rsidRPr="004D2FDA">
              <w:rPr>
                <w:rFonts w:ascii="Calibri" w:hAnsi="Calibri"/>
                <w:iCs w:val="0"/>
                <w:color w:val="000000"/>
                <w:kern w:val="0"/>
                <w:sz w:val="22"/>
                <w:szCs w:val="22"/>
              </w:rPr>
              <w:t>T-</w:t>
            </w:r>
            <w:r w:rsidR="00B5576D">
              <w:rPr>
                <w:rFonts w:ascii="Calibri" w:hAnsi="Calibri"/>
                <w:iCs w:val="0"/>
                <w:color w:val="000000"/>
                <w:kern w:val="0"/>
                <w:sz w:val="22"/>
                <w:szCs w:val="22"/>
              </w:rPr>
              <w:t>CONT</w:t>
            </w:r>
          </w:p>
        </w:tc>
        <w:tc>
          <w:tcPr>
            <w:tcW w:w="1162" w:type="dxa"/>
            <w:tcBorders>
              <w:top w:val="nil"/>
              <w:left w:val="single" w:sz="4" w:space="0" w:color="auto"/>
              <w:bottom w:val="nil"/>
              <w:right w:val="single" w:sz="4" w:space="0" w:color="auto"/>
            </w:tcBorders>
            <w:shd w:val="clear" w:color="auto" w:fill="auto"/>
            <w:noWrap/>
            <w:vAlign w:val="bottom"/>
            <w:hideMark/>
          </w:tcPr>
          <w:p w14:paraId="7E2F518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474DE0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F66E48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9.2.3</w:t>
            </w:r>
          </w:p>
        </w:tc>
        <w:tc>
          <w:tcPr>
            <w:tcW w:w="840" w:type="dxa"/>
            <w:tcBorders>
              <w:top w:val="nil"/>
              <w:left w:val="single" w:sz="4" w:space="0" w:color="auto"/>
              <w:bottom w:val="nil"/>
              <w:right w:val="single" w:sz="4" w:space="0" w:color="auto"/>
            </w:tcBorders>
            <w:shd w:val="clear" w:color="auto" w:fill="auto"/>
            <w:noWrap/>
            <w:vAlign w:val="bottom"/>
            <w:hideMark/>
          </w:tcPr>
          <w:p w14:paraId="595AA4A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268</w:t>
            </w:r>
          </w:p>
        </w:tc>
        <w:tc>
          <w:tcPr>
            <w:tcW w:w="5800" w:type="dxa"/>
            <w:tcBorders>
              <w:top w:val="nil"/>
              <w:left w:val="single" w:sz="4" w:space="0" w:color="auto"/>
              <w:bottom w:val="nil"/>
              <w:right w:val="single" w:sz="4" w:space="0" w:color="auto"/>
            </w:tcBorders>
            <w:shd w:val="clear" w:color="auto" w:fill="auto"/>
            <w:noWrap/>
            <w:vAlign w:val="bottom"/>
            <w:hideMark/>
          </w:tcPr>
          <w:p w14:paraId="056B73C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port network CTP</w:t>
            </w:r>
          </w:p>
        </w:tc>
        <w:tc>
          <w:tcPr>
            <w:tcW w:w="1162" w:type="dxa"/>
            <w:tcBorders>
              <w:top w:val="nil"/>
              <w:left w:val="single" w:sz="4" w:space="0" w:color="auto"/>
              <w:bottom w:val="nil"/>
              <w:right w:val="single" w:sz="4" w:space="0" w:color="auto"/>
            </w:tcBorders>
            <w:shd w:val="clear" w:color="auto" w:fill="auto"/>
            <w:noWrap/>
            <w:vAlign w:val="bottom"/>
            <w:hideMark/>
          </w:tcPr>
          <w:p w14:paraId="0644B23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91818D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276F0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9.2.4</w:t>
            </w:r>
          </w:p>
        </w:tc>
        <w:tc>
          <w:tcPr>
            <w:tcW w:w="840" w:type="dxa"/>
            <w:tcBorders>
              <w:top w:val="nil"/>
              <w:left w:val="single" w:sz="4" w:space="0" w:color="auto"/>
              <w:bottom w:val="nil"/>
              <w:right w:val="single" w:sz="4" w:space="0" w:color="auto"/>
            </w:tcBorders>
            <w:shd w:val="clear" w:color="auto" w:fill="auto"/>
            <w:noWrap/>
            <w:vAlign w:val="bottom"/>
            <w:hideMark/>
          </w:tcPr>
          <w:p w14:paraId="07E6512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266</w:t>
            </w:r>
          </w:p>
        </w:tc>
        <w:tc>
          <w:tcPr>
            <w:tcW w:w="5800" w:type="dxa"/>
            <w:tcBorders>
              <w:top w:val="nil"/>
              <w:left w:val="single" w:sz="4" w:space="0" w:color="auto"/>
              <w:bottom w:val="nil"/>
              <w:right w:val="single" w:sz="4" w:space="0" w:color="auto"/>
            </w:tcBorders>
            <w:shd w:val="clear" w:color="auto" w:fill="auto"/>
            <w:noWrap/>
            <w:vAlign w:val="bottom"/>
            <w:hideMark/>
          </w:tcPr>
          <w:p w14:paraId="29C3AC4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52B5876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8D92D4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7DC0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9.2.5</w:t>
            </w:r>
          </w:p>
        </w:tc>
        <w:tc>
          <w:tcPr>
            <w:tcW w:w="840" w:type="dxa"/>
            <w:tcBorders>
              <w:top w:val="nil"/>
              <w:left w:val="single" w:sz="4" w:space="0" w:color="auto"/>
              <w:bottom w:val="nil"/>
              <w:right w:val="single" w:sz="4" w:space="0" w:color="auto"/>
            </w:tcBorders>
            <w:shd w:val="clear" w:color="auto" w:fill="auto"/>
            <w:noWrap/>
            <w:vAlign w:val="bottom"/>
            <w:hideMark/>
          </w:tcPr>
          <w:p w14:paraId="0F436B6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281</w:t>
            </w:r>
          </w:p>
        </w:tc>
        <w:tc>
          <w:tcPr>
            <w:tcW w:w="5800" w:type="dxa"/>
            <w:tcBorders>
              <w:top w:val="nil"/>
              <w:left w:val="single" w:sz="4" w:space="0" w:color="auto"/>
              <w:bottom w:val="nil"/>
              <w:right w:val="single" w:sz="4" w:space="0" w:color="auto"/>
            </w:tcBorders>
            <w:shd w:val="clear" w:color="auto" w:fill="auto"/>
            <w:noWrap/>
            <w:vAlign w:val="bottom"/>
            <w:hideMark/>
          </w:tcPr>
          <w:p w14:paraId="287C00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381C82F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50033E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ABA8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9.2.7</w:t>
            </w:r>
          </w:p>
        </w:tc>
        <w:tc>
          <w:tcPr>
            <w:tcW w:w="840" w:type="dxa"/>
            <w:tcBorders>
              <w:top w:val="nil"/>
              <w:left w:val="single" w:sz="4" w:space="0" w:color="auto"/>
              <w:bottom w:val="nil"/>
              <w:right w:val="single" w:sz="4" w:space="0" w:color="auto"/>
            </w:tcBorders>
            <w:shd w:val="clear" w:color="auto" w:fill="auto"/>
            <w:noWrap/>
            <w:vAlign w:val="bottom"/>
            <w:hideMark/>
          </w:tcPr>
          <w:p w14:paraId="1A60CCC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272</w:t>
            </w:r>
          </w:p>
        </w:tc>
        <w:tc>
          <w:tcPr>
            <w:tcW w:w="5800" w:type="dxa"/>
            <w:tcBorders>
              <w:top w:val="nil"/>
              <w:left w:val="single" w:sz="4" w:space="0" w:color="auto"/>
              <w:bottom w:val="nil"/>
              <w:right w:val="single" w:sz="4" w:space="0" w:color="auto"/>
            </w:tcBorders>
            <w:shd w:val="clear" w:color="auto" w:fill="auto"/>
            <w:noWrap/>
            <w:vAlign w:val="bottom"/>
            <w:hideMark/>
          </w:tcPr>
          <w:p w14:paraId="0E9D9C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GAL Ethernet Profile</w:t>
            </w:r>
          </w:p>
        </w:tc>
        <w:tc>
          <w:tcPr>
            <w:tcW w:w="1162" w:type="dxa"/>
            <w:tcBorders>
              <w:top w:val="nil"/>
              <w:left w:val="single" w:sz="4" w:space="0" w:color="auto"/>
              <w:bottom w:val="nil"/>
              <w:right w:val="single" w:sz="4" w:space="0" w:color="auto"/>
            </w:tcBorders>
            <w:shd w:val="clear" w:color="auto" w:fill="auto"/>
            <w:noWrap/>
            <w:vAlign w:val="bottom"/>
            <w:hideMark/>
          </w:tcPr>
          <w:p w14:paraId="4F8323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EF80C6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D4F2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9.2.8</w:t>
            </w:r>
          </w:p>
        </w:tc>
        <w:tc>
          <w:tcPr>
            <w:tcW w:w="840" w:type="dxa"/>
            <w:tcBorders>
              <w:top w:val="nil"/>
              <w:left w:val="single" w:sz="4" w:space="0" w:color="auto"/>
              <w:bottom w:val="nil"/>
              <w:right w:val="single" w:sz="4" w:space="0" w:color="auto"/>
            </w:tcBorders>
            <w:shd w:val="clear" w:color="auto" w:fill="auto"/>
            <w:noWrap/>
            <w:vAlign w:val="bottom"/>
            <w:hideMark/>
          </w:tcPr>
          <w:p w14:paraId="3B67E57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276</w:t>
            </w:r>
          </w:p>
        </w:tc>
        <w:tc>
          <w:tcPr>
            <w:tcW w:w="5800" w:type="dxa"/>
            <w:tcBorders>
              <w:top w:val="nil"/>
              <w:left w:val="single" w:sz="4" w:space="0" w:color="auto"/>
              <w:bottom w:val="nil"/>
              <w:right w:val="single" w:sz="4" w:space="0" w:color="auto"/>
            </w:tcBorders>
            <w:shd w:val="clear" w:color="auto" w:fill="auto"/>
            <w:noWrap/>
            <w:vAlign w:val="bottom"/>
            <w:hideMark/>
          </w:tcPr>
          <w:p w14:paraId="1BDA5B86" w14:textId="166DD32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GAL 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2F5E8F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9B82FE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D0175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9.2.9</w:t>
            </w:r>
          </w:p>
        </w:tc>
        <w:tc>
          <w:tcPr>
            <w:tcW w:w="840" w:type="dxa"/>
            <w:tcBorders>
              <w:top w:val="nil"/>
              <w:left w:val="single" w:sz="4" w:space="0" w:color="auto"/>
              <w:bottom w:val="nil"/>
              <w:right w:val="single" w:sz="4" w:space="0" w:color="auto"/>
            </w:tcBorders>
            <w:shd w:val="clear" w:color="auto" w:fill="auto"/>
            <w:noWrap/>
            <w:vAlign w:val="bottom"/>
            <w:hideMark/>
          </w:tcPr>
          <w:p w14:paraId="5BFC3FA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312</w:t>
            </w:r>
          </w:p>
        </w:tc>
        <w:tc>
          <w:tcPr>
            <w:tcW w:w="5800" w:type="dxa"/>
            <w:tcBorders>
              <w:top w:val="nil"/>
              <w:left w:val="single" w:sz="4" w:space="0" w:color="auto"/>
              <w:bottom w:val="nil"/>
              <w:right w:val="single" w:sz="4" w:space="0" w:color="auto"/>
            </w:tcBorders>
            <w:shd w:val="clear" w:color="auto" w:fill="auto"/>
            <w:noWrap/>
            <w:vAlign w:val="bottom"/>
            <w:hideMark/>
          </w:tcPr>
          <w:p w14:paraId="7722482C" w14:textId="4BA83211" w:rsidR="004D2FDA" w:rsidRPr="004D2FDA" w:rsidRDefault="00D81E0B" w:rsidP="004D2FDA">
            <w:pPr>
              <w:spacing w:after="0"/>
              <w:rPr>
                <w:rFonts w:ascii="Calibri" w:hAnsi="Calibri"/>
                <w:iCs w:val="0"/>
                <w:color w:val="000000"/>
                <w:kern w:val="0"/>
                <w:sz w:val="22"/>
                <w:szCs w:val="22"/>
              </w:rPr>
            </w:pPr>
            <w:r>
              <w:rPr>
                <w:rFonts w:asciiTheme="minorHAnsi" w:hAnsiTheme="minorHAnsi" w:cstheme="minorHAnsi"/>
                <w:color w:val="4F81BD" w:themeColor="accent1"/>
                <w:sz w:val="22"/>
                <w:szCs w:val="22"/>
                <w:vertAlign w:val="superscript"/>
                <w:lang w:eastAsia="zh-CN"/>
              </w:rPr>
              <w:t>E</w:t>
            </w:r>
            <w:r w:rsidR="004D2FDA" w:rsidRPr="004D2FDA">
              <w:rPr>
                <w:rFonts w:ascii="Calibri" w:hAnsi="Calibri"/>
                <w:iCs w:val="0"/>
                <w:color w:val="000000"/>
                <w:kern w:val="0"/>
                <w:sz w:val="22"/>
                <w:szCs w:val="22"/>
              </w:rPr>
              <w:t>FEC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937B8C4" w14:textId="1A701A8C" w:rsidR="004D2FDA" w:rsidRPr="004D2FDA" w:rsidRDefault="00D81E0B" w:rsidP="004D2FDA">
            <w:pPr>
              <w:spacing w:after="0"/>
              <w:rPr>
                <w:rFonts w:ascii="Calibri" w:hAnsi="Calibri"/>
                <w:iCs w:val="0"/>
                <w:color w:val="000000"/>
                <w:kern w:val="0"/>
                <w:sz w:val="22"/>
                <w:szCs w:val="22"/>
              </w:rPr>
            </w:pPr>
            <w:r>
              <w:rPr>
                <w:rFonts w:ascii="Calibri" w:hAnsi="Calibri"/>
                <w:iCs w:val="0"/>
                <w:color w:val="000000"/>
                <w:kern w:val="0"/>
                <w:sz w:val="22"/>
                <w:szCs w:val="22"/>
              </w:rPr>
              <w:t>9.2.22</w:t>
            </w:r>
          </w:p>
        </w:tc>
      </w:tr>
      <w:tr w:rsidR="004D2FDA" w:rsidRPr="004D2FDA" w14:paraId="54F6550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12EF7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9.2.10</w:t>
            </w:r>
          </w:p>
        </w:tc>
        <w:tc>
          <w:tcPr>
            <w:tcW w:w="840" w:type="dxa"/>
            <w:tcBorders>
              <w:top w:val="nil"/>
              <w:left w:val="single" w:sz="4" w:space="0" w:color="auto"/>
              <w:bottom w:val="nil"/>
              <w:right w:val="single" w:sz="4" w:space="0" w:color="auto"/>
            </w:tcBorders>
            <w:shd w:val="clear" w:color="auto" w:fill="auto"/>
            <w:noWrap/>
            <w:vAlign w:val="bottom"/>
            <w:hideMark/>
          </w:tcPr>
          <w:p w14:paraId="2379585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277</w:t>
            </w:r>
          </w:p>
        </w:tc>
        <w:tc>
          <w:tcPr>
            <w:tcW w:w="5800" w:type="dxa"/>
            <w:tcBorders>
              <w:top w:val="nil"/>
              <w:left w:val="single" w:sz="4" w:space="0" w:color="auto"/>
              <w:bottom w:val="nil"/>
              <w:right w:val="single" w:sz="4" w:space="0" w:color="auto"/>
            </w:tcBorders>
            <w:shd w:val="clear" w:color="auto" w:fill="auto"/>
            <w:noWrap/>
            <w:vAlign w:val="bottom"/>
            <w:hideMark/>
          </w:tcPr>
          <w:p w14:paraId="013EA64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Priority Queue</w:t>
            </w:r>
          </w:p>
        </w:tc>
        <w:tc>
          <w:tcPr>
            <w:tcW w:w="1162" w:type="dxa"/>
            <w:tcBorders>
              <w:top w:val="nil"/>
              <w:left w:val="single" w:sz="4" w:space="0" w:color="auto"/>
              <w:bottom w:val="nil"/>
              <w:right w:val="single" w:sz="4" w:space="0" w:color="auto"/>
            </w:tcBorders>
            <w:shd w:val="clear" w:color="auto" w:fill="auto"/>
            <w:noWrap/>
            <w:vAlign w:val="bottom"/>
            <w:hideMark/>
          </w:tcPr>
          <w:p w14:paraId="5B7C91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D777BD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928305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9.2.11</w:t>
            </w:r>
          </w:p>
        </w:tc>
        <w:tc>
          <w:tcPr>
            <w:tcW w:w="840" w:type="dxa"/>
            <w:tcBorders>
              <w:top w:val="nil"/>
              <w:left w:val="single" w:sz="4" w:space="0" w:color="auto"/>
              <w:bottom w:val="nil"/>
              <w:right w:val="single" w:sz="4" w:space="0" w:color="auto"/>
            </w:tcBorders>
            <w:shd w:val="clear" w:color="auto" w:fill="auto"/>
            <w:noWrap/>
            <w:vAlign w:val="bottom"/>
            <w:hideMark/>
          </w:tcPr>
          <w:p w14:paraId="65D2D0F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278</w:t>
            </w:r>
          </w:p>
        </w:tc>
        <w:tc>
          <w:tcPr>
            <w:tcW w:w="5800" w:type="dxa"/>
            <w:tcBorders>
              <w:top w:val="nil"/>
              <w:left w:val="single" w:sz="4" w:space="0" w:color="auto"/>
              <w:bottom w:val="nil"/>
              <w:right w:val="single" w:sz="4" w:space="0" w:color="auto"/>
            </w:tcBorders>
            <w:shd w:val="clear" w:color="auto" w:fill="auto"/>
            <w:noWrap/>
            <w:vAlign w:val="bottom"/>
            <w:hideMark/>
          </w:tcPr>
          <w:p w14:paraId="63A88F3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Traffic Scheduler</w:t>
            </w:r>
          </w:p>
        </w:tc>
        <w:tc>
          <w:tcPr>
            <w:tcW w:w="1162" w:type="dxa"/>
            <w:tcBorders>
              <w:top w:val="nil"/>
              <w:left w:val="single" w:sz="4" w:space="0" w:color="auto"/>
              <w:bottom w:val="nil"/>
              <w:right w:val="single" w:sz="4" w:space="0" w:color="auto"/>
            </w:tcBorders>
            <w:shd w:val="clear" w:color="auto" w:fill="auto"/>
            <w:noWrap/>
            <w:vAlign w:val="bottom"/>
            <w:hideMark/>
          </w:tcPr>
          <w:p w14:paraId="548C17B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735A1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D59F5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9.2.12</w:t>
            </w:r>
          </w:p>
        </w:tc>
        <w:tc>
          <w:tcPr>
            <w:tcW w:w="840" w:type="dxa"/>
            <w:tcBorders>
              <w:top w:val="nil"/>
              <w:left w:val="single" w:sz="4" w:space="0" w:color="auto"/>
              <w:bottom w:val="nil"/>
              <w:right w:val="single" w:sz="4" w:space="0" w:color="auto"/>
            </w:tcBorders>
            <w:shd w:val="clear" w:color="auto" w:fill="auto"/>
            <w:noWrap/>
            <w:vAlign w:val="bottom"/>
            <w:hideMark/>
          </w:tcPr>
          <w:p w14:paraId="1D4EE96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280</w:t>
            </w:r>
          </w:p>
        </w:tc>
        <w:tc>
          <w:tcPr>
            <w:tcW w:w="5800" w:type="dxa"/>
            <w:tcBorders>
              <w:top w:val="nil"/>
              <w:left w:val="single" w:sz="4" w:space="0" w:color="auto"/>
              <w:bottom w:val="nil"/>
              <w:right w:val="single" w:sz="4" w:space="0" w:color="auto"/>
            </w:tcBorders>
            <w:shd w:val="clear" w:color="auto" w:fill="auto"/>
            <w:noWrap/>
            <w:vAlign w:val="bottom"/>
            <w:hideMark/>
          </w:tcPr>
          <w:p w14:paraId="775E01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Traffic Descriptor</w:t>
            </w:r>
          </w:p>
        </w:tc>
        <w:tc>
          <w:tcPr>
            <w:tcW w:w="1162" w:type="dxa"/>
            <w:tcBorders>
              <w:top w:val="nil"/>
              <w:left w:val="single" w:sz="4" w:space="0" w:color="auto"/>
              <w:bottom w:val="nil"/>
              <w:right w:val="single" w:sz="4" w:space="0" w:color="auto"/>
            </w:tcBorders>
            <w:shd w:val="clear" w:color="auto" w:fill="auto"/>
            <w:noWrap/>
            <w:vAlign w:val="bottom"/>
            <w:hideMark/>
          </w:tcPr>
          <w:p w14:paraId="6C6B30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053B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F750B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9.2.13</w:t>
            </w:r>
          </w:p>
        </w:tc>
        <w:tc>
          <w:tcPr>
            <w:tcW w:w="840" w:type="dxa"/>
            <w:tcBorders>
              <w:top w:val="nil"/>
              <w:left w:val="single" w:sz="4" w:space="0" w:color="auto"/>
              <w:bottom w:val="nil"/>
              <w:right w:val="single" w:sz="4" w:space="0" w:color="auto"/>
            </w:tcBorders>
            <w:shd w:val="clear" w:color="auto" w:fill="auto"/>
            <w:noWrap/>
            <w:vAlign w:val="bottom"/>
            <w:hideMark/>
          </w:tcPr>
          <w:p w14:paraId="184AB4A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341</w:t>
            </w:r>
          </w:p>
        </w:tc>
        <w:tc>
          <w:tcPr>
            <w:tcW w:w="5800" w:type="dxa"/>
            <w:tcBorders>
              <w:top w:val="nil"/>
              <w:left w:val="single" w:sz="4" w:space="0" w:color="auto"/>
              <w:bottom w:val="nil"/>
              <w:right w:val="single" w:sz="4" w:space="0" w:color="auto"/>
            </w:tcBorders>
            <w:shd w:val="clear" w:color="auto" w:fill="auto"/>
            <w:noWrap/>
            <w:vAlign w:val="bottom"/>
            <w:hideMark/>
          </w:tcPr>
          <w:p w14:paraId="0501AD8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GEM port network CTP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C6C0B9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E07F0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CE5E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9.2.14</w:t>
            </w:r>
          </w:p>
        </w:tc>
        <w:tc>
          <w:tcPr>
            <w:tcW w:w="840" w:type="dxa"/>
            <w:tcBorders>
              <w:top w:val="nil"/>
              <w:left w:val="single" w:sz="4" w:space="0" w:color="auto"/>
              <w:bottom w:val="nil"/>
              <w:right w:val="single" w:sz="4" w:space="0" w:color="auto"/>
            </w:tcBorders>
            <w:shd w:val="clear" w:color="auto" w:fill="auto"/>
            <w:noWrap/>
            <w:vAlign w:val="bottom"/>
            <w:hideMark/>
          </w:tcPr>
          <w:p w14:paraId="0709062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343</w:t>
            </w:r>
          </w:p>
        </w:tc>
        <w:tc>
          <w:tcPr>
            <w:tcW w:w="5800" w:type="dxa"/>
            <w:tcBorders>
              <w:top w:val="nil"/>
              <w:left w:val="single" w:sz="4" w:space="0" w:color="auto"/>
              <w:bottom w:val="nil"/>
              <w:right w:val="single" w:sz="4" w:space="0" w:color="auto"/>
            </w:tcBorders>
            <w:shd w:val="clear" w:color="auto" w:fill="auto"/>
            <w:noWrap/>
            <w:vAlign w:val="bottom"/>
            <w:hideMark/>
          </w:tcPr>
          <w:p w14:paraId="003E443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Energy consumption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FCAB17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7A3D09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199192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9.2.15</w:t>
            </w:r>
          </w:p>
        </w:tc>
        <w:tc>
          <w:tcPr>
            <w:tcW w:w="840" w:type="dxa"/>
            <w:tcBorders>
              <w:top w:val="nil"/>
              <w:left w:val="single" w:sz="4" w:space="0" w:color="auto"/>
              <w:bottom w:val="nil"/>
              <w:right w:val="single" w:sz="4" w:space="0" w:color="auto"/>
            </w:tcBorders>
            <w:shd w:val="clear" w:color="auto" w:fill="auto"/>
            <w:noWrap/>
            <w:vAlign w:val="bottom"/>
            <w:hideMark/>
          </w:tcPr>
          <w:p w14:paraId="0965B1D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344</w:t>
            </w:r>
          </w:p>
        </w:tc>
        <w:tc>
          <w:tcPr>
            <w:tcW w:w="5800" w:type="dxa"/>
            <w:tcBorders>
              <w:top w:val="nil"/>
              <w:left w:val="single" w:sz="4" w:space="0" w:color="auto"/>
              <w:bottom w:val="nil"/>
              <w:right w:val="single" w:sz="4" w:space="0" w:color="auto"/>
            </w:tcBorders>
            <w:shd w:val="clear" w:color="auto" w:fill="auto"/>
            <w:noWrap/>
            <w:vAlign w:val="bottom"/>
            <w:hideMark/>
          </w:tcPr>
          <w:p w14:paraId="1D64A7C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TC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9853D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543A06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86AB6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9.2.16</w:t>
            </w:r>
          </w:p>
        </w:tc>
        <w:tc>
          <w:tcPr>
            <w:tcW w:w="840" w:type="dxa"/>
            <w:tcBorders>
              <w:top w:val="nil"/>
              <w:left w:val="single" w:sz="4" w:space="0" w:color="auto"/>
              <w:bottom w:val="nil"/>
              <w:right w:val="single" w:sz="4" w:space="0" w:color="auto"/>
            </w:tcBorders>
            <w:shd w:val="clear" w:color="auto" w:fill="auto"/>
            <w:noWrap/>
            <w:vAlign w:val="bottom"/>
            <w:hideMark/>
          </w:tcPr>
          <w:p w14:paraId="336AEAE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345</w:t>
            </w:r>
          </w:p>
        </w:tc>
        <w:tc>
          <w:tcPr>
            <w:tcW w:w="5800" w:type="dxa"/>
            <w:tcBorders>
              <w:top w:val="nil"/>
              <w:left w:val="single" w:sz="4" w:space="0" w:color="auto"/>
              <w:bottom w:val="nil"/>
              <w:right w:val="single" w:sz="4" w:space="0" w:color="auto"/>
            </w:tcBorders>
            <w:shd w:val="clear" w:color="auto" w:fill="auto"/>
            <w:noWrap/>
            <w:vAlign w:val="bottom"/>
            <w:hideMark/>
          </w:tcPr>
          <w:p w14:paraId="27C39C2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downstream management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64B63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B167C0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6D7E4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9.2.17</w:t>
            </w:r>
          </w:p>
        </w:tc>
        <w:tc>
          <w:tcPr>
            <w:tcW w:w="840" w:type="dxa"/>
            <w:tcBorders>
              <w:top w:val="nil"/>
              <w:left w:val="single" w:sz="4" w:space="0" w:color="auto"/>
              <w:bottom w:val="nil"/>
              <w:right w:val="single" w:sz="4" w:space="0" w:color="auto"/>
            </w:tcBorders>
            <w:shd w:val="clear" w:color="auto" w:fill="auto"/>
            <w:noWrap/>
            <w:vAlign w:val="bottom"/>
            <w:hideMark/>
          </w:tcPr>
          <w:p w14:paraId="7993964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346</w:t>
            </w:r>
          </w:p>
        </w:tc>
        <w:tc>
          <w:tcPr>
            <w:tcW w:w="5800" w:type="dxa"/>
            <w:tcBorders>
              <w:top w:val="nil"/>
              <w:left w:val="single" w:sz="4" w:space="0" w:color="auto"/>
              <w:bottom w:val="nil"/>
              <w:right w:val="single" w:sz="4" w:space="0" w:color="auto"/>
            </w:tcBorders>
            <w:shd w:val="clear" w:color="auto" w:fill="auto"/>
            <w:noWrap/>
            <w:vAlign w:val="bottom"/>
            <w:hideMark/>
          </w:tcPr>
          <w:p w14:paraId="2DFA27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XG-PON upstream management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0B8C2C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C55C79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8A10A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9.2.18</w:t>
            </w:r>
          </w:p>
        </w:tc>
        <w:tc>
          <w:tcPr>
            <w:tcW w:w="840" w:type="dxa"/>
            <w:tcBorders>
              <w:top w:val="nil"/>
              <w:left w:val="single" w:sz="4" w:space="0" w:color="auto"/>
              <w:bottom w:val="nil"/>
              <w:right w:val="single" w:sz="4" w:space="0" w:color="auto"/>
            </w:tcBorders>
            <w:shd w:val="clear" w:color="auto" w:fill="auto"/>
            <w:noWrap/>
            <w:vAlign w:val="bottom"/>
            <w:hideMark/>
          </w:tcPr>
          <w:p w14:paraId="450BC27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404</w:t>
            </w:r>
          </w:p>
        </w:tc>
        <w:tc>
          <w:tcPr>
            <w:tcW w:w="5800" w:type="dxa"/>
            <w:tcBorders>
              <w:top w:val="nil"/>
              <w:left w:val="single" w:sz="4" w:space="0" w:color="auto"/>
              <w:bottom w:val="nil"/>
              <w:right w:val="single" w:sz="4" w:space="0" w:color="auto"/>
            </w:tcBorders>
            <w:shd w:val="clear" w:color="auto" w:fill="auto"/>
            <w:noWrap/>
            <w:vAlign w:val="bottom"/>
            <w:hideMark/>
          </w:tcPr>
          <w:p w14:paraId="6F30CB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L2 multicast GEM interworking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3DEDF17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E686D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D69F6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9.2.19</w:t>
            </w:r>
          </w:p>
        </w:tc>
        <w:tc>
          <w:tcPr>
            <w:tcW w:w="840" w:type="dxa"/>
            <w:tcBorders>
              <w:top w:val="nil"/>
              <w:left w:val="single" w:sz="4" w:space="0" w:color="auto"/>
              <w:bottom w:val="nil"/>
              <w:right w:val="single" w:sz="4" w:space="0" w:color="auto"/>
            </w:tcBorders>
            <w:shd w:val="clear" w:color="auto" w:fill="auto"/>
            <w:noWrap/>
            <w:vAlign w:val="bottom"/>
            <w:hideMark/>
          </w:tcPr>
          <w:p w14:paraId="11AE316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405</w:t>
            </w:r>
          </w:p>
        </w:tc>
        <w:tc>
          <w:tcPr>
            <w:tcW w:w="5800" w:type="dxa"/>
            <w:tcBorders>
              <w:top w:val="nil"/>
              <w:left w:val="single" w:sz="4" w:space="0" w:color="auto"/>
              <w:bottom w:val="nil"/>
              <w:right w:val="single" w:sz="4" w:space="0" w:color="auto"/>
            </w:tcBorders>
            <w:shd w:val="clear" w:color="auto" w:fill="auto"/>
            <w:noWrap/>
            <w:vAlign w:val="bottom"/>
            <w:hideMark/>
          </w:tcPr>
          <w:p w14:paraId="62AAD18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ANI-E</w:t>
            </w:r>
          </w:p>
        </w:tc>
        <w:tc>
          <w:tcPr>
            <w:tcW w:w="1162" w:type="dxa"/>
            <w:tcBorders>
              <w:top w:val="nil"/>
              <w:left w:val="single" w:sz="4" w:space="0" w:color="auto"/>
              <w:bottom w:val="nil"/>
              <w:right w:val="single" w:sz="4" w:space="0" w:color="auto"/>
            </w:tcBorders>
            <w:shd w:val="clear" w:color="auto" w:fill="auto"/>
            <w:noWrap/>
            <w:vAlign w:val="bottom"/>
            <w:hideMark/>
          </w:tcPr>
          <w:p w14:paraId="4E34107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BC765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73C25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9.2.20</w:t>
            </w:r>
          </w:p>
        </w:tc>
        <w:tc>
          <w:tcPr>
            <w:tcW w:w="840" w:type="dxa"/>
            <w:tcBorders>
              <w:top w:val="nil"/>
              <w:left w:val="single" w:sz="4" w:space="0" w:color="auto"/>
              <w:bottom w:val="nil"/>
              <w:right w:val="single" w:sz="4" w:space="0" w:color="auto"/>
            </w:tcBorders>
            <w:shd w:val="clear" w:color="auto" w:fill="auto"/>
            <w:noWrap/>
            <w:vAlign w:val="bottom"/>
            <w:hideMark/>
          </w:tcPr>
          <w:p w14:paraId="697B67B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406</w:t>
            </w:r>
          </w:p>
        </w:tc>
        <w:tc>
          <w:tcPr>
            <w:tcW w:w="5800" w:type="dxa"/>
            <w:tcBorders>
              <w:top w:val="nil"/>
              <w:left w:val="single" w:sz="4" w:space="0" w:color="auto"/>
              <w:bottom w:val="nil"/>
              <w:right w:val="single" w:sz="4" w:space="0" w:color="auto"/>
            </w:tcBorders>
            <w:shd w:val="clear" w:color="auto" w:fill="auto"/>
            <w:noWrap/>
            <w:vAlign w:val="bottom"/>
            <w:hideMark/>
          </w:tcPr>
          <w:p w14:paraId="3E46274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EPON downstream performance monitoring configuration</w:t>
            </w:r>
          </w:p>
        </w:tc>
        <w:tc>
          <w:tcPr>
            <w:tcW w:w="1162" w:type="dxa"/>
            <w:tcBorders>
              <w:top w:val="nil"/>
              <w:left w:val="single" w:sz="4" w:space="0" w:color="auto"/>
              <w:bottom w:val="nil"/>
              <w:right w:val="single" w:sz="4" w:space="0" w:color="auto"/>
            </w:tcBorders>
            <w:shd w:val="clear" w:color="auto" w:fill="auto"/>
            <w:noWrap/>
            <w:vAlign w:val="bottom"/>
            <w:hideMark/>
          </w:tcPr>
          <w:p w14:paraId="245E96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A31030" w:rsidRPr="004D2FDA" w14:paraId="2ECDA34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471A0A2" w14:textId="278280E8"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9.2.21</w:t>
            </w:r>
          </w:p>
        </w:tc>
        <w:tc>
          <w:tcPr>
            <w:tcW w:w="840" w:type="dxa"/>
            <w:tcBorders>
              <w:top w:val="nil"/>
              <w:left w:val="single" w:sz="4" w:space="0" w:color="auto"/>
              <w:bottom w:val="nil"/>
              <w:right w:val="single" w:sz="4" w:space="0" w:color="auto"/>
            </w:tcBorders>
            <w:shd w:val="clear" w:color="auto" w:fill="auto"/>
            <w:noWrap/>
            <w:vAlign w:val="bottom"/>
          </w:tcPr>
          <w:p w14:paraId="662C1BD3" w14:textId="766E3B75"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452</w:t>
            </w:r>
          </w:p>
        </w:tc>
        <w:tc>
          <w:tcPr>
            <w:tcW w:w="5800" w:type="dxa"/>
            <w:tcBorders>
              <w:top w:val="nil"/>
              <w:left w:val="single" w:sz="4" w:space="0" w:color="auto"/>
              <w:bottom w:val="nil"/>
              <w:right w:val="single" w:sz="4" w:space="0" w:color="auto"/>
            </w:tcBorders>
            <w:shd w:val="clear" w:color="auto" w:fill="auto"/>
            <w:noWrap/>
            <w:vAlign w:val="bottom"/>
          </w:tcPr>
          <w:p w14:paraId="4534579A" w14:textId="6B696F65" w:rsidR="00A31030" w:rsidRPr="00441846" w:rsidRDefault="00441846"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vertAlign w:val="superscript"/>
                <w:lang w:eastAsia="zh-CN"/>
              </w:rPr>
              <w:t>D</w:t>
            </w:r>
            <w:r w:rsidR="00A31030" w:rsidRPr="00441846">
              <w:rPr>
                <w:rFonts w:asciiTheme="minorHAnsi" w:hAnsiTheme="minorHAnsi" w:cstheme="minorHAnsi"/>
                <w:color w:val="4F81BD" w:themeColor="accent1"/>
                <w:sz w:val="22"/>
                <w:szCs w:val="22"/>
                <w:lang w:eastAsia="zh-CN"/>
              </w:rPr>
              <w:t xml:space="preserve">TWDM channel OMCI </w:t>
            </w:r>
            <w:r w:rsidR="00A31030" w:rsidRPr="00441846">
              <w:rPr>
                <w:rFonts w:asciiTheme="minorHAnsi" w:hAnsiTheme="minorHAnsi" w:cstheme="minorHAnsi"/>
                <w:color w:val="4F81BD" w:themeColor="accent1"/>
                <w:sz w:val="22"/>
                <w:szCs w:val="22"/>
              </w:rPr>
              <w:t>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041182A5" w14:textId="75519740" w:rsidR="00A31030" w:rsidRPr="00441846" w:rsidRDefault="00441846"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9.16.11</w:t>
            </w:r>
          </w:p>
        </w:tc>
      </w:tr>
      <w:tr w:rsidR="00A31030" w:rsidRPr="004D2FDA" w14:paraId="0490ADC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0742736" w14:textId="54981A86"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9.2.22</w:t>
            </w:r>
          </w:p>
        </w:tc>
        <w:tc>
          <w:tcPr>
            <w:tcW w:w="840" w:type="dxa"/>
            <w:tcBorders>
              <w:top w:val="nil"/>
              <w:left w:val="single" w:sz="4" w:space="0" w:color="auto"/>
              <w:bottom w:val="nil"/>
              <w:right w:val="single" w:sz="4" w:space="0" w:color="auto"/>
            </w:tcBorders>
            <w:shd w:val="clear" w:color="auto" w:fill="auto"/>
            <w:noWrap/>
            <w:vAlign w:val="bottom"/>
          </w:tcPr>
          <w:p w14:paraId="23110934" w14:textId="7CBB9F76"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453</w:t>
            </w:r>
          </w:p>
        </w:tc>
        <w:tc>
          <w:tcPr>
            <w:tcW w:w="5800" w:type="dxa"/>
            <w:tcBorders>
              <w:top w:val="nil"/>
              <w:left w:val="single" w:sz="4" w:space="0" w:color="auto"/>
              <w:bottom w:val="nil"/>
              <w:right w:val="single" w:sz="4" w:space="0" w:color="auto"/>
            </w:tcBorders>
            <w:shd w:val="clear" w:color="auto" w:fill="auto"/>
            <w:noWrap/>
            <w:vAlign w:val="bottom"/>
          </w:tcPr>
          <w:p w14:paraId="5F9AC769" w14:textId="44E16C4D"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Enhanced FEC 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4FE0F7D6" w14:textId="04D7766D" w:rsidR="00A31030" w:rsidRPr="00441846" w:rsidRDefault="00D81E0B" w:rsidP="004D2FDA">
            <w:pPr>
              <w:spacing w:after="0"/>
              <w:rPr>
                <w:rFonts w:ascii="Calibri" w:hAnsi="Calibri"/>
                <w:iCs w:val="0"/>
                <w:color w:val="4F81BD" w:themeColor="accent1"/>
                <w:kern w:val="0"/>
                <w:sz w:val="22"/>
                <w:szCs w:val="22"/>
              </w:rPr>
            </w:pPr>
            <w:r>
              <w:rPr>
                <w:rFonts w:ascii="Calibri" w:hAnsi="Calibri"/>
                <w:iCs w:val="0"/>
                <w:color w:val="4F81BD" w:themeColor="accent1"/>
                <w:kern w:val="0"/>
                <w:sz w:val="22"/>
                <w:szCs w:val="22"/>
              </w:rPr>
              <w:t>M</w:t>
            </w:r>
          </w:p>
        </w:tc>
      </w:tr>
      <w:tr w:rsidR="00A31030" w:rsidRPr="004D2FDA" w14:paraId="09DCA87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063AB00B" w14:textId="6A3E6324"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9.2.23</w:t>
            </w:r>
          </w:p>
        </w:tc>
        <w:tc>
          <w:tcPr>
            <w:tcW w:w="840" w:type="dxa"/>
            <w:tcBorders>
              <w:top w:val="nil"/>
              <w:left w:val="single" w:sz="4" w:space="0" w:color="auto"/>
              <w:bottom w:val="nil"/>
              <w:right w:val="single" w:sz="4" w:space="0" w:color="auto"/>
            </w:tcBorders>
            <w:shd w:val="clear" w:color="auto" w:fill="auto"/>
            <w:noWrap/>
            <w:vAlign w:val="bottom"/>
          </w:tcPr>
          <w:p w14:paraId="14804B7F" w14:textId="058BB476"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454</w:t>
            </w:r>
          </w:p>
        </w:tc>
        <w:tc>
          <w:tcPr>
            <w:tcW w:w="5800" w:type="dxa"/>
            <w:tcBorders>
              <w:top w:val="nil"/>
              <w:left w:val="single" w:sz="4" w:space="0" w:color="auto"/>
              <w:bottom w:val="nil"/>
              <w:right w:val="single" w:sz="4" w:space="0" w:color="auto"/>
            </w:tcBorders>
            <w:shd w:val="clear" w:color="auto" w:fill="auto"/>
            <w:noWrap/>
            <w:vAlign w:val="bottom"/>
          </w:tcPr>
          <w:p w14:paraId="18DD1524" w14:textId="09D10275"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Enhanced TC performance monitoring history data</w:t>
            </w:r>
          </w:p>
        </w:tc>
        <w:tc>
          <w:tcPr>
            <w:tcW w:w="1162" w:type="dxa"/>
            <w:tcBorders>
              <w:top w:val="nil"/>
              <w:left w:val="single" w:sz="4" w:space="0" w:color="auto"/>
              <w:bottom w:val="nil"/>
              <w:right w:val="single" w:sz="4" w:space="0" w:color="auto"/>
            </w:tcBorders>
            <w:shd w:val="clear" w:color="auto" w:fill="auto"/>
            <w:noWrap/>
            <w:vAlign w:val="bottom"/>
          </w:tcPr>
          <w:p w14:paraId="7480BCEC" w14:textId="7A5A1C1E"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No</w:t>
            </w:r>
          </w:p>
        </w:tc>
      </w:tr>
      <w:tr w:rsidR="004D2FDA" w:rsidRPr="004D2FDA" w14:paraId="7AAACA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93ACB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w:t>
            </w:r>
          </w:p>
        </w:tc>
        <w:tc>
          <w:tcPr>
            <w:tcW w:w="840" w:type="dxa"/>
            <w:tcBorders>
              <w:top w:val="nil"/>
              <w:left w:val="single" w:sz="4" w:space="0" w:color="auto"/>
              <w:bottom w:val="nil"/>
              <w:right w:val="single" w:sz="4" w:space="0" w:color="auto"/>
            </w:tcBorders>
            <w:shd w:val="clear" w:color="auto" w:fill="auto"/>
            <w:noWrap/>
            <w:vAlign w:val="bottom"/>
            <w:hideMark/>
          </w:tcPr>
          <w:p w14:paraId="3B556AF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45</w:t>
            </w:r>
          </w:p>
        </w:tc>
        <w:tc>
          <w:tcPr>
            <w:tcW w:w="5800" w:type="dxa"/>
            <w:tcBorders>
              <w:top w:val="nil"/>
              <w:left w:val="single" w:sz="4" w:space="0" w:color="auto"/>
              <w:bottom w:val="nil"/>
              <w:right w:val="single" w:sz="4" w:space="0" w:color="auto"/>
            </w:tcBorders>
            <w:shd w:val="clear" w:color="auto" w:fill="auto"/>
            <w:noWrap/>
            <w:vAlign w:val="bottom"/>
            <w:hideMark/>
          </w:tcPr>
          <w:p w14:paraId="56F4EC4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0D185C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39ED1E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3201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w:t>
            </w:r>
          </w:p>
        </w:tc>
        <w:tc>
          <w:tcPr>
            <w:tcW w:w="840" w:type="dxa"/>
            <w:tcBorders>
              <w:top w:val="nil"/>
              <w:left w:val="single" w:sz="4" w:space="0" w:color="auto"/>
              <w:bottom w:val="nil"/>
              <w:right w:val="single" w:sz="4" w:space="0" w:color="auto"/>
            </w:tcBorders>
            <w:shd w:val="clear" w:color="auto" w:fill="auto"/>
            <w:noWrap/>
            <w:vAlign w:val="bottom"/>
            <w:hideMark/>
          </w:tcPr>
          <w:p w14:paraId="6A6C561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46</w:t>
            </w:r>
          </w:p>
        </w:tc>
        <w:tc>
          <w:tcPr>
            <w:tcW w:w="5800" w:type="dxa"/>
            <w:tcBorders>
              <w:top w:val="nil"/>
              <w:left w:val="single" w:sz="4" w:space="0" w:color="auto"/>
              <w:bottom w:val="nil"/>
              <w:right w:val="single" w:sz="4" w:space="0" w:color="auto"/>
            </w:tcBorders>
            <w:shd w:val="clear" w:color="auto" w:fill="auto"/>
            <w:noWrap/>
            <w:vAlign w:val="bottom"/>
            <w:hideMark/>
          </w:tcPr>
          <w:p w14:paraId="592F4E0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6D139B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7F50884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EE86BC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w:t>
            </w:r>
          </w:p>
        </w:tc>
        <w:tc>
          <w:tcPr>
            <w:tcW w:w="840" w:type="dxa"/>
            <w:tcBorders>
              <w:top w:val="nil"/>
              <w:left w:val="single" w:sz="4" w:space="0" w:color="auto"/>
              <w:bottom w:val="nil"/>
              <w:right w:val="single" w:sz="4" w:space="0" w:color="auto"/>
            </w:tcBorders>
            <w:shd w:val="clear" w:color="auto" w:fill="auto"/>
            <w:noWrap/>
            <w:vAlign w:val="bottom"/>
            <w:hideMark/>
          </w:tcPr>
          <w:p w14:paraId="557AB2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51</w:t>
            </w:r>
          </w:p>
        </w:tc>
        <w:tc>
          <w:tcPr>
            <w:tcW w:w="5800" w:type="dxa"/>
            <w:tcBorders>
              <w:top w:val="nil"/>
              <w:left w:val="single" w:sz="4" w:space="0" w:color="auto"/>
              <w:bottom w:val="nil"/>
              <w:right w:val="single" w:sz="4" w:space="0" w:color="auto"/>
            </w:tcBorders>
            <w:shd w:val="clear" w:color="auto" w:fill="auto"/>
            <w:noWrap/>
            <w:vAlign w:val="bottom"/>
            <w:hideMark/>
          </w:tcPr>
          <w:p w14:paraId="5F13BF6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3A36B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869441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F880E3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9.3.4</w:t>
            </w:r>
          </w:p>
        </w:tc>
        <w:tc>
          <w:tcPr>
            <w:tcW w:w="840" w:type="dxa"/>
            <w:tcBorders>
              <w:top w:val="nil"/>
              <w:left w:val="single" w:sz="4" w:space="0" w:color="auto"/>
              <w:bottom w:val="nil"/>
              <w:right w:val="single" w:sz="4" w:space="0" w:color="auto"/>
            </w:tcBorders>
            <w:shd w:val="clear" w:color="auto" w:fill="auto"/>
            <w:noWrap/>
            <w:vAlign w:val="bottom"/>
            <w:hideMark/>
          </w:tcPr>
          <w:p w14:paraId="31961D5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47</w:t>
            </w:r>
          </w:p>
        </w:tc>
        <w:tc>
          <w:tcPr>
            <w:tcW w:w="5800" w:type="dxa"/>
            <w:tcBorders>
              <w:top w:val="nil"/>
              <w:left w:val="single" w:sz="4" w:space="0" w:color="auto"/>
              <w:bottom w:val="nil"/>
              <w:right w:val="single" w:sz="4" w:space="0" w:color="auto"/>
            </w:tcBorders>
            <w:shd w:val="clear" w:color="auto" w:fill="auto"/>
            <w:noWrap/>
            <w:vAlign w:val="bottom"/>
            <w:hideMark/>
          </w:tcPr>
          <w:p w14:paraId="66F03F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29BD90D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5349F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9661FF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9.3.5</w:t>
            </w:r>
          </w:p>
        </w:tc>
        <w:tc>
          <w:tcPr>
            <w:tcW w:w="840" w:type="dxa"/>
            <w:tcBorders>
              <w:top w:val="nil"/>
              <w:left w:val="single" w:sz="4" w:space="0" w:color="auto"/>
              <w:bottom w:val="nil"/>
              <w:right w:val="single" w:sz="4" w:space="0" w:color="auto"/>
            </w:tcBorders>
            <w:shd w:val="clear" w:color="auto" w:fill="auto"/>
            <w:noWrap/>
            <w:vAlign w:val="bottom"/>
            <w:hideMark/>
          </w:tcPr>
          <w:p w14:paraId="4DE5190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48</w:t>
            </w:r>
          </w:p>
        </w:tc>
        <w:tc>
          <w:tcPr>
            <w:tcW w:w="5800" w:type="dxa"/>
            <w:tcBorders>
              <w:top w:val="nil"/>
              <w:left w:val="single" w:sz="4" w:space="0" w:color="auto"/>
              <w:bottom w:val="nil"/>
              <w:right w:val="single" w:sz="4" w:space="0" w:color="auto"/>
            </w:tcBorders>
            <w:shd w:val="clear" w:color="auto" w:fill="auto"/>
            <w:noWrap/>
            <w:vAlign w:val="bottom"/>
            <w:hideMark/>
          </w:tcPr>
          <w:p w14:paraId="68FCFFC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designation data</w:t>
            </w:r>
          </w:p>
        </w:tc>
        <w:tc>
          <w:tcPr>
            <w:tcW w:w="1162" w:type="dxa"/>
            <w:tcBorders>
              <w:top w:val="nil"/>
              <w:left w:val="single" w:sz="4" w:space="0" w:color="auto"/>
              <w:bottom w:val="nil"/>
              <w:right w:val="single" w:sz="4" w:space="0" w:color="auto"/>
            </w:tcBorders>
            <w:shd w:val="clear" w:color="auto" w:fill="auto"/>
            <w:noWrap/>
            <w:vAlign w:val="bottom"/>
            <w:hideMark/>
          </w:tcPr>
          <w:p w14:paraId="4CED228D" w14:textId="44F1E18B" w:rsidR="004D2FDA" w:rsidRPr="00304300" w:rsidRDefault="00304300"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4D2FDA" w:rsidRPr="004D2FDA" w14:paraId="22BAC6A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49ABA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9.3.6</w:t>
            </w:r>
          </w:p>
        </w:tc>
        <w:tc>
          <w:tcPr>
            <w:tcW w:w="840" w:type="dxa"/>
            <w:tcBorders>
              <w:top w:val="nil"/>
              <w:left w:val="single" w:sz="4" w:space="0" w:color="auto"/>
              <w:bottom w:val="nil"/>
              <w:right w:val="single" w:sz="4" w:space="0" w:color="auto"/>
            </w:tcBorders>
            <w:shd w:val="clear" w:color="auto" w:fill="auto"/>
            <w:noWrap/>
            <w:vAlign w:val="bottom"/>
            <w:hideMark/>
          </w:tcPr>
          <w:p w14:paraId="6349EE9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49</w:t>
            </w:r>
          </w:p>
        </w:tc>
        <w:tc>
          <w:tcPr>
            <w:tcW w:w="5800" w:type="dxa"/>
            <w:tcBorders>
              <w:top w:val="nil"/>
              <w:left w:val="single" w:sz="4" w:space="0" w:color="auto"/>
              <w:bottom w:val="nil"/>
              <w:right w:val="single" w:sz="4" w:space="0" w:color="auto"/>
            </w:tcBorders>
            <w:shd w:val="clear" w:color="auto" w:fill="auto"/>
            <w:noWrap/>
            <w:vAlign w:val="bottom"/>
            <w:hideMark/>
          </w:tcPr>
          <w:p w14:paraId="265406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filter table data</w:t>
            </w:r>
          </w:p>
        </w:tc>
        <w:tc>
          <w:tcPr>
            <w:tcW w:w="1162" w:type="dxa"/>
            <w:tcBorders>
              <w:top w:val="nil"/>
              <w:left w:val="single" w:sz="4" w:space="0" w:color="auto"/>
              <w:bottom w:val="nil"/>
              <w:right w:val="single" w:sz="4" w:space="0" w:color="auto"/>
            </w:tcBorders>
            <w:shd w:val="clear" w:color="auto" w:fill="auto"/>
            <w:noWrap/>
            <w:vAlign w:val="bottom"/>
            <w:hideMark/>
          </w:tcPr>
          <w:p w14:paraId="0099AE2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1C535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643FF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9.3.7</w:t>
            </w:r>
          </w:p>
        </w:tc>
        <w:tc>
          <w:tcPr>
            <w:tcW w:w="840" w:type="dxa"/>
            <w:tcBorders>
              <w:top w:val="nil"/>
              <w:left w:val="single" w:sz="4" w:space="0" w:color="auto"/>
              <w:bottom w:val="nil"/>
              <w:right w:val="single" w:sz="4" w:space="0" w:color="auto"/>
            </w:tcBorders>
            <w:shd w:val="clear" w:color="auto" w:fill="auto"/>
            <w:noWrap/>
            <w:vAlign w:val="bottom"/>
            <w:hideMark/>
          </w:tcPr>
          <w:p w14:paraId="0AF62A9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79</w:t>
            </w:r>
          </w:p>
        </w:tc>
        <w:tc>
          <w:tcPr>
            <w:tcW w:w="5800" w:type="dxa"/>
            <w:tcBorders>
              <w:top w:val="nil"/>
              <w:left w:val="single" w:sz="4" w:space="0" w:color="auto"/>
              <w:bottom w:val="nil"/>
              <w:right w:val="single" w:sz="4" w:space="0" w:color="auto"/>
            </w:tcBorders>
            <w:shd w:val="clear" w:color="auto" w:fill="auto"/>
            <w:noWrap/>
            <w:vAlign w:val="bottom"/>
            <w:hideMark/>
          </w:tcPr>
          <w:p w14:paraId="20CD25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filter pre-assign table</w:t>
            </w:r>
          </w:p>
        </w:tc>
        <w:tc>
          <w:tcPr>
            <w:tcW w:w="1162" w:type="dxa"/>
            <w:tcBorders>
              <w:top w:val="nil"/>
              <w:left w:val="single" w:sz="4" w:space="0" w:color="auto"/>
              <w:bottom w:val="nil"/>
              <w:right w:val="single" w:sz="4" w:space="0" w:color="auto"/>
            </w:tcBorders>
            <w:shd w:val="clear" w:color="auto" w:fill="auto"/>
            <w:noWrap/>
            <w:vAlign w:val="bottom"/>
            <w:hideMark/>
          </w:tcPr>
          <w:p w14:paraId="792815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85119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5A4970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9.3.8</w:t>
            </w:r>
          </w:p>
        </w:tc>
        <w:tc>
          <w:tcPr>
            <w:tcW w:w="840" w:type="dxa"/>
            <w:tcBorders>
              <w:top w:val="nil"/>
              <w:left w:val="single" w:sz="4" w:space="0" w:color="auto"/>
              <w:bottom w:val="nil"/>
              <w:right w:val="single" w:sz="4" w:space="0" w:color="auto"/>
            </w:tcBorders>
            <w:shd w:val="clear" w:color="auto" w:fill="auto"/>
            <w:noWrap/>
            <w:vAlign w:val="bottom"/>
            <w:hideMark/>
          </w:tcPr>
          <w:p w14:paraId="2642A67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50</w:t>
            </w:r>
          </w:p>
        </w:tc>
        <w:tc>
          <w:tcPr>
            <w:tcW w:w="5800" w:type="dxa"/>
            <w:tcBorders>
              <w:top w:val="nil"/>
              <w:left w:val="single" w:sz="4" w:space="0" w:color="auto"/>
              <w:bottom w:val="nil"/>
              <w:right w:val="single" w:sz="4" w:space="0" w:color="auto"/>
            </w:tcBorders>
            <w:shd w:val="clear" w:color="auto" w:fill="auto"/>
            <w:noWrap/>
            <w:vAlign w:val="bottom"/>
            <w:hideMark/>
          </w:tcPr>
          <w:p w14:paraId="65F9ACB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bridge table data</w:t>
            </w:r>
          </w:p>
        </w:tc>
        <w:tc>
          <w:tcPr>
            <w:tcW w:w="1162" w:type="dxa"/>
            <w:tcBorders>
              <w:top w:val="nil"/>
              <w:left w:val="single" w:sz="4" w:space="0" w:color="auto"/>
              <w:bottom w:val="nil"/>
              <w:right w:val="single" w:sz="4" w:space="0" w:color="auto"/>
            </w:tcBorders>
            <w:shd w:val="clear" w:color="auto" w:fill="auto"/>
            <w:noWrap/>
            <w:vAlign w:val="bottom"/>
            <w:hideMark/>
          </w:tcPr>
          <w:p w14:paraId="36633E1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E433B8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54983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9.3.9</w:t>
            </w:r>
          </w:p>
        </w:tc>
        <w:tc>
          <w:tcPr>
            <w:tcW w:w="840" w:type="dxa"/>
            <w:tcBorders>
              <w:top w:val="nil"/>
              <w:left w:val="single" w:sz="4" w:space="0" w:color="auto"/>
              <w:bottom w:val="nil"/>
              <w:right w:val="single" w:sz="4" w:space="0" w:color="auto"/>
            </w:tcBorders>
            <w:shd w:val="clear" w:color="auto" w:fill="auto"/>
            <w:noWrap/>
            <w:vAlign w:val="bottom"/>
            <w:hideMark/>
          </w:tcPr>
          <w:p w14:paraId="1A61215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52</w:t>
            </w:r>
          </w:p>
        </w:tc>
        <w:tc>
          <w:tcPr>
            <w:tcW w:w="5800" w:type="dxa"/>
            <w:tcBorders>
              <w:top w:val="nil"/>
              <w:left w:val="single" w:sz="4" w:space="0" w:color="auto"/>
              <w:bottom w:val="nil"/>
              <w:right w:val="single" w:sz="4" w:space="0" w:color="auto"/>
            </w:tcBorders>
            <w:shd w:val="clear" w:color="auto" w:fill="auto"/>
            <w:noWrap/>
            <w:vAlign w:val="bottom"/>
            <w:hideMark/>
          </w:tcPr>
          <w:p w14:paraId="1B48137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71EA8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57A5A72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44F830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9.3.10</w:t>
            </w:r>
          </w:p>
        </w:tc>
        <w:tc>
          <w:tcPr>
            <w:tcW w:w="840" w:type="dxa"/>
            <w:tcBorders>
              <w:top w:val="nil"/>
              <w:left w:val="single" w:sz="4" w:space="0" w:color="auto"/>
              <w:bottom w:val="nil"/>
              <w:right w:val="single" w:sz="4" w:space="0" w:color="auto"/>
            </w:tcBorders>
            <w:shd w:val="clear" w:color="auto" w:fill="auto"/>
            <w:noWrap/>
            <w:vAlign w:val="bottom"/>
            <w:hideMark/>
          </w:tcPr>
          <w:p w14:paraId="5963A83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130</w:t>
            </w:r>
          </w:p>
        </w:tc>
        <w:tc>
          <w:tcPr>
            <w:tcW w:w="5800" w:type="dxa"/>
            <w:tcBorders>
              <w:top w:val="nil"/>
              <w:left w:val="single" w:sz="4" w:space="0" w:color="auto"/>
              <w:bottom w:val="nil"/>
              <w:right w:val="single" w:sz="4" w:space="0" w:color="auto"/>
            </w:tcBorders>
            <w:shd w:val="clear" w:color="auto" w:fill="auto"/>
            <w:noWrap/>
            <w:vAlign w:val="bottom"/>
            <w:hideMark/>
          </w:tcPr>
          <w:p w14:paraId="5F38668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IEEE 802.1p mapper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11C1ECC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B0420C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90A25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9.3.11</w:t>
            </w:r>
          </w:p>
        </w:tc>
        <w:tc>
          <w:tcPr>
            <w:tcW w:w="840" w:type="dxa"/>
            <w:tcBorders>
              <w:top w:val="nil"/>
              <w:left w:val="single" w:sz="4" w:space="0" w:color="auto"/>
              <w:bottom w:val="nil"/>
              <w:right w:val="single" w:sz="4" w:space="0" w:color="auto"/>
            </w:tcBorders>
            <w:shd w:val="clear" w:color="auto" w:fill="auto"/>
            <w:noWrap/>
            <w:vAlign w:val="bottom"/>
            <w:hideMark/>
          </w:tcPr>
          <w:p w14:paraId="6544479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84</w:t>
            </w:r>
          </w:p>
        </w:tc>
        <w:tc>
          <w:tcPr>
            <w:tcW w:w="5800" w:type="dxa"/>
            <w:tcBorders>
              <w:top w:val="nil"/>
              <w:left w:val="single" w:sz="4" w:space="0" w:color="auto"/>
              <w:bottom w:val="nil"/>
              <w:right w:val="single" w:sz="4" w:space="0" w:color="auto"/>
            </w:tcBorders>
            <w:shd w:val="clear" w:color="auto" w:fill="auto"/>
            <w:noWrap/>
            <w:vAlign w:val="bottom"/>
            <w:hideMark/>
          </w:tcPr>
          <w:p w14:paraId="077C4EC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VLAN tagging filter data</w:t>
            </w:r>
          </w:p>
        </w:tc>
        <w:tc>
          <w:tcPr>
            <w:tcW w:w="1162" w:type="dxa"/>
            <w:tcBorders>
              <w:top w:val="nil"/>
              <w:left w:val="single" w:sz="4" w:space="0" w:color="auto"/>
              <w:bottom w:val="nil"/>
              <w:right w:val="single" w:sz="4" w:space="0" w:color="auto"/>
            </w:tcBorders>
            <w:shd w:val="clear" w:color="auto" w:fill="auto"/>
            <w:noWrap/>
            <w:vAlign w:val="bottom"/>
            <w:hideMark/>
          </w:tcPr>
          <w:p w14:paraId="46E785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B32AD0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86B15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9.3.12</w:t>
            </w:r>
          </w:p>
        </w:tc>
        <w:tc>
          <w:tcPr>
            <w:tcW w:w="840" w:type="dxa"/>
            <w:tcBorders>
              <w:top w:val="nil"/>
              <w:left w:val="single" w:sz="4" w:space="0" w:color="auto"/>
              <w:bottom w:val="nil"/>
              <w:right w:val="single" w:sz="4" w:space="0" w:color="auto"/>
            </w:tcBorders>
            <w:shd w:val="clear" w:color="auto" w:fill="auto"/>
            <w:noWrap/>
            <w:vAlign w:val="bottom"/>
            <w:hideMark/>
          </w:tcPr>
          <w:p w14:paraId="2F234A8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78</w:t>
            </w:r>
          </w:p>
        </w:tc>
        <w:tc>
          <w:tcPr>
            <w:tcW w:w="5800" w:type="dxa"/>
            <w:tcBorders>
              <w:top w:val="nil"/>
              <w:left w:val="single" w:sz="4" w:space="0" w:color="auto"/>
              <w:bottom w:val="nil"/>
              <w:right w:val="single" w:sz="4" w:space="0" w:color="auto"/>
            </w:tcBorders>
            <w:shd w:val="clear" w:color="auto" w:fill="auto"/>
            <w:noWrap/>
            <w:vAlign w:val="bottom"/>
            <w:hideMark/>
          </w:tcPr>
          <w:p w14:paraId="77EEDDC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VLAN tagging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21BF19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09D259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2489F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9.3.13</w:t>
            </w:r>
          </w:p>
        </w:tc>
        <w:tc>
          <w:tcPr>
            <w:tcW w:w="840" w:type="dxa"/>
            <w:tcBorders>
              <w:top w:val="nil"/>
              <w:left w:val="single" w:sz="4" w:space="0" w:color="auto"/>
              <w:bottom w:val="nil"/>
              <w:right w:val="single" w:sz="4" w:space="0" w:color="auto"/>
            </w:tcBorders>
            <w:shd w:val="clear" w:color="auto" w:fill="auto"/>
            <w:noWrap/>
            <w:vAlign w:val="bottom"/>
            <w:hideMark/>
          </w:tcPr>
          <w:p w14:paraId="6ECD607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171</w:t>
            </w:r>
          </w:p>
        </w:tc>
        <w:tc>
          <w:tcPr>
            <w:tcW w:w="5800" w:type="dxa"/>
            <w:tcBorders>
              <w:top w:val="nil"/>
              <w:left w:val="single" w:sz="4" w:space="0" w:color="auto"/>
              <w:bottom w:val="nil"/>
              <w:right w:val="single" w:sz="4" w:space="0" w:color="auto"/>
            </w:tcBorders>
            <w:shd w:val="clear" w:color="auto" w:fill="auto"/>
            <w:noWrap/>
            <w:vAlign w:val="bottom"/>
            <w:hideMark/>
          </w:tcPr>
          <w:p w14:paraId="57FB3E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Extended VLAN tagging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5CA427F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13B788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7B8C2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9.3.14</w:t>
            </w:r>
          </w:p>
        </w:tc>
        <w:tc>
          <w:tcPr>
            <w:tcW w:w="840" w:type="dxa"/>
            <w:tcBorders>
              <w:top w:val="nil"/>
              <w:left w:val="single" w:sz="4" w:space="0" w:color="auto"/>
              <w:bottom w:val="nil"/>
              <w:right w:val="single" w:sz="4" w:space="0" w:color="auto"/>
            </w:tcBorders>
            <w:shd w:val="clear" w:color="auto" w:fill="auto"/>
            <w:noWrap/>
            <w:vAlign w:val="bottom"/>
            <w:hideMark/>
          </w:tcPr>
          <w:p w14:paraId="16082AB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290</w:t>
            </w:r>
          </w:p>
        </w:tc>
        <w:tc>
          <w:tcPr>
            <w:tcW w:w="5800" w:type="dxa"/>
            <w:tcBorders>
              <w:top w:val="nil"/>
              <w:left w:val="single" w:sz="4" w:space="0" w:color="auto"/>
              <w:bottom w:val="nil"/>
              <w:right w:val="single" w:sz="4" w:space="0" w:color="auto"/>
            </w:tcBorders>
            <w:shd w:val="clear" w:color="auto" w:fill="auto"/>
            <w:noWrap/>
            <w:vAlign w:val="bottom"/>
            <w:hideMark/>
          </w:tcPr>
          <w:p w14:paraId="525A80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 xml:space="preserve">Dot1X port extension package </w:t>
            </w:r>
          </w:p>
        </w:tc>
        <w:tc>
          <w:tcPr>
            <w:tcW w:w="1162" w:type="dxa"/>
            <w:tcBorders>
              <w:top w:val="nil"/>
              <w:left w:val="single" w:sz="4" w:space="0" w:color="auto"/>
              <w:bottom w:val="nil"/>
              <w:right w:val="single" w:sz="4" w:space="0" w:color="auto"/>
            </w:tcBorders>
            <w:shd w:val="clear" w:color="auto" w:fill="auto"/>
            <w:noWrap/>
            <w:vAlign w:val="bottom"/>
            <w:hideMark/>
          </w:tcPr>
          <w:p w14:paraId="74F7CB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85C1C7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18CEA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9.3.15</w:t>
            </w:r>
          </w:p>
        </w:tc>
        <w:tc>
          <w:tcPr>
            <w:tcW w:w="840" w:type="dxa"/>
            <w:tcBorders>
              <w:top w:val="nil"/>
              <w:left w:val="single" w:sz="4" w:space="0" w:color="auto"/>
              <w:bottom w:val="nil"/>
              <w:right w:val="single" w:sz="4" w:space="0" w:color="auto"/>
            </w:tcBorders>
            <w:shd w:val="clear" w:color="auto" w:fill="auto"/>
            <w:noWrap/>
            <w:vAlign w:val="bottom"/>
            <w:hideMark/>
          </w:tcPr>
          <w:p w14:paraId="5615C72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291</w:t>
            </w:r>
          </w:p>
        </w:tc>
        <w:tc>
          <w:tcPr>
            <w:tcW w:w="5800" w:type="dxa"/>
            <w:tcBorders>
              <w:top w:val="nil"/>
              <w:left w:val="single" w:sz="4" w:space="0" w:color="auto"/>
              <w:bottom w:val="nil"/>
              <w:right w:val="single" w:sz="4" w:space="0" w:color="auto"/>
            </w:tcBorders>
            <w:shd w:val="clear" w:color="auto" w:fill="auto"/>
            <w:noWrap/>
            <w:vAlign w:val="bottom"/>
            <w:hideMark/>
          </w:tcPr>
          <w:p w14:paraId="1C86C8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 xml:space="preserve">Dot1X configuration profile </w:t>
            </w:r>
          </w:p>
        </w:tc>
        <w:tc>
          <w:tcPr>
            <w:tcW w:w="1162" w:type="dxa"/>
            <w:tcBorders>
              <w:top w:val="nil"/>
              <w:left w:val="single" w:sz="4" w:space="0" w:color="auto"/>
              <w:bottom w:val="nil"/>
              <w:right w:val="single" w:sz="4" w:space="0" w:color="auto"/>
            </w:tcBorders>
            <w:shd w:val="clear" w:color="auto" w:fill="auto"/>
            <w:noWrap/>
            <w:vAlign w:val="bottom"/>
            <w:hideMark/>
          </w:tcPr>
          <w:p w14:paraId="79C7282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DF3DEF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BDA36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9.3.16</w:t>
            </w:r>
          </w:p>
        </w:tc>
        <w:tc>
          <w:tcPr>
            <w:tcW w:w="840" w:type="dxa"/>
            <w:tcBorders>
              <w:top w:val="nil"/>
              <w:left w:val="single" w:sz="4" w:space="0" w:color="auto"/>
              <w:bottom w:val="nil"/>
              <w:right w:val="single" w:sz="4" w:space="0" w:color="auto"/>
            </w:tcBorders>
            <w:shd w:val="clear" w:color="auto" w:fill="auto"/>
            <w:noWrap/>
            <w:vAlign w:val="bottom"/>
            <w:hideMark/>
          </w:tcPr>
          <w:p w14:paraId="7633796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292</w:t>
            </w:r>
          </w:p>
        </w:tc>
        <w:tc>
          <w:tcPr>
            <w:tcW w:w="5800" w:type="dxa"/>
            <w:tcBorders>
              <w:top w:val="nil"/>
              <w:left w:val="single" w:sz="4" w:space="0" w:color="auto"/>
              <w:bottom w:val="nil"/>
              <w:right w:val="single" w:sz="4" w:space="0" w:color="auto"/>
            </w:tcBorders>
            <w:shd w:val="clear" w:color="auto" w:fill="auto"/>
            <w:noWrap/>
            <w:vAlign w:val="bottom"/>
            <w:hideMark/>
          </w:tcPr>
          <w:p w14:paraId="2FC4E7A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Dot1X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FF7513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EA08BD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FBD426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9.3.17</w:t>
            </w:r>
          </w:p>
        </w:tc>
        <w:tc>
          <w:tcPr>
            <w:tcW w:w="840" w:type="dxa"/>
            <w:tcBorders>
              <w:top w:val="nil"/>
              <w:left w:val="single" w:sz="4" w:space="0" w:color="auto"/>
              <w:bottom w:val="nil"/>
              <w:right w:val="single" w:sz="4" w:space="0" w:color="auto"/>
            </w:tcBorders>
            <w:shd w:val="clear" w:color="auto" w:fill="auto"/>
            <w:noWrap/>
            <w:vAlign w:val="bottom"/>
            <w:hideMark/>
          </w:tcPr>
          <w:p w14:paraId="2AA87A3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293</w:t>
            </w:r>
          </w:p>
        </w:tc>
        <w:tc>
          <w:tcPr>
            <w:tcW w:w="5800" w:type="dxa"/>
            <w:tcBorders>
              <w:top w:val="nil"/>
              <w:left w:val="single" w:sz="4" w:space="0" w:color="auto"/>
              <w:bottom w:val="nil"/>
              <w:right w:val="single" w:sz="4" w:space="0" w:color="auto"/>
            </w:tcBorders>
            <w:shd w:val="clear" w:color="auto" w:fill="auto"/>
            <w:noWrap/>
            <w:vAlign w:val="bottom"/>
            <w:hideMark/>
          </w:tcPr>
          <w:p w14:paraId="1C65C7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Radius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7A84D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D935D6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229A9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9.3.18</w:t>
            </w:r>
          </w:p>
        </w:tc>
        <w:tc>
          <w:tcPr>
            <w:tcW w:w="840" w:type="dxa"/>
            <w:tcBorders>
              <w:top w:val="nil"/>
              <w:left w:val="single" w:sz="4" w:space="0" w:color="auto"/>
              <w:bottom w:val="nil"/>
              <w:right w:val="single" w:sz="4" w:space="0" w:color="auto"/>
            </w:tcBorders>
            <w:shd w:val="clear" w:color="auto" w:fill="auto"/>
            <w:noWrap/>
            <w:vAlign w:val="bottom"/>
            <w:hideMark/>
          </w:tcPr>
          <w:p w14:paraId="5A907B2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298</w:t>
            </w:r>
          </w:p>
        </w:tc>
        <w:tc>
          <w:tcPr>
            <w:tcW w:w="5800" w:type="dxa"/>
            <w:tcBorders>
              <w:top w:val="nil"/>
              <w:left w:val="single" w:sz="4" w:space="0" w:color="auto"/>
              <w:bottom w:val="nil"/>
              <w:right w:val="single" w:sz="4" w:space="0" w:color="auto"/>
            </w:tcBorders>
            <w:shd w:val="clear" w:color="auto" w:fill="auto"/>
            <w:noWrap/>
            <w:vAlign w:val="bottom"/>
            <w:hideMark/>
          </w:tcPr>
          <w:p w14:paraId="73D05B4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 rate limiter</w:t>
            </w:r>
          </w:p>
        </w:tc>
        <w:tc>
          <w:tcPr>
            <w:tcW w:w="1162" w:type="dxa"/>
            <w:tcBorders>
              <w:top w:val="nil"/>
              <w:left w:val="single" w:sz="4" w:space="0" w:color="auto"/>
              <w:bottom w:val="nil"/>
              <w:right w:val="single" w:sz="4" w:space="0" w:color="auto"/>
            </w:tcBorders>
            <w:shd w:val="clear" w:color="auto" w:fill="auto"/>
            <w:noWrap/>
            <w:vAlign w:val="bottom"/>
            <w:hideMark/>
          </w:tcPr>
          <w:p w14:paraId="1B4ABF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5908F2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9743C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9.3.19</w:t>
            </w:r>
          </w:p>
        </w:tc>
        <w:tc>
          <w:tcPr>
            <w:tcW w:w="840" w:type="dxa"/>
            <w:tcBorders>
              <w:top w:val="nil"/>
              <w:left w:val="single" w:sz="4" w:space="0" w:color="auto"/>
              <w:bottom w:val="nil"/>
              <w:right w:val="single" w:sz="4" w:space="0" w:color="auto"/>
            </w:tcBorders>
            <w:shd w:val="clear" w:color="auto" w:fill="auto"/>
            <w:noWrap/>
            <w:vAlign w:val="bottom"/>
            <w:hideMark/>
          </w:tcPr>
          <w:p w14:paraId="3B381D5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299</w:t>
            </w:r>
          </w:p>
        </w:tc>
        <w:tc>
          <w:tcPr>
            <w:tcW w:w="5800" w:type="dxa"/>
            <w:tcBorders>
              <w:top w:val="nil"/>
              <w:left w:val="single" w:sz="4" w:space="0" w:color="auto"/>
              <w:bottom w:val="nil"/>
              <w:right w:val="single" w:sz="4" w:space="0" w:color="auto"/>
            </w:tcBorders>
            <w:shd w:val="clear" w:color="auto" w:fill="auto"/>
            <w:noWrap/>
            <w:vAlign w:val="bottom"/>
            <w:hideMark/>
          </w:tcPr>
          <w:p w14:paraId="72C9A3D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maintenance domain</w:t>
            </w:r>
          </w:p>
        </w:tc>
        <w:tc>
          <w:tcPr>
            <w:tcW w:w="1162" w:type="dxa"/>
            <w:tcBorders>
              <w:top w:val="nil"/>
              <w:left w:val="single" w:sz="4" w:space="0" w:color="auto"/>
              <w:bottom w:val="nil"/>
              <w:right w:val="single" w:sz="4" w:space="0" w:color="auto"/>
            </w:tcBorders>
            <w:shd w:val="clear" w:color="auto" w:fill="auto"/>
            <w:noWrap/>
            <w:vAlign w:val="bottom"/>
            <w:hideMark/>
          </w:tcPr>
          <w:p w14:paraId="3CA01D4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C3AA6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D09A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9.3.20</w:t>
            </w:r>
          </w:p>
        </w:tc>
        <w:tc>
          <w:tcPr>
            <w:tcW w:w="840" w:type="dxa"/>
            <w:tcBorders>
              <w:top w:val="nil"/>
              <w:left w:val="single" w:sz="4" w:space="0" w:color="auto"/>
              <w:bottom w:val="nil"/>
              <w:right w:val="single" w:sz="4" w:space="0" w:color="auto"/>
            </w:tcBorders>
            <w:shd w:val="clear" w:color="auto" w:fill="auto"/>
            <w:noWrap/>
            <w:vAlign w:val="bottom"/>
            <w:hideMark/>
          </w:tcPr>
          <w:p w14:paraId="5ED300D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300</w:t>
            </w:r>
          </w:p>
        </w:tc>
        <w:tc>
          <w:tcPr>
            <w:tcW w:w="5800" w:type="dxa"/>
            <w:tcBorders>
              <w:top w:val="nil"/>
              <w:left w:val="single" w:sz="4" w:space="0" w:color="auto"/>
              <w:bottom w:val="nil"/>
              <w:right w:val="single" w:sz="4" w:space="0" w:color="auto"/>
            </w:tcBorders>
            <w:shd w:val="clear" w:color="auto" w:fill="auto"/>
            <w:noWrap/>
            <w:vAlign w:val="bottom"/>
            <w:hideMark/>
          </w:tcPr>
          <w:p w14:paraId="5FD4BE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maintenance association</w:t>
            </w:r>
          </w:p>
        </w:tc>
        <w:tc>
          <w:tcPr>
            <w:tcW w:w="1162" w:type="dxa"/>
            <w:tcBorders>
              <w:top w:val="nil"/>
              <w:left w:val="single" w:sz="4" w:space="0" w:color="auto"/>
              <w:bottom w:val="nil"/>
              <w:right w:val="single" w:sz="4" w:space="0" w:color="auto"/>
            </w:tcBorders>
            <w:shd w:val="clear" w:color="auto" w:fill="auto"/>
            <w:noWrap/>
            <w:vAlign w:val="bottom"/>
            <w:hideMark/>
          </w:tcPr>
          <w:p w14:paraId="7F94992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8C6C3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76D37C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9.3.21</w:t>
            </w:r>
          </w:p>
        </w:tc>
        <w:tc>
          <w:tcPr>
            <w:tcW w:w="840" w:type="dxa"/>
            <w:tcBorders>
              <w:top w:val="nil"/>
              <w:left w:val="single" w:sz="4" w:space="0" w:color="auto"/>
              <w:bottom w:val="nil"/>
              <w:right w:val="single" w:sz="4" w:space="0" w:color="auto"/>
            </w:tcBorders>
            <w:shd w:val="clear" w:color="auto" w:fill="auto"/>
            <w:noWrap/>
            <w:vAlign w:val="bottom"/>
            <w:hideMark/>
          </w:tcPr>
          <w:p w14:paraId="240127D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301</w:t>
            </w:r>
          </w:p>
        </w:tc>
        <w:tc>
          <w:tcPr>
            <w:tcW w:w="5800" w:type="dxa"/>
            <w:tcBorders>
              <w:top w:val="nil"/>
              <w:left w:val="single" w:sz="4" w:space="0" w:color="auto"/>
              <w:bottom w:val="nil"/>
              <w:right w:val="single" w:sz="4" w:space="0" w:color="auto"/>
            </w:tcBorders>
            <w:shd w:val="clear" w:color="auto" w:fill="auto"/>
            <w:noWrap/>
            <w:vAlign w:val="bottom"/>
            <w:hideMark/>
          </w:tcPr>
          <w:p w14:paraId="5B61E7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default MD level</w:t>
            </w:r>
          </w:p>
        </w:tc>
        <w:tc>
          <w:tcPr>
            <w:tcW w:w="1162" w:type="dxa"/>
            <w:tcBorders>
              <w:top w:val="nil"/>
              <w:left w:val="single" w:sz="4" w:space="0" w:color="auto"/>
              <w:bottom w:val="nil"/>
              <w:right w:val="single" w:sz="4" w:space="0" w:color="auto"/>
            </w:tcBorders>
            <w:shd w:val="clear" w:color="auto" w:fill="auto"/>
            <w:noWrap/>
            <w:vAlign w:val="bottom"/>
            <w:hideMark/>
          </w:tcPr>
          <w:p w14:paraId="560494A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42ED5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3B45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9.3.22</w:t>
            </w:r>
          </w:p>
        </w:tc>
        <w:tc>
          <w:tcPr>
            <w:tcW w:w="840" w:type="dxa"/>
            <w:tcBorders>
              <w:top w:val="nil"/>
              <w:left w:val="single" w:sz="4" w:space="0" w:color="auto"/>
              <w:bottom w:val="nil"/>
              <w:right w:val="single" w:sz="4" w:space="0" w:color="auto"/>
            </w:tcBorders>
            <w:shd w:val="clear" w:color="auto" w:fill="auto"/>
            <w:noWrap/>
            <w:vAlign w:val="bottom"/>
            <w:hideMark/>
          </w:tcPr>
          <w:p w14:paraId="18F0E3B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302</w:t>
            </w:r>
          </w:p>
        </w:tc>
        <w:tc>
          <w:tcPr>
            <w:tcW w:w="5800" w:type="dxa"/>
            <w:tcBorders>
              <w:top w:val="nil"/>
              <w:left w:val="single" w:sz="4" w:space="0" w:color="auto"/>
              <w:bottom w:val="nil"/>
              <w:right w:val="single" w:sz="4" w:space="0" w:color="auto"/>
            </w:tcBorders>
            <w:shd w:val="clear" w:color="auto" w:fill="auto"/>
            <w:noWrap/>
            <w:vAlign w:val="bottom"/>
            <w:hideMark/>
          </w:tcPr>
          <w:p w14:paraId="6C5CF06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w:t>
            </w:r>
          </w:p>
        </w:tc>
        <w:tc>
          <w:tcPr>
            <w:tcW w:w="1162" w:type="dxa"/>
            <w:tcBorders>
              <w:top w:val="nil"/>
              <w:left w:val="single" w:sz="4" w:space="0" w:color="auto"/>
              <w:bottom w:val="nil"/>
              <w:right w:val="single" w:sz="4" w:space="0" w:color="auto"/>
            </w:tcBorders>
            <w:shd w:val="clear" w:color="auto" w:fill="auto"/>
            <w:noWrap/>
            <w:vAlign w:val="bottom"/>
            <w:hideMark/>
          </w:tcPr>
          <w:p w14:paraId="44802C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EBAB0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3C8A87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9.3.23</w:t>
            </w:r>
          </w:p>
        </w:tc>
        <w:tc>
          <w:tcPr>
            <w:tcW w:w="840" w:type="dxa"/>
            <w:tcBorders>
              <w:top w:val="nil"/>
              <w:left w:val="single" w:sz="4" w:space="0" w:color="auto"/>
              <w:bottom w:val="nil"/>
              <w:right w:val="single" w:sz="4" w:space="0" w:color="auto"/>
            </w:tcBorders>
            <w:shd w:val="clear" w:color="auto" w:fill="auto"/>
            <w:noWrap/>
            <w:vAlign w:val="bottom"/>
            <w:hideMark/>
          </w:tcPr>
          <w:p w14:paraId="13F49E4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303</w:t>
            </w:r>
          </w:p>
        </w:tc>
        <w:tc>
          <w:tcPr>
            <w:tcW w:w="5800" w:type="dxa"/>
            <w:tcBorders>
              <w:top w:val="nil"/>
              <w:left w:val="single" w:sz="4" w:space="0" w:color="auto"/>
              <w:bottom w:val="nil"/>
              <w:right w:val="single" w:sz="4" w:space="0" w:color="auto"/>
            </w:tcBorders>
            <w:shd w:val="clear" w:color="auto" w:fill="auto"/>
            <w:noWrap/>
            <w:vAlign w:val="bottom"/>
            <w:hideMark/>
          </w:tcPr>
          <w:p w14:paraId="2A69B01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 Status</w:t>
            </w:r>
          </w:p>
        </w:tc>
        <w:tc>
          <w:tcPr>
            <w:tcW w:w="1162" w:type="dxa"/>
            <w:tcBorders>
              <w:top w:val="nil"/>
              <w:left w:val="single" w:sz="4" w:space="0" w:color="auto"/>
              <w:bottom w:val="nil"/>
              <w:right w:val="single" w:sz="4" w:space="0" w:color="auto"/>
            </w:tcBorders>
            <w:shd w:val="clear" w:color="auto" w:fill="auto"/>
            <w:noWrap/>
            <w:vAlign w:val="bottom"/>
            <w:hideMark/>
          </w:tcPr>
          <w:p w14:paraId="33960E9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FE43A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1937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9.3.24</w:t>
            </w:r>
          </w:p>
        </w:tc>
        <w:tc>
          <w:tcPr>
            <w:tcW w:w="840" w:type="dxa"/>
            <w:tcBorders>
              <w:top w:val="nil"/>
              <w:left w:val="single" w:sz="4" w:space="0" w:color="auto"/>
              <w:bottom w:val="nil"/>
              <w:right w:val="single" w:sz="4" w:space="0" w:color="auto"/>
            </w:tcBorders>
            <w:shd w:val="clear" w:color="auto" w:fill="auto"/>
            <w:noWrap/>
            <w:vAlign w:val="bottom"/>
            <w:hideMark/>
          </w:tcPr>
          <w:p w14:paraId="116431F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304</w:t>
            </w:r>
          </w:p>
        </w:tc>
        <w:tc>
          <w:tcPr>
            <w:tcW w:w="5800" w:type="dxa"/>
            <w:tcBorders>
              <w:top w:val="nil"/>
              <w:left w:val="single" w:sz="4" w:space="0" w:color="auto"/>
              <w:bottom w:val="nil"/>
              <w:right w:val="single" w:sz="4" w:space="0" w:color="auto"/>
            </w:tcBorders>
            <w:shd w:val="clear" w:color="auto" w:fill="auto"/>
            <w:noWrap/>
            <w:vAlign w:val="bottom"/>
            <w:hideMark/>
          </w:tcPr>
          <w:p w14:paraId="4BDCE5A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MEP CCM database</w:t>
            </w:r>
          </w:p>
        </w:tc>
        <w:tc>
          <w:tcPr>
            <w:tcW w:w="1162" w:type="dxa"/>
            <w:tcBorders>
              <w:top w:val="nil"/>
              <w:left w:val="single" w:sz="4" w:space="0" w:color="auto"/>
              <w:bottom w:val="nil"/>
              <w:right w:val="single" w:sz="4" w:space="0" w:color="auto"/>
            </w:tcBorders>
            <w:shd w:val="clear" w:color="auto" w:fill="auto"/>
            <w:noWrap/>
            <w:vAlign w:val="bottom"/>
            <w:hideMark/>
          </w:tcPr>
          <w:p w14:paraId="7463489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F77F47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1B24BA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9.3.25</w:t>
            </w:r>
          </w:p>
        </w:tc>
        <w:tc>
          <w:tcPr>
            <w:tcW w:w="840" w:type="dxa"/>
            <w:tcBorders>
              <w:top w:val="nil"/>
              <w:left w:val="single" w:sz="4" w:space="0" w:color="auto"/>
              <w:bottom w:val="nil"/>
              <w:right w:val="single" w:sz="4" w:space="0" w:color="auto"/>
            </w:tcBorders>
            <w:shd w:val="clear" w:color="auto" w:fill="auto"/>
            <w:noWrap/>
            <w:vAlign w:val="bottom"/>
            <w:hideMark/>
          </w:tcPr>
          <w:p w14:paraId="000D480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305</w:t>
            </w:r>
          </w:p>
        </w:tc>
        <w:tc>
          <w:tcPr>
            <w:tcW w:w="5800" w:type="dxa"/>
            <w:tcBorders>
              <w:top w:val="nil"/>
              <w:left w:val="single" w:sz="4" w:space="0" w:color="auto"/>
              <w:bottom w:val="nil"/>
              <w:right w:val="single" w:sz="4" w:space="0" w:color="auto"/>
            </w:tcBorders>
            <w:shd w:val="clear" w:color="auto" w:fill="auto"/>
            <w:noWrap/>
            <w:vAlign w:val="bottom"/>
            <w:hideMark/>
          </w:tcPr>
          <w:p w14:paraId="1891A9F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CFM stack</w:t>
            </w:r>
          </w:p>
        </w:tc>
        <w:tc>
          <w:tcPr>
            <w:tcW w:w="1162" w:type="dxa"/>
            <w:tcBorders>
              <w:top w:val="nil"/>
              <w:left w:val="single" w:sz="4" w:space="0" w:color="auto"/>
              <w:bottom w:val="nil"/>
              <w:right w:val="single" w:sz="4" w:space="0" w:color="auto"/>
            </w:tcBorders>
            <w:shd w:val="clear" w:color="auto" w:fill="auto"/>
            <w:noWrap/>
            <w:vAlign w:val="bottom"/>
            <w:hideMark/>
          </w:tcPr>
          <w:p w14:paraId="27310AC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08CB18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7EB58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9.3.26</w:t>
            </w:r>
          </w:p>
        </w:tc>
        <w:tc>
          <w:tcPr>
            <w:tcW w:w="840" w:type="dxa"/>
            <w:tcBorders>
              <w:top w:val="nil"/>
              <w:left w:val="single" w:sz="4" w:space="0" w:color="auto"/>
              <w:bottom w:val="nil"/>
              <w:right w:val="single" w:sz="4" w:space="0" w:color="auto"/>
            </w:tcBorders>
            <w:shd w:val="clear" w:color="auto" w:fill="auto"/>
            <w:noWrap/>
            <w:vAlign w:val="bottom"/>
            <w:hideMark/>
          </w:tcPr>
          <w:p w14:paraId="7ABD275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306</w:t>
            </w:r>
          </w:p>
        </w:tc>
        <w:tc>
          <w:tcPr>
            <w:tcW w:w="5800" w:type="dxa"/>
            <w:tcBorders>
              <w:top w:val="nil"/>
              <w:left w:val="single" w:sz="4" w:space="0" w:color="auto"/>
              <w:bottom w:val="nil"/>
              <w:right w:val="single" w:sz="4" w:space="0" w:color="auto"/>
            </w:tcBorders>
            <w:shd w:val="clear" w:color="auto" w:fill="auto"/>
            <w:noWrap/>
            <w:vAlign w:val="bottom"/>
            <w:hideMark/>
          </w:tcPr>
          <w:p w14:paraId="459B4DF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Dot1ag chassis-management info</w:t>
            </w:r>
          </w:p>
        </w:tc>
        <w:tc>
          <w:tcPr>
            <w:tcW w:w="1162" w:type="dxa"/>
            <w:tcBorders>
              <w:top w:val="nil"/>
              <w:left w:val="single" w:sz="4" w:space="0" w:color="auto"/>
              <w:bottom w:val="nil"/>
              <w:right w:val="single" w:sz="4" w:space="0" w:color="auto"/>
            </w:tcBorders>
            <w:shd w:val="clear" w:color="auto" w:fill="auto"/>
            <w:noWrap/>
            <w:vAlign w:val="bottom"/>
            <w:hideMark/>
          </w:tcPr>
          <w:p w14:paraId="720B8F7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6CED9C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083A9C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9.3.27</w:t>
            </w:r>
          </w:p>
        </w:tc>
        <w:tc>
          <w:tcPr>
            <w:tcW w:w="840" w:type="dxa"/>
            <w:tcBorders>
              <w:top w:val="nil"/>
              <w:left w:val="single" w:sz="4" w:space="0" w:color="auto"/>
              <w:bottom w:val="nil"/>
              <w:right w:val="single" w:sz="4" w:space="0" w:color="auto"/>
            </w:tcBorders>
            <w:shd w:val="clear" w:color="auto" w:fill="auto"/>
            <w:noWrap/>
            <w:vAlign w:val="bottom"/>
            <w:hideMark/>
          </w:tcPr>
          <w:p w14:paraId="061670A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309</w:t>
            </w:r>
          </w:p>
        </w:tc>
        <w:tc>
          <w:tcPr>
            <w:tcW w:w="5800" w:type="dxa"/>
            <w:tcBorders>
              <w:top w:val="nil"/>
              <w:left w:val="single" w:sz="4" w:space="0" w:color="auto"/>
              <w:bottom w:val="nil"/>
              <w:right w:val="single" w:sz="4" w:space="0" w:color="auto"/>
            </w:tcBorders>
            <w:shd w:val="clear" w:color="auto" w:fill="auto"/>
            <w:noWrap/>
            <w:vAlign w:val="bottom"/>
            <w:hideMark/>
          </w:tcPr>
          <w:p w14:paraId="25EB588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operations profile</w:t>
            </w:r>
          </w:p>
        </w:tc>
        <w:tc>
          <w:tcPr>
            <w:tcW w:w="1162" w:type="dxa"/>
            <w:tcBorders>
              <w:top w:val="nil"/>
              <w:left w:val="single" w:sz="4" w:space="0" w:color="auto"/>
              <w:bottom w:val="nil"/>
              <w:right w:val="single" w:sz="4" w:space="0" w:color="auto"/>
            </w:tcBorders>
            <w:shd w:val="clear" w:color="auto" w:fill="auto"/>
            <w:noWrap/>
            <w:vAlign w:val="bottom"/>
            <w:hideMark/>
          </w:tcPr>
          <w:p w14:paraId="50AF37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D40BC0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28F11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9.3.28</w:t>
            </w:r>
          </w:p>
        </w:tc>
        <w:tc>
          <w:tcPr>
            <w:tcW w:w="840" w:type="dxa"/>
            <w:tcBorders>
              <w:top w:val="nil"/>
              <w:left w:val="single" w:sz="4" w:space="0" w:color="auto"/>
              <w:bottom w:val="nil"/>
              <w:right w:val="single" w:sz="4" w:space="0" w:color="auto"/>
            </w:tcBorders>
            <w:shd w:val="clear" w:color="auto" w:fill="auto"/>
            <w:noWrap/>
            <w:vAlign w:val="bottom"/>
            <w:hideMark/>
          </w:tcPr>
          <w:p w14:paraId="75AB7A5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301</w:t>
            </w:r>
          </w:p>
        </w:tc>
        <w:tc>
          <w:tcPr>
            <w:tcW w:w="5800" w:type="dxa"/>
            <w:tcBorders>
              <w:top w:val="nil"/>
              <w:left w:val="single" w:sz="4" w:space="0" w:color="auto"/>
              <w:bottom w:val="nil"/>
              <w:right w:val="single" w:sz="4" w:space="0" w:color="auto"/>
            </w:tcBorders>
            <w:shd w:val="clear" w:color="auto" w:fill="auto"/>
            <w:noWrap/>
            <w:vAlign w:val="bottom"/>
            <w:hideMark/>
          </w:tcPr>
          <w:p w14:paraId="4E80EF0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subscriber config info</w:t>
            </w:r>
          </w:p>
        </w:tc>
        <w:tc>
          <w:tcPr>
            <w:tcW w:w="1162" w:type="dxa"/>
            <w:tcBorders>
              <w:top w:val="nil"/>
              <w:left w:val="single" w:sz="4" w:space="0" w:color="auto"/>
              <w:bottom w:val="nil"/>
              <w:right w:val="single" w:sz="4" w:space="0" w:color="auto"/>
            </w:tcBorders>
            <w:shd w:val="clear" w:color="auto" w:fill="auto"/>
            <w:noWrap/>
            <w:vAlign w:val="bottom"/>
            <w:hideMark/>
          </w:tcPr>
          <w:p w14:paraId="435E21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906A1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77A421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9.3.29</w:t>
            </w:r>
          </w:p>
        </w:tc>
        <w:tc>
          <w:tcPr>
            <w:tcW w:w="840" w:type="dxa"/>
            <w:tcBorders>
              <w:top w:val="nil"/>
              <w:left w:val="single" w:sz="4" w:space="0" w:color="auto"/>
              <w:bottom w:val="nil"/>
              <w:right w:val="single" w:sz="4" w:space="0" w:color="auto"/>
            </w:tcBorders>
            <w:shd w:val="clear" w:color="auto" w:fill="auto"/>
            <w:noWrap/>
            <w:vAlign w:val="bottom"/>
            <w:hideMark/>
          </w:tcPr>
          <w:p w14:paraId="7847501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311</w:t>
            </w:r>
          </w:p>
        </w:tc>
        <w:tc>
          <w:tcPr>
            <w:tcW w:w="5800" w:type="dxa"/>
            <w:tcBorders>
              <w:top w:val="nil"/>
              <w:left w:val="single" w:sz="4" w:space="0" w:color="auto"/>
              <w:bottom w:val="nil"/>
              <w:right w:val="single" w:sz="4" w:space="0" w:color="auto"/>
            </w:tcBorders>
            <w:shd w:val="clear" w:color="auto" w:fill="auto"/>
            <w:noWrap/>
            <w:vAlign w:val="bottom"/>
            <w:hideMark/>
          </w:tcPr>
          <w:p w14:paraId="62D952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Multicast subscriber monitor</w:t>
            </w:r>
          </w:p>
        </w:tc>
        <w:tc>
          <w:tcPr>
            <w:tcW w:w="1162" w:type="dxa"/>
            <w:tcBorders>
              <w:top w:val="nil"/>
              <w:left w:val="single" w:sz="4" w:space="0" w:color="auto"/>
              <w:bottom w:val="nil"/>
              <w:right w:val="single" w:sz="4" w:space="0" w:color="auto"/>
            </w:tcBorders>
            <w:shd w:val="clear" w:color="auto" w:fill="auto"/>
            <w:noWrap/>
            <w:vAlign w:val="bottom"/>
            <w:hideMark/>
          </w:tcPr>
          <w:p w14:paraId="464C922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A85E0B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941DDF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9.3.30</w:t>
            </w:r>
          </w:p>
        </w:tc>
        <w:tc>
          <w:tcPr>
            <w:tcW w:w="840" w:type="dxa"/>
            <w:tcBorders>
              <w:top w:val="nil"/>
              <w:left w:val="single" w:sz="4" w:space="0" w:color="auto"/>
              <w:bottom w:val="nil"/>
              <w:right w:val="single" w:sz="4" w:space="0" w:color="auto"/>
            </w:tcBorders>
            <w:shd w:val="clear" w:color="auto" w:fill="auto"/>
            <w:noWrap/>
            <w:vAlign w:val="bottom"/>
            <w:hideMark/>
          </w:tcPr>
          <w:p w14:paraId="6EED847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322</w:t>
            </w:r>
          </w:p>
        </w:tc>
        <w:tc>
          <w:tcPr>
            <w:tcW w:w="5800" w:type="dxa"/>
            <w:tcBorders>
              <w:top w:val="nil"/>
              <w:left w:val="single" w:sz="4" w:space="0" w:color="auto"/>
              <w:bottom w:val="nil"/>
              <w:right w:val="single" w:sz="4" w:space="0" w:color="auto"/>
            </w:tcBorders>
            <w:shd w:val="clear" w:color="auto" w:fill="auto"/>
            <w:noWrap/>
            <w:vAlign w:val="bottom"/>
            <w:hideMark/>
          </w:tcPr>
          <w:p w14:paraId="28FF55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PM history data upstream</w:t>
            </w:r>
          </w:p>
        </w:tc>
        <w:tc>
          <w:tcPr>
            <w:tcW w:w="1162" w:type="dxa"/>
            <w:tcBorders>
              <w:top w:val="nil"/>
              <w:left w:val="single" w:sz="4" w:space="0" w:color="auto"/>
              <w:bottom w:val="nil"/>
              <w:right w:val="single" w:sz="4" w:space="0" w:color="auto"/>
            </w:tcBorders>
            <w:shd w:val="clear" w:color="auto" w:fill="auto"/>
            <w:noWrap/>
            <w:vAlign w:val="bottom"/>
            <w:hideMark/>
          </w:tcPr>
          <w:p w14:paraId="668940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91EC36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D0A939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9.3.31</w:t>
            </w:r>
          </w:p>
        </w:tc>
        <w:tc>
          <w:tcPr>
            <w:tcW w:w="840" w:type="dxa"/>
            <w:tcBorders>
              <w:top w:val="nil"/>
              <w:left w:val="single" w:sz="4" w:space="0" w:color="auto"/>
              <w:bottom w:val="nil"/>
              <w:right w:val="single" w:sz="4" w:space="0" w:color="auto"/>
            </w:tcBorders>
            <w:shd w:val="clear" w:color="auto" w:fill="auto"/>
            <w:noWrap/>
            <w:vAlign w:val="bottom"/>
            <w:hideMark/>
          </w:tcPr>
          <w:p w14:paraId="59CCC9C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321</w:t>
            </w:r>
          </w:p>
        </w:tc>
        <w:tc>
          <w:tcPr>
            <w:tcW w:w="5800" w:type="dxa"/>
            <w:tcBorders>
              <w:top w:val="nil"/>
              <w:left w:val="single" w:sz="4" w:space="0" w:color="auto"/>
              <w:bottom w:val="nil"/>
              <w:right w:val="single" w:sz="4" w:space="0" w:color="auto"/>
            </w:tcBorders>
            <w:shd w:val="clear" w:color="auto" w:fill="auto"/>
            <w:noWrap/>
            <w:vAlign w:val="bottom"/>
            <w:hideMark/>
          </w:tcPr>
          <w:p w14:paraId="2066449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PM history data downstream</w:t>
            </w:r>
          </w:p>
        </w:tc>
        <w:tc>
          <w:tcPr>
            <w:tcW w:w="1162" w:type="dxa"/>
            <w:tcBorders>
              <w:top w:val="nil"/>
              <w:left w:val="single" w:sz="4" w:space="0" w:color="auto"/>
              <w:bottom w:val="nil"/>
              <w:right w:val="single" w:sz="4" w:space="0" w:color="auto"/>
            </w:tcBorders>
            <w:shd w:val="clear" w:color="auto" w:fill="auto"/>
            <w:noWrap/>
            <w:vAlign w:val="bottom"/>
            <w:hideMark/>
          </w:tcPr>
          <w:p w14:paraId="0E62388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F728BD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C3AD04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9.3.32</w:t>
            </w:r>
          </w:p>
        </w:tc>
        <w:tc>
          <w:tcPr>
            <w:tcW w:w="840" w:type="dxa"/>
            <w:tcBorders>
              <w:top w:val="nil"/>
              <w:left w:val="single" w:sz="4" w:space="0" w:color="auto"/>
              <w:bottom w:val="nil"/>
              <w:right w:val="single" w:sz="4" w:space="0" w:color="auto"/>
            </w:tcBorders>
            <w:shd w:val="clear" w:color="auto" w:fill="auto"/>
            <w:noWrap/>
            <w:vAlign w:val="bottom"/>
            <w:hideMark/>
          </w:tcPr>
          <w:p w14:paraId="57563FA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334</w:t>
            </w:r>
          </w:p>
        </w:tc>
        <w:tc>
          <w:tcPr>
            <w:tcW w:w="5800" w:type="dxa"/>
            <w:tcBorders>
              <w:top w:val="nil"/>
              <w:left w:val="single" w:sz="4" w:space="0" w:color="auto"/>
              <w:bottom w:val="nil"/>
              <w:right w:val="single" w:sz="4" w:space="0" w:color="auto"/>
            </w:tcBorders>
            <w:shd w:val="clear" w:color="auto" w:fill="auto"/>
            <w:noWrap/>
            <w:vAlign w:val="bottom"/>
            <w:hideMark/>
          </w:tcPr>
          <w:p w14:paraId="22D4415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extended PM</w:t>
            </w:r>
          </w:p>
        </w:tc>
        <w:tc>
          <w:tcPr>
            <w:tcW w:w="1162" w:type="dxa"/>
            <w:tcBorders>
              <w:top w:val="nil"/>
              <w:left w:val="single" w:sz="4" w:space="0" w:color="auto"/>
              <w:bottom w:val="nil"/>
              <w:right w:val="single" w:sz="4" w:space="0" w:color="auto"/>
            </w:tcBorders>
            <w:shd w:val="clear" w:color="auto" w:fill="auto"/>
            <w:noWrap/>
            <w:vAlign w:val="bottom"/>
            <w:hideMark/>
          </w:tcPr>
          <w:p w14:paraId="43DC24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6A955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6C6CF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9.3.33</w:t>
            </w:r>
          </w:p>
        </w:tc>
        <w:tc>
          <w:tcPr>
            <w:tcW w:w="840" w:type="dxa"/>
            <w:tcBorders>
              <w:top w:val="nil"/>
              <w:left w:val="single" w:sz="4" w:space="0" w:color="auto"/>
              <w:bottom w:val="nil"/>
              <w:right w:val="single" w:sz="4" w:space="0" w:color="auto"/>
            </w:tcBorders>
            <w:shd w:val="clear" w:color="auto" w:fill="auto"/>
            <w:noWrap/>
            <w:vAlign w:val="bottom"/>
            <w:hideMark/>
          </w:tcPr>
          <w:p w14:paraId="129BE9F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348</w:t>
            </w:r>
          </w:p>
        </w:tc>
        <w:tc>
          <w:tcPr>
            <w:tcW w:w="5800" w:type="dxa"/>
            <w:tcBorders>
              <w:top w:val="nil"/>
              <w:left w:val="single" w:sz="4" w:space="0" w:color="auto"/>
              <w:bottom w:val="nil"/>
              <w:right w:val="single" w:sz="4" w:space="0" w:color="auto"/>
            </w:tcBorders>
            <w:shd w:val="clear" w:color="auto" w:fill="auto"/>
            <w:noWrap/>
            <w:vAlign w:val="bottom"/>
            <w:hideMark/>
          </w:tcPr>
          <w:p w14:paraId="026B53B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MAC bridge port ICMPv6 process pre-assign table</w:t>
            </w:r>
          </w:p>
        </w:tc>
        <w:tc>
          <w:tcPr>
            <w:tcW w:w="1162" w:type="dxa"/>
            <w:tcBorders>
              <w:top w:val="nil"/>
              <w:left w:val="single" w:sz="4" w:space="0" w:color="auto"/>
              <w:bottom w:val="nil"/>
              <w:right w:val="single" w:sz="4" w:space="0" w:color="auto"/>
            </w:tcBorders>
            <w:shd w:val="clear" w:color="auto" w:fill="auto"/>
            <w:noWrap/>
            <w:vAlign w:val="bottom"/>
            <w:hideMark/>
          </w:tcPr>
          <w:p w14:paraId="6A785D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16AA0AB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94F20B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9.3.34</w:t>
            </w:r>
          </w:p>
        </w:tc>
        <w:tc>
          <w:tcPr>
            <w:tcW w:w="840" w:type="dxa"/>
            <w:tcBorders>
              <w:top w:val="nil"/>
              <w:left w:val="single" w:sz="4" w:space="0" w:color="auto"/>
              <w:bottom w:val="nil"/>
              <w:right w:val="single" w:sz="4" w:space="0" w:color="auto"/>
            </w:tcBorders>
            <w:shd w:val="clear" w:color="auto" w:fill="auto"/>
            <w:noWrap/>
            <w:vAlign w:val="bottom"/>
            <w:hideMark/>
          </w:tcPr>
          <w:p w14:paraId="7BA7509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425</w:t>
            </w:r>
          </w:p>
        </w:tc>
        <w:tc>
          <w:tcPr>
            <w:tcW w:w="5800" w:type="dxa"/>
            <w:tcBorders>
              <w:top w:val="nil"/>
              <w:left w:val="single" w:sz="4" w:space="0" w:color="auto"/>
              <w:bottom w:val="nil"/>
              <w:right w:val="single" w:sz="4" w:space="0" w:color="auto"/>
            </w:tcBorders>
            <w:shd w:val="clear" w:color="auto" w:fill="auto"/>
            <w:noWrap/>
            <w:vAlign w:val="bottom"/>
            <w:hideMark/>
          </w:tcPr>
          <w:p w14:paraId="5CCAB2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frame extended PM 64-Bit</w:t>
            </w:r>
          </w:p>
        </w:tc>
        <w:tc>
          <w:tcPr>
            <w:tcW w:w="1162" w:type="dxa"/>
            <w:tcBorders>
              <w:top w:val="nil"/>
              <w:left w:val="single" w:sz="4" w:space="0" w:color="auto"/>
              <w:bottom w:val="nil"/>
              <w:right w:val="single" w:sz="4" w:space="0" w:color="auto"/>
            </w:tcBorders>
            <w:shd w:val="clear" w:color="auto" w:fill="auto"/>
            <w:noWrap/>
            <w:vAlign w:val="bottom"/>
            <w:hideMark/>
          </w:tcPr>
          <w:p w14:paraId="671E763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A31030" w:rsidRPr="004D2FDA" w14:paraId="381284C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D0BF483" w14:textId="2735A4BF"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9.3.35</w:t>
            </w:r>
          </w:p>
        </w:tc>
        <w:tc>
          <w:tcPr>
            <w:tcW w:w="840" w:type="dxa"/>
            <w:tcBorders>
              <w:top w:val="nil"/>
              <w:left w:val="single" w:sz="4" w:space="0" w:color="auto"/>
              <w:bottom w:val="nil"/>
              <w:right w:val="single" w:sz="4" w:space="0" w:color="auto"/>
            </w:tcBorders>
            <w:shd w:val="clear" w:color="auto" w:fill="auto"/>
            <w:noWrap/>
            <w:vAlign w:val="bottom"/>
          </w:tcPr>
          <w:p w14:paraId="2EB0359C" w14:textId="4FFDECA2" w:rsidR="00A31030" w:rsidRPr="00441846" w:rsidRDefault="00A31030"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455</w:t>
            </w:r>
          </w:p>
        </w:tc>
        <w:tc>
          <w:tcPr>
            <w:tcW w:w="5800" w:type="dxa"/>
            <w:tcBorders>
              <w:top w:val="nil"/>
              <w:left w:val="single" w:sz="4" w:space="0" w:color="auto"/>
              <w:bottom w:val="nil"/>
              <w:right w:val="single" w:sz="4" w:space="0" w:color="auto"/>
            </w:tcBorders>
            <w:shd w:val="clear" w:color="auto" w:fill="auto"/>
            <w:noWrap/>
            <w:vAlign w:val="bottom"/>
          </w:tcPr>
          <w:p w14:paraId="39056A5A" w14:textId="649A8587" w:rsidR="00A31030" w:rsidRPr="00441846" w:rsidRDefault="00A31030" w:rsidP="004D2FDA">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color w:val="4F81BD" w:themeColor="accent1"/>
                <w:sz w:val="22"/>
                <w:szCs w:val="22"/>
              </w:rPr>
              <w:t>Link aggregation service profile</w:t>
            </w:r>
          </w:p>
        </w:tc>
        <w:tc>
          <w:tcPr>
            <w:tcW w:w="1162" w:type="dxa"/>
            <w:tcBorders>
              <w:top w:val="nil"/>
              <w:left w:val="single" w:sz="4" w:space="0" w:color="auto"/>
              <w:bottom w:val="nil"/>
              <w:right w:val="single" w:sz="4" w:space="0" w:color="auto"/>
            </w:tcBorders>
            <w:shd w:val="clear" w:color="auto" w:fill="auto"/>
            <w:noWrap/>
            <w:vAlign w:val="bottom"/>
          </w:tcPr>
          <w:p w14:paraId="1FCDDFE1" w14:textId="6D13154E" w:rsidR="00A31030" w:rsidRPr="00441846" w:rsidRDefault="00A31030"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No</w:t>
            </w:r>
          </w:p>
        </w:tc>
      </w:tr>
      <w:tr w:rsidR="004D2FDA" w:rsidRPr="004D2FDA" w14:paraId="7769AB5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6A46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9.4.1</w:t>
            </w:r>
          </w:p>
        </w:tc>
        <w:tc>
          <w:tcPr>
            <w:tcW w:w="840" w:type="dxa"/>
            <w:tcBorders>
              <w:top w:val="nil"/>
              <w:left w:val="single" w:sz="4" w:space="0" w:color="auto"/>
              <w:bottom w:val="nil"/>
              <w:right w:val="single" w:sz="4" w:space="0" w:color="auto"/>
            </w:tcBorders>
            <w:shd w:val="clear" w:color="auto" w:fill="auto"/>
            <w:noWrap/>
            <w:vAlign w:val="bottom"/>
            <w:hideMark/>
          </w:tcPr>
          <w:p w14:paraId="4C2E004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134</w:t>
            </w:r>
          </w:p>
        </w:tc>
        <w:tc>
          <w:tcPr>
            <w:tcW w:w="5800" w:type="dxa"/>
            <w:tcBorders>
              <w:top w:val="nil"/>
              <w:left w:val="single" w:sz="4" w:space="0" w:color="auto"/>
              <w:bottom w:val="nil"/>
              <w:right w:val="single" w:sz="4" w:space="0" w:color="auto"/>
            </w:tcBorders>
            <w:shd w:val="clear" w:color="auto" w:fill="auto"/>
            <w:noWrap/>
            <w:vAlign w:val="bottom"/>
            <w:hideMark/>
          </w:tcPr>
          <w:p w14:paraId="1BCC81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 host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0F8835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8558BA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BDE14D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9.4.2</w:t>
            </w:r>
          </w:p>
        </w:tc>
        <w:tc>
          <w:tcPr>
            <w:tcW w:w="840" w:type="dxa"/>
            <w:tcBorders>
              <w:top w:val="nil"/>
              <w:left w:val="single" w:sz="4" w:space="0" w:color="auto"/>
              <w:bottom w:val="nil"/>
              <w:right w:val="single" w:sz="4" w:space="0" w:color="auto"/>
            </w:tcBorders>
            <w:shd w:val="clear" w:color="auto" w:fill="auto"/>
            <w:noWrap/>
            <w:vAlign w:val="bottom"/>
            <w:hideMark/>
          </w:tcPr>
          <w:p w14:paraId="01D29B2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135</w:t>
            </w:r>
          </w:p>
        </w:tc>
        <w:tc>
          <w:tcPr>
            <w:tcW w:w="5800" w:type="dxa"/>
            <w:tcBorders>
              <w:top w:val="nil"/>
              <w:left w:val="single" w:sz="4" w:space="0" w:color="auto"/>
              <w:bottom w:val="nil"/>
              <w:right w:val="single" w:sz="4" w:space="0" w:color="auto"/>
            </w:tcBorders>
            <w:shd w:val="clear" w:color="auto" w:fill="auto"/>
            <w:noWrap/>
            <w:vAlign w:val="bottom"/>
            <w:hideMark/>
          </w:tcPr>
          <w:p w14:paraId="0797FF18" w14:textId="59B7226F"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 host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D21E4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800695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DC4C9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9.4.3</w:t>
            </w:r>
          </w:p>
        </w:tc>
        <w:tc>
          <w:tcPr>
            <w:tcW w:w="840" w:type="dxa"/>
            <w:tcBorders>
              <w:top w:val="nil"/>
              <w:left w:val="single" w:sz="4" w:space="0" w:color="auto"/>
              <w:bottom w:val="nil"/>
              <w:right w:val="single" w:sz="4" w:space="0" w:color="auto"/>
            </w:tcBorders>
            <w:shd w:val="clear" w:color="auto" w:fill="auto"/>
            <w:noWrap/>
            <w:vAlign w:val="bottom"/>
            <w:hideMark/>
          </w:tcPr>
          <w:p w14:paraId="6272B6B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136</w:t>
            </w:r>
          </w:p>
        </w:tc>
        <w:tc>
          <w:tcPr>
            <w:tcW w:w="5800" w:type="dxa"/>
            <w:tcBorders>
              <w:top w:val="nil"/>
              <w:left w:val="single" w:sz="4" w:space="0" w:color="auto"/>
              <w:bottom w:val="nil"/>
              <w:right w:val="single" w:sz="4" w:space="0" w:color="auto"/>
            </w:tcBorders>
            <w:shd w:val="clear" w:color="auto" w:fill="auto"/>
            <w:noWrap/>
            <w:vAlign w:val="bottom"/>
            <w:hideMark/>
          </w:tcPr>
          <w:p w14:paraId="65D8420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TCP/UDP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3468EAB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00CCF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2D5C45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9.4.4</w:t>
            </w:r>
          </w:p>
        </w:tc>
        <w:tc>
          <w:tcPr>
            <w:tcW w:w="840" w:type="dxa"/>
            <w:tcBorders>
              <w:top w:val="nil"/>
              <w:left w:val="single" w:sz="4" w:space="0" w:color="auto"/>
              <w:bottom w:val="nil"/>
              <w:right w:val="single" w:sz="4" w:space="0" w:color="auto"/>
            </w:tcBorders>
            <w:shd w:val="clear" w:color="auto" w:fill="auto"/>
            <w:noWrap/>
            <w:vAlign w:val="bottom"/>
            <w:hideMark/>
          </w:tcPr>
          <w:p w14:paraId="5DD9E4A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342</w:t>
            </w:r>
          </w:p>
        </w:tc>
        <w:tc>
          <w:tcPr>
            <w:tcW w:w="5800" w:type="dxa"/>
            <w:tcBorders>
              <w:top w:val="nil"/>
              <w:left w:val="single" w:sz="4" w:space="0" w:color="auto"/>
              <w:bottom w:val="nil"/>
              <w:right w:val="single" w:sz="4" w:space="0" w:color="auto"/>
            </w:tcBorders>
            <w:shd w:val="clear" w:color="auto" w:fill="auto"/>
            <w:noWrap/>
            <w:vAlign w:val="bottom"/>
            <w:hideMark/>
          </w:tcPr>
          <w:p w14:paraId="0B2559C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TCP/UDP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2F1C4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021875B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686E90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9.4.5</w:t>
            </w:r>
          </w:p>
        </w:tc>
        <w:tc>
          <w:tcPr>
            <w:tcW w:w="840" w:type="dxa"/>
            <w:tcBorders>
              <w:top w:val="nil"/>
              <w:left w:val="single" w:sz="4" w:space="0" w:color="auto"/>
              <w:bottom w:val="nil"/>
              <w:right w:val="single" w:sz="4" w:space="0" w:color="auto"/>
            </w:tcBorders>
            <w:shd w:val="clear" w:color="auto" w:fill="auto"/>
            <w:noWrap/>
            <w:vAlign w:val="bottom"/>
            <w:hideMark/>
          </w:tcPr>
          <w:p w14:paraId="00A65D3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347</w:t>
            </w:r>
          </w:p>
        </w:tc>
        <w:tc>
          <w:tcPr>
            <w:tcW w:w="5800" w:type="dxa"/>
            <w:tcBorders>
              <w:top w:val="nil"/>
              <w:left w:val="single" w:sz="4" w:space="0" w:color="auto"/>
              <w:bottom w:val="nil"/>
              <w:right w:val="single" w:sz="4" w:space="0" w:color="auto"/>
            </w:tcBorders>
            <w:shd w:val="clear" w:color="auto" w:fill="auto"/>
            <w:noWrap/>
            <w:vAlign w:val="bottom"/>
            <w:hideMark/>
          </w:tcPr>
          <w:p w14:paraId="09535D9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IPv6 host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5E3A6A9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93F553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F67A18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9.5.1</w:t>
            </w:r>
          </w:p>
        </w:tc>
        <w:tc>
          <w:tcPr>
            <w:tcW w:w="840" w:type="dxa"/>
            <w:tcBorders>
              <w:top w:val="nil"/>
              <w:left w:val="single" w:sz="4" w:space="0" w:color="auto"/>
              <w:bottom w:val="nil"/>
              <w:right w:val="single" w:sz="4" w:space="0" w:color="auto"/>
            </w:tcBorders>
            <w:shd w:val="clear" w:color="auto" w:fill="auto"/>
            <w:noWrap/>
            <w:vAlign w:val="bottom"/>
            <w:hideMark/>
          </w:tcPr>
          <w:p w14:paraId="45AC818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w:t>
            </w:r>
          </w:p>
        </w:tc>
        <w:tc>
          <w:tcPr>
            <w:tcW w:w="5800" w:type="dxa"/>
            <w:tcBorders>
              <w:top w:val="nil"/>
              <w:left w:val="single" w:sz="4" w:space="0" w:color="auto"/>
              <w:bottom w:val="nil"/>
              <w:right w:val="single" w:sz="4" w:space="0" w:color="auto"/>
            </w:tcBorders>
            <w:shd w:val="clear" w:color="auto" w:fill="auto"/>
            <w:noWrap/>
            <w:vAlign w:val="bottom"/>
            <w:hideMark/>
          </w:tcPr>
          <w:p w14:paraId="05F2CFF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Ethernet UNI</w:t>
            </w:r>
          </w:p>
        </w:tc>
        <w:tc>
          <w:tcPr>
            <w:tcW w:w="1162" w:type="dxa"/>
            <w:tcBorders>
              <w:top w:val="nil"/>
              <w:left w:val="single" w:sz="4" w:space="0" w:color="auto"/>
              <w:bottom w:val="nil"/>
              <w:right w:val="single" w:sz="4" w:space="0" w:color="auto"/>
            </w:tcBorders>
            <w:shd w:val="clear" w:color="auto" w:fill="auto"/>
            <w:noWrap/>
            <w:vAlign w:val="bottom"/>
            <w:hideMark/>
          </w:tcPr>
          <w:p w14:paraId="4F213D7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34F1A2C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DB61E0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9.5.2</w:t>
            </w:r>
          </w:p>
        </w:tc>
        <w:tc>
          <w:tcPr>
            <w:tcW w:w="840" w:type="dxa"/>
            <w:tcBorders>
              <w:top w:val="nil"/>
              <w:left w:val="single" w:sz="4" w:space="0" w:color="auto"/>
              <w:bottom w:val="nil"/>
              <w:right w:val="single" w:sz="4" w:space="0" w:color="auto"/>
            </w:tcBorders>
            <w:shd w:val="clear" w:color="auto" w:fill="auto"/>
            <w:noWrap/>
            <w:vAlign w:val="bottom"/>
            <w:hideMark/>
          </w:tcPr>
          <w:p w14:paraId="6EAA47E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24</w:t>
            </w:r>
          </w:p>
        </w:tc>
        <w:tc>
          <w:tcPr>
            <w:tcW w:w="5800" w:type="dxa"/>
            <w:tcBorders>
              <w:top w:val="nil"/>
              <w:left w:val="single" w:sz="4" w:space="0" w:color="auto"/>
              <w:bottom w:val="nil"/>
              <w:right w:val="single" w:sz="4" w:space="0" w:color="auto"/>
            </w:tcBorders>
            <w:shd w:val="clear" w:color="auto" w:fill="auto"/>
            <w:noWrap/>
            <w:vAlign w:val="bottom"/>
            <w:hideMark/>
          </w:tcPr>
          <w:p w14:paraId="159581E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3A611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449073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FE081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9.5.3</w:t>
            </w:r>
          </w:p>
        </w:tc>
        <w:tc>
          <w:tcPr>
            <w:tcW w:w="840" w:type="dxa"/>
            <w:tcBorders>
              <w:top w:val="nil"/>
              <w:left w:val="single" w:sz="4" w:space="0" w:color="auto"/>
              <w:bottom w:val="nil"/>
              <w:right w:val="single" w:sz="4" w:space="0" w:color="auto"/>
            </w:tcBorders>
            <w:shd w:val="clear" w:color="auto" w:fill="auto"/>
            <w:noWrap/>
            <w:vAlign w:val="bottom"/>
            <w:hideMark/>
          </w:tcPr>
          <w:p w14:paraId="1089B18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89</w:t>
            </w:r>
          </w:p>
        </w:tc>
        <w:tc>
          <w:tcPr>
            <w:tcW w:w="5800" w:type="dxa"/>
            <w:tcBorders>
              <w:top w:val="nil"/>
              <w:left w:val="single" w:sz="4" w:space="0" w:color="auto"/>
              <w:bottom w:val="nil"/>
              <w:right w:val="single" w:sz="4" w:space="0" w:color="auto"/>
            </w:tcBorders>
            <w:shd w:val="clear" w:color="auto" w:fill="auto"/>
            <w:noWrap/>
            <w:vAlign w:val="bottom"/>
            <w:hideMark/>
          </w:tcPr>
          <w:p w14:paraId="0D6D3B7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 2</w:t>
            </w:r>
          </w:p>
        </w:tc>
        <w:tc>
          <w:tcPr>
            <w:tcW w:w="1162" w:type="dxa"/>
            <w:tcBorders>
              <w:top w:val="nil"/>
              <w:left w:val="single" w:sz="4" w:space="0" w:color="auto"/>
              <w:bottom w:val="nil"/>
              <w:right w:val="single" w:sz="4" w:space="0" w:color="auto"/>
            </w:tcBorders>
            <w:shd w:val="clear" w:color="auto" w:fill="auto"/>
            <w:noWrap/>
            <w:vAlign w:val="bottom"/>
            <w:hideMark/>
          </w:tcPr>
          <w:p w14:paraId="328F7536" w14:textId="0E665B74" w:rsidR="004D2FDA" w:rsidRPr="004D2FDA" w:rsidRDefault="00FE5131"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4D2FDA" w:rsidRPr="004D2FDA" w14:paraId="7120F58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4B781D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9.5.4</w:t>
            </w:r>
          </w:p>
        </w:tc>
        <w:tc>
          <w:tcPr>
            <w:tcW w:w="840" w:type="dxa"/>
            <w:tcBorders>
              <w:top w:val="nil"/>
              <w:left w:val="single" w:sz="4" w:space="0" w:color="auto"/>
              <w:bottom w:val="nil"/>
              <w:right w:val="single" w:sz="4" w:space="0" w:color="auto"/>
            </w:tcBorders>
            <w:shd w:val="clear" w:color="auto" w:fill="auto"/>
            <w:noWrap/>
            <w:vAlign w:val="bottom"/>
            <w:hideMark/>
          </w:tcPr>
          <w:p w14:paraId="3EFD3DC5"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296</w:t>
            </w:r>
          </w:p>
        </w:tc>
        <w:tc>
          <w:tcPr>
            <w:tcW w:w="5800" w:type="dxa"/>
            <w:tcBorders>
              <w:top w:val="nil"/>
              <w:left w:val="single" w:sz="4" w:space="0" w:color="auto"/>
              <w:bottom w:val="nil"/>
              <w:right w:val="single" w:sz="4" w:space="0" w:color="auto"/>
            </w:tcBorders>
            <w:shd w:val="clear" w:color="auto" w:fill="auto"/>
            <w:noWrap/>
            <w:vAlign w:val="bottom"/>
            <w:hideMark/>
          </w:tcPr>
          <w:p w14:paraId="1437839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performance monitoring history data 3</w:t>
            </w:r>
          </w:p>
        </w:tc>
        <w:tc>
          <w:tcPr>
            <w:tcW w:w="1162" w:type="dxa"/>
            <w:tcBorders>
              <w:top w:val="nil"/>
              <w:left w:val="single" w:sz="4" w:space="0" w:color="auto"/>
              <w:bottom w:val="nil"/>
              <w:right w:val="single" w:sz="4" w:space="0" w:color="auto"/>
            </w:tcBorders>
            <w:shd w:val="clear" w:color="auto" w:fill="auto"/>
            <w:noWrap/>
            <w:vAlign w:val="bottom"/>
            <w:hideMark/>
          </w:tcPr>
          <w:p w14:paraId="30C0D7B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DAB3AD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7818A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9.5.5</w:t>
            </w:r>
          </w:p>
        </w:tc>
        <w:tc>
          <w:tcPr>
            <w:tcW w:w="840" w:type="dxa"/>
            <w:tcBorders>
              <w:top w:val="nil"/>
              <w:left w:val="single" w:sz="4" w:space="0" w:color="auto"/>
              <w:bottom w:val="nil"/>
              <w:right w:val="single" w:sz="4" w:space="0" w:color="auto"/>
            </w:tcBorders>
            <w:shd w:val="clear" w:color="auto" w:fill="auto"/>
            <w:noWrap/>
            <w:vAlign w:val="bottom"/>
            <w:hideMark/>
          </w:tcPr>
          <w:p w14:paraId="5256ABF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329</w:t>
            </w:r>
          </w:p>
        </w:tc>
        <w:tc>
          <w:tcPr>
            <w:tcW w:w="5800" w:type="dxa"/>
            <w:tcBorders>
              <w:top w:val="nil"/>
              <w:left w:val="single" w:sz="4" w:space="0" w:color="auto"/>
              <w:bottom w:val="nil"/>
              <w:right w:val="single" w:sz="4" w:space="0" w:color="auto"/>
            </w:tcBorders>
            <w:shd w:val="clear" w:color="auto" w:fill="auto"/>
            <w:noWrap/>
            <w:vAlign w:val="bottom"/>
            <w:hideMark/>
          </w:tcPr>
          <w:p w14:paraId="6210E34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Virtual Ethernet interface point</w:t>
            </w:r>
          </w:p>
        </w:tc>
        <w:tc>
          <w:tcPr>
            <w:tcW w:w="1162" w:type="dxa"/>
            <w:tcBorders>
              <w:top w:val="nil"/>
              <w:left w:val="single" w:sz="4" w:space="0" w:color="auto"/>
              <w:bottom w:val="nil"/>
              <w:right w:val="single" w:sz="4" w:space="0" w:color="auto"/>
            </w:tcBorders>
            <w:shd w:val="clear" w:color="auto" w:fill="auto"/>
            <w:noWrap/>
            <w:vAlign w:val="bottom"/>
            <w:hideMark/>
          </w:tcPr>
          <w:p w14:paraId="3CEBD0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4D2FDA" w:rsidRPr="004D2FDA" w14:paraId="2546956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FDDAC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9.5.6</w:t>
            </w:r>
          </w:p>
        </w:tc>
        <w:tc>
          <w:tcPr>
            <w:tcW w:w="840" w:type="dxa"/>
            <w:tcBorders>
              <w:top w:val="nil"/>
              <w:left w:val="single" w:sz="4" w:space="0" w:color="auto"/>
              <w:bottom w:val="nil"/>
              <w:right w:val="single" w:sz="4" w:space="0" w:color="auto"/>
            </w:tcBorders>
            <w:shd w:val="clear" w:color="auto" w:fill="auto"/>
            <w:noWrap/>
            <w:vAlign w:val="bottom"/>
            <w:hideMark/>
          </w:tcPr>
          <w:p w14:paraId="61BE910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349</w:t>
            </w:r>
          </w:p>
        </w:tc>
        <w:tc>
          <w:tcPr>
            <w:tcW w:w="5800" w:type="dxa"/>
            <w:tcBorders>
              <w:top w:val="nil"/>
              <w:left w:val="single" w:sz="4" w:space="0" w:color="auto"/>
              <w:bottom w:val="nil"/>
              <w:right w:val="single" w:sz="4" w:space="0" w:color="auto"/>
            </w:tcBorders>
            <w:shd w:val="clear" w:color="auto" w:fill="auto"/>
            <w:noWrap/>
            <w:vAlign w:val="bottom"/>
            <w:hideMark/>
          </w:tcPr>
          <w:p w14:paraId="66CEB5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PoE control</w:t>
            </w:r>
          </w:p>
        </w:tc>
        <w:tc>
          <w:tcPr>
            <w:tcW w:w="1162" w:type="dxa"/>
            <w:tcBorders>
              <w:top w:val="nil"/>
              <w:left w:val="single" w:sz="4" w:space="0" w:color="auto"/>
              <w:bottom w:val="nil"/>
              <w:right w:val="single" w:sz="4" w:space="0" w:color="auto"/>
            </w:tcBorders>
            <w:shd w:val="clear" w:color="auto" w:fill="auto"/>
            <w:noWrap/>
            <w:vAlign w:val="bottom"/>
            <w:hideMark/>
          </w:tcPr>
          <w:p w14:paraId="230C2D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30AD3A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FDE482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w:t>
            </w:r>
          </w:p>
        </w:tc>
        <w:tc>
          <w:tcPr>
            <w:tcW w:w="840" w:type="dxa"/>
            <w:tcBorders>
              <w:top w:val="nil"/>
              <w:left w:val="single" w:sz="4" w:space="0" w:color="auto"/>
              <w:bottom w:val="nil"/>
              <w:right w:val="single" w:sz="4" w:space="0" w:color="auto"/>
            </w:tcBorders>
            <w:shd w:val="clear" w:color="auto" w:fill="auto"/>
            <w:noWrap/>
            <w:vAlign w:val="bottom"/>
            <w:hideMark/>
          </w:tcPr>
          <w:p w14:paraId="2D83527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98</w:t>
            </w:r>
          </w:p>
        </w:tc>
        <w:tc>
          <w:tcPr>
            <w:tcW w:w="5800" w:type="dxa"/>
            <w:tcBorders>
              <w:top w:val="nil"/>
              <w:left w:val="single" w:sz="4" w:space="0" w:color="auto"/>
              <w:bottom w:val="nil"/>
              <w:right w:val="single" w:sz="4" w:space="0" w:color="auto"/>
            </w:tcBorders>
            <w:shd w:val="clear" w:color="auto" w:fill="auto"/>
            <w:noWrap/>
            <w:vAlign w:val="bottom"/>
            <w:hideMark/>
          </w:tcPr>
          <w:p w14:paraId="2200807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xDSL UNI part 1</w:t>
            </w:r>
          </w:p>
        </w:tc>
        <w:tc>
          <w:tcPr>
            <w:tcW w:w="1162" w:type="dxa"/>
            <w:tcBorders>
              <w:top w:val="nil"/>
              <w:left w:val="single" w:sz="4" w:space="0" w:color="auto"/>
              <w:bottom w:val="nil"/>
              <w:right w:val="single" w:sz="4" w:space="0" w:color="auto"/>
            </w:tcBorders>
            <w:shd w:val="clear" w:color="auto" w:fill="auto"/>
            <w:noWrap/>
            <w:vAlign w:val="bottom"/>
            <w:hideMark/>
          </w:tcPr>
          <w:p w14:paraId="084C52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A8286F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167E1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w:t>
            </w:r>
          </w:p>
        </w:tc>
        <w:tc>
          <w:tcPr>
            <w:tcW w:w="840" w:type="dxa"/>
            <w:tcBorders>
              <w:top w:val="nil"/>
              <w:left w:val="single" w:sz="4" w:space="0" w:color="auto"/>
              <w:bottom w:val="nil"/>
              <w:right w:val="single" w:sz="4" w:space="0" w:color="auto"/>
            </w:tcBorders>
            <w:shd w:val="clear" w:color="auto" w:fill="auto"/>
            <w:noWrap/>
            <w:vAlign w:val="bottom"/>
            <w:hideMark/>
          </w:tcPr>
          <w:p w14:paraId="0949827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99</w:t>
            </w:r>
          </w:p>
        </w:tc>
        <w:tc>
          <w:tcPr>
            <w:tcW w:w="5800" w:type="dxa"/>
            <w:tcBorders>
              <w:top w:val="nil"/>
              <w:left w:val="single" w:sz="4" w:space="0" w:color="auto"/>
              <w:bottom w:val="nil"/>
              <w:right w:val="single" w:sz="4" w:space="0" w:color="auto"/>
            </w:tcBorders>
            <w:shd w:val="clear" w:color="auto" w:fill="auto"/>
            <w:noWrap/>
            <w:vAlign w:val="bottom"/>
            <w:hideMark/>
          </w:tcPr>
          <w:p w14:paraId="641FCAA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xDSL UNI part 2</w:t>
            </w:r>
          </w:p>
        </w:tc>
        <w:tc>
          <w:tcPr>
            <w:tcW w:w="1162" w:type="dxa"/>
            <w:tcBorders>
              <w:top w:val="nil"/>
              <w:left w:val="single" w:sz="4" w:space="0" w:color="auto"/>
              <w:bottom w:val="nil"/>
              <w:right w:val="single" w:sz="4" w:space="0" w:color="auto"/>
            </w:tcBorders>
            <w:shd w:val="clear" w:color="auto" w:fill="auto"/>
            <w:noWrap/>
            <w:vAlign w:val="bottom"/>
            <w:hideMark/>
          </w:tcPr>
          <w:p w14:paraId="32AF4F5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FE9128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C8119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w:t>
            </w:r>
          </w:p>
        </w:tc>
        <w:tc>
          <w:tcPr>
            <w:tcW w:w="840" w:type="dxa"/>
            <w:tcBorders>
              <w:top w:val="nil"/>
              <w:left w:val="single" w:sz="4" w:space="0" w:color="auto"/>
              <w:bottom w:val="nil"/>
              <w:right w:val="single" w:sz="4" w:space="0" w:color="auto"/>
            </w:tcBorders>
            <w:shd w:val="clear" w:color="auto" w:fill="auto"/>
            <w:noWrap/>
            <w:vAlign w:val="bottom"/>
            <w:hideMark/>
          </w:tcPr>
          <w:p w14:paraId="0FC13C8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104</w:t>
            </w:r>
          </w:p>
        </w:tc>
        <w:tc>
          <w:tcPr>
            <w:tcW w:w="5800" w:type="dxa"/>
            <w:tcBorders>
              <w:top w:val="nil"/>
              <w:left w:val="single" w:sz="4" w:space="0" w:color="auto"/>
              <w:bottom w:val="nil"/>
              <w:right w:val="single" w:sz="4" w:space="0" w:color="auto"/>
            </w:tcBorders>
            <w:shd w:val="clear" w:color="auto" w:fill="auto"/>
            <w:noWrap/>
            <w:vAlign w:val="bottom"/>
            <w:hideMark/>
          </w:tcPr>
          <w:p w14:paraId="033B2D3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1</w:t>
            </w:r>
          </w:p>
        </w:tc>
        <w:tc>
          <w:tcPr>
            <w:tcW w:w="1162" w:type="dxa"/>
            <w:tcBorders>
              <w:top w:val="nil"/>
              <w:left w:val="single" w:sz="4" w:space="0" w:color="auto"/>
              <w:bottom w:val="nil"/>
              <w:right w:val="single" w:sz="4" w:space="0" w:color="auto"/>
            </w:tcBorders>
            <w:shd w:val="clear" w:color="auto" w:fill="auto"/>
            <w:noWrap/>
            <w:vAlign w:val="bottom"/>
            <w:hideMark/>
          </w:tcPr>
          <w:p w14:paraId="104205E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14BD6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B7800C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w:t>
            </w:r>
          </w:p>
        </w:tc>
        <w:tc>
          <w:tcPr>
            <w:tcW w:w="840" w:type="dxa"/>
            <w:tcBorders>
              <w:top w:val="nil"/>
              <w:left w:val="single" w:sz="4" w:space="0" w:color="auto"/>
              <w:bottom w:val="nil"/>
              <w:right w:val="single" w:sz="4" w:space="0" w:color="auto"/>
            </w:tcBorders>
            <w:shd w:val="clear" w:color="auto" w:fill="auto"/>
            <w:noWrap/>
            <w:vAlign w:val="bottom"/>
            <w:hideMark/>
          </w:tcPr>
          <w:p w14:paraId="05C2E6A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105</w:t>
            </w:r>
          </w:p>
        </w:tc>
        <w:tc>
          <w:tcPr>
            <w:tcW w:w="5800" w:type="dxa"/>
            <w:tcBorders>
              <w:top w:val="nil"/>
              <w:left w:val="single" w:sz="4" w:space="0" w:color="auto"/>
              <w:bottom w:val="nil"/>
              <w:right w:val="single" w:sz="4" w:space="0" w:color="auto"/>
            </w:tcBorders>
            <w:shd w:val="clear" w:color="auto" w:fill="auto"/>
            <w:noWrap/>
            <w:vAlign w:val="bottom"/>
            <w:hideMark/>
          </w:tcPr>
          <w:p w14:paraId="2117610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2</w:t>
            </w:r>
          </w:p>
        </w:tc>
        <w:tc>
          <w:tcPr>
            <w:tcW w:w="1162" w:type="dxa"/>
            <w:tcBorders>
              <w:top w:val="nil"/>
              <w:left w:val="single" w:sz="4" w:space="0" w:color="auto"/>
              <w:bottom w:val="nil"/>
              <w:right w:val="single" w:sz="4" w:space="0" w:color="auto"/>
            </w:tcBorders>
            <w:shd w:val="clear" w:color="auto" w:fill="auto"/>
            <w:noWrap/>
            <w:vAlign w:val="bottom"/>
            <w:hideMark/>
          </w:tcPr>
          <w:p w14:paraId="18F1DA2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7F0C5F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5758FA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9.7.5</w:t>
            </w:r>
          </w:p>
        </w:tc>
        <w:tc>
          <w:tcPr>
            <w:tcW w:w="840" w:type="dxa"/>
            <w:tcBorders>
              <w:top w:val="nil"/>
              <w:left w:val="single" w:sz="4" w:space="0" w:color="auto"/>
              <w:bottom w:val="nil"/>
              <w:right w:val="single" w:sz="4" w:space="0" w:color="auto"/>
            </w:tcBorders>
            <w:shd w:val="clear" w:color="auto" w:fill="auto"/>
            <w:noWrap/>
            <w:vAlign w:val="bottom"/>
            <w:hideMark/>
          </w:tcPr>
          <w:p w14:paraId="2A14666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106</w:t>
            </w:r>
          </w:p>
        </w:tc>
        <w:tc>
          <w:tcPr>
            <w:tcW w:w="5800" w:type="dxa"/>
            <w:tcBorders>
              <w:top w:val="nil"/>
              <w:left w:val="single" w:sz="4" w:space="0" w:color="auto"/>
              <w:bottom w:val="nil"/>
              <w:right w:val="single" w:sz="4" w:space="0" w:color="auto"/>
            </w:tcBorders>
            <w:shd w:val="clear" w:color="auto" w:fill="auto"/>
            <w:noWrap/>
            <w:vAlign w:val="bottom"/>
            <w:hideMark/>
          </w:tcPr>
          <w:p w14:paraId="6BA9B03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configuration profile part 3</w:t>
            </w:r>
          </w:p>
        </w:tc>
        <w:tc>
          <w:tcPr>
            <w:tcW w:w="1162" w:type="dxa"/>
            <w:tcBorders>
              <w:top w:val="nil"/>
              <w:left w:val="single" w:sz="4" w:space="0" w:color="auto"/>
              <w:bottom w:val="nil"/>
              <w:right w:val="single" w:sz="4" w:space="0" w:color="auto"/>
            </w:tcBorders>
            <w:shd w:val="clear" w:color="auto" w:fill="auto"/>
            <w:noWrap/>
            <w:vAlign w:val="bottom"/>
            <w:hideMark/>
          </w:tcPr>
          <w:p w14:paraId="67D957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5D6C27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AE8407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9.7.6</w:t>
            </w:r>
          </w:p>
        </w:tc>
        <w:tc>
          <w:tcPr>
            <w:tcW w:w="840" w:type="dxa"/>
            <w:tcBorders>
              <w:top w:val="nil"/>
              <w:left w:val="single" w:sz="4" w:space="0" w:color="auto"/>
              <w:bottom w:val="nil"/>
              <w:right w:val="single" w:sz="4" w:space="0" w:color="auto"/>
            </w:tcBorders>
            <w:shd w:val="clear" w:color="auto" w:fill="auto"/>
            <w:noWrap/>
            <w:vAlign w:val="bottom"/>
            <w:hideMark/>
          </w:tcPr>
          <w:p w14:paraId="0AFD1E7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165</w:t>
            </w:r>
          </w:p>
        </w:tc>
        <w:tc>
          <w:tcPr>
            <w:tcW w:w="5800" w:type="dxa"/>
            <w:tcBorders>
              <w:top w:val="nil"/>
              <w:left w:val="single" w:sz="4" w:space="0" w:color="auto"/>
              <w:bottom w:val="nil"/>
              <w:right w:val="single" w:sz="4" w:space="0" w:color="auto"/>
            </w:tcBorders>
            <w:shd w:val="clear" w:color="auto" w:fill="auto"/>
            <w:noWrap/>
            <w:vAlign w:val="bottom"/>
            <w:hideMark/>
          </w:tcPr>
          <w:p w14:paraId="2B86BF4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w:t>
            </w:r>
          </w:p>
        </w:tc>
        <w:tc>
          <w:tcPr>
            <w:tcW w:w="1162" w:type="dxa"/>
            <w:tcBorders>
              <w:top w:val="nil"/>
              <w:left w:val="single" w:sz="4" w:space="0" w:color="auto"/>
              <w:bottom w:val="nil"/>
              <w:right w:val="single" w:sz="4" w:space="0" w:color="auto"/>
            </w:tcBorders>
            <w:shd w:val="clear" w:color="auto" w:fill="auto"/>
            <w:noWrap/>
            <w:vAlign w:val="bottom"/>
            <w:hideMark/>
          </w:tcPr>
          <w:p w14:paraId="6B63FC6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5C091C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AEE971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9.7.7</w:t>
            </w:r>
          </w:p>
        </w:tc>
        <w:tc>
          <w:tcPr>
            <w:tcW w:w="840" w:type="dxa"/>
            <w:tcBorders>
              <w:top w:val="nil"/>
              <w:left w:val="single" w:sz="4" w:space="0" w:color="auto"/>
              <w:bottom w:val="nil"/>
              <w:right w:val="single" w:sz="4" w:space="0" w:color="auto"/>
            </w:tcBorders>
            <w:shd w:val="clear" w:color="auto" w:fill="auto"/>
            <w:noWrap/>
            <w:vAlign w:val="bottom"/>
            <w:hideMark/>
          </w:tcPr>
          <w:p w14:paraId="3E27E5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107</w:t>
            </w:r>
          </w:p>
        </w:tc>
        <w:tc>
          <w:tcPr>
            <w:tcW w:w="5800" w:type="dxa"/>
            <w:tcBorders>
              <w:top w:val="nil"/>
              <w:left w:val="single" w:sz="4" w:space="0" w:color="auto"/>
              <w:bottom w:val="nil"/>
              <w:right w:val="single" w:sz="4" w:space="0" w:color="auto"/>
            </w:tcBorders>
            <w:shd w:val="clear" w:color="auto" w:fill="auto"/>
            <w:noWrap/>
            <w:vAlign w:val="bottom"/>
            <w:hideMark/>
          </w:tcPr>
          <w:p w14:paraId="1B9132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configuration profile</w:t>
            </w:r>
          </w:p>
        </w:tc>
        <w:tc>
          <w:tcPr>
            <w:tcW w:w="1162" w:type="dxa"/>
            <w:tcBorders>
              <w:top w:val="nil"/>
              <w:left w:val="single" w:sz="4" w:space="0" w:color="auto"/>
              <w:bottom w:val="nil"/>
              <w:right w:val="single" w:sz="4" w:space="0" w:color="auto"/>
            </w:tcBorders>
            <w:shd w:val="clear" w:color="auto" w:fill="auto"/>
            <w:noWrap/>
            <w:vAlign w:val="bottom"/>
            <w:hideMark/>
          </w:tcPr>
          <w:p w14:paraId="2C5937D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5F5C4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7A5EC4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9.7.8</w:t>
            </w:r>
          </w:p>
        </w:tc>
        <w:tc>
          <w:tcPr>
            <w:tcW w:w="840" w:type="dxa"/>
            <w:tcBorders>
              <w:top w:val="nil"/>
              <w:left w:val="single" w:sz="4" w:space="0" w:color="auto"/>
              <w:bottom w:val="nil"/>
              <w:right w:val="single" w:sz="4" w:space="0" w:color="auto"/>
            </w:tcBorders>
            <w:shd w:val="clear" w:color="auto" w:fill="auto"/>
            <w:noWrap/>
            <w:vAlign w:val="bottom"/>
            <w:hideMark/>
          </w:tcPr>
          <w:p w14:paraId="3366C11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108</w:t>
            </w:r>
          </w:p>
        </w:tc>
        <w:tc>
          <w:tcPr>
            <w:tcW w:w="5800" w:type="dxa"/>
            <w:tcBorders>
              <w:top w:val="nil"/>
              <w:left w:val="single" w:sz="4" w:space="0" w:color="auto"/>
              <w:bottom w:val="nil"/>
              <w:right w:val="single" w:sz="4" w:space="0" w:color="auto"/>
            </w:tcBorders>
            <w:shd w:val="clear" w:color="auto" w:fill="auto"/>
            <w:noWrap/>
            <w:vAlign w:val="bottom"/>
            <w:hideMark/>
          </w:tcPr>
          <w:p w14:paraId="080AE3C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subcarrier masking downstream profile</w:t>
            </w:r>
          </w:p>
        </w:tc>
        <w:tc>
          <w:tcPr>
            <w:tcW w:w="1162" w:type="dxa"/>
            <w:tcBorders>
              <w:top w:val="nil"/>
              <w:left w:val="single" w:sz="4" w:space="0" w:color="auto"/>
              <w:bottom w:val="nil"/>
              <w:right w:val="single" w:sz="4" w:space="0" w:color="auto"/>
            </w:tcBorders>
            <w:shd w:val="clear" w:color="auto" w:fill="auto"/>
            <w:noWrap/>
            <w:vAlign w:val="bottom"/>
            <w:hideMark/>
          </w:tcPr>
          <w:p w14:paraId="24D1214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46E52B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76E54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9.7.9</w:t>
            </w:r>
          </w:p>
        </w:tc>
        <w:tc>
          <w:tcPr>
            <w:tcW w:w="840" w:type="dxa"/>
            <w:tcBorders>
              <w:top w:val="nil"/>
              <w:left w:val="single" w:sz="4" w:space="0" w:color="auto"/>
              <w:bottom w:val="nil"/>
              <w:right w:val="single" w:sz="4" w:space="0" w:color="auto"/>
            </w:tcBorders>
            <w:shd w:val="clear" w:color="auto" w:fill="auto"/>
            <w:noWrap/>
            <w:vAlign w:val="bottom"/>
            <w:hideMark/>
          </w:tcPr>
          <w:p w14:paraId="2C47A632"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109</w:t>
            </w:r>
          </w:p>
        </w:tc>
        <w:tc>
          <w:tcPr>
            <w:tcW w:w="5800" w:type="dxa"/>
            <w:tcBorders>
              <w:top w:val="nil"/>
              <w:left w:val="single" w:sz="4" w:space="0" w:color="auto"/>
              <w:bottom w:val="nil"/>
              <w:right w:val="single" w:sz="4" w:space="0" w:color="auto"/>
            </w:tcBorders>
            <w:shd w:val="clear" w:color="auto" w:fill="auto"/>
            <w:noWrap/>
            <w:vAlign w:val="bottom"/>
            <w:hideMark/>
          </w:tcPr>
          <w:p w14:paraId="53BFA33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subcarrier masking upstream profile</w:t>
            </w:r>
          </w:p>
        </w:tc>
        <w:tc>
          <w:tcPr>
            <w:tcW w:w="1162" w:type="dxa"/>
            <w:tcBorders>
              <w:top w:val="nil"/>
              <w:left w:val="single" w:sz="4" w:space="0" w:color="auto"/>
              <w:bottom w:val="nil"/>
              <w:right w:val="single" w:sz="4" w:space="0" w:color="auto"/>
            </w:tcBorders>
            <w:shd w:val="clear" w:color="auto" w:fill="auto"/>
            <w:noWrap/>
            <w:vAlign w:val="bottom"/>
            <w:hideMark/>
          </w:tcPr>
          <w:p w14:paraId="79E5EAD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D21FC3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767AA1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9.7.10</w:t>
            </w:r>
          </w:p>
        </w:tc>
        <w:tc>
          <w:tcPr>
            <w:tcW w:w="840" w:type="dxa"/>
            <w:tcBorders>
              <w:top w:val="nil"/>
              <w:left w:val="single" w:sz="4" w:space="0" w:color="auto"/>
              <w:bottom w:val="nil"/>
              <w:right w:val="single" w:sz="4" w:space="0" w:color="auto"/>
            </w:tcBorders>
            <w:shd w:val="clear" w:color="auto" w:fill="auto"/>
            <w:noWrap/>
            <w:vAlign w:val="bottom"/>
            <w:hideMark/>
          </w:tcPr>
          <w:p w14:paraId="7EF61B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110</w:t>
            </w:r>
          </w:p>
        </w:tc>
        <w:tc>
          <w:tcPr>
            <w:tcW w:w="5800" w:type="dxa"/>
            <w:tcBorders>
              <w:top w:val="nil"/>
              <w:left w:val="single" w:sz="4" w:space="0" w:color="auto"/>
              <w:bottom w:val="nil"/>
              <w:right w:val="single" w:sz="4" w:space="0" w:color="auto"/>
            </w:tcBorders>
            <w:shd w:val="clear" w:color="auto" w:fill="auto"/>
            <w:noWrap/>
            <w:vAlign w:val="bottom"/>
            <w:hideMark/>
          </w:tcPr>
          <w:p w14:paraId="4297B46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PSD mask profile</w:t>
            </w:r>
          </w:p>
        </w:tc>
        <w:tc>
          <w:tcPr>
            <w:tcW w:w="1162" w:type="dxa"/>
            <w:tcBorders>
              <w:top w:val="nil"/>
              <w:left w:val="single" w:sz="4" w:space="0" w:color="auto"/>
              <w:bottom w:val="nil"/>
              <w:right w:val="single" w:sz="4" w:space="0" w:color="auto"/>
            </w:tcBorders>
            <w:shd w:val="clear" w:color="auto" w:fill="auto"/>
            <w:noWrap/>
            <w:vAlign w:val="bottom"/>
            <w:hideMark/>
          </w:tcPr>
          <w:p w14:paraId="50F048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49C446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D5366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9.7.11</w:t>
            </w:r>
          </w:p>
        </w:tc>
        <w:tc>
          <w:tcPr>
            <w:tcW w:w="840" w:type="dxa"/>
            <w:tcBorders>
              <w:top w:val="nil"/>
              <w:left w:val="single" w:sz="4" w:space="0" w:color="auto"/>
              <w:bottom w:val="nil"/>
              <w:right w:val="single" w:sz="4" w:space="0" w:color="auto"/>
            </w:tcBorders>
            <w:shd w:val="clear" w:color="auto" w:fill="auto"/>
            <w:noWrap/>
            <w:vAlign w:val="bottom"/>
            <w:hideMark/>
          </w:tcPr>
          <w:p w14:paraId="0D95BDC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111</w:t>
            </w:r>
          </w:p>
        </w:tc>
        <w:tc>
          <w:tcPr>
            <w:tcW w:w="5800" w:type="dxa"/>
            <w:tcBorders>
              <w:top w:val="nil"/>
              <w:left w:val="single" w:sz="4" w:space="0" w:color="auto"/>
              <w:bottom w:val="nil"/>
              <w:right w:val="single" w:sz="4" w:space="0" w:color="auto"/>
            </w:tcBorders>
            <w:shd w:val="clear" w:color="auto" w:fill="auto"/>
            <w:noWrap/>
            <w:vAlign w:val="bottom"/>
            <w:hideMark/>
          </w:tcPr>
          <w:p w14:paraId="449E4E6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downstream RFI bands profile</w:t>
            </w:r>
          </w:p>
        </w:tc>
        <w:tc>
          <w:tcPr>
            <w:tcW w:w="1162" w:type="dxa"/>
            <w:tcBorders>
              <w:top w:val="nil"/>
              <w:left w:val="single" w:sz="4" w:space="0" w:color="auto"/>
              <w:bottom w:val="nil"/>
              <w:right w:val="single" w:sz="4" w:space="0" w:color="auto"/>
            </w:tcBorders>
            <w:shd w:val="clear" w:color="auto" w:fill="auto"/>
            <w:noWrap/>
            <w:vAlign w:val="bottom"/>
            <w:hideMark/>
          </w:tcPr>
          <w:p w14:paraId="083216A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4F6460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9F9430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9.7.12</w:t>
            </w:r>
          </w:p>
        </w:tc>
        <w:tc>
          <w:tcPr>
            <w:tcW w:w="840" w:type="dxa"/>
            <w:tcBorders>
              <w:top w:val="nil"/>
              <w:left w:val="single" w:sz="4" w:space="0" w:color="auto"/>
              <w:bottom w:val="nil"/>
              <w:right w:val="single" w:sz="4" w:space="0" w:color="auto"/>
            </w:tcBorders>
            <w:shd w:val="clear" w:color="auto" w:fill="auto"/>
            <w:noWrap/>
            <w:vAlign w:val="bottom"/>
            <w:hideMark/>
          </w:tcPr>
          <w:p w14:paraId="6A8CC63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100</w:t>
            </w:r>
          </w:p>
        </w:tc>
        <w:tc>
          <w:tcPr>
            <w:tcW w:w="5800" w:type="dxa"/>
            <w:tcBorders>
              <w:top w:val="nil"/>
              <w:left w:val="single" w:sz="4" w:space="0" w:color="auto"/>
              <w:bottom w:val="nil"/>
              <w:right w:val="single" w:sz="4" w:space="0" w:color="auto"/>
            </w:tcBorders>
            <w:shd w:val="clear" w:color="auto" w:fill="auto"/>
            <w:noWrap/>
            <w:vAlign w:val="bottom"/>
            <w:hideMark/>
          </w:tcPr>
          <w:p w14:paraId="359E37F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1</w:t>
            </w:r>
          </w:p>
        </w:tc>
        <w:tc>
          <w:tcPr>
            <w:tcW w:w="1162" w:type="dxa"/>
            <w:tcBorders>
              <w:top w:val="nil"/>
              <w:left w:val="single" w:sz="4" w:space="0" w:color="auto"/>
              <w:bottom w:val="nil"/>
              <w:right w:val="single" w:sz="4" w:space="0" w:color="auto"/>
            </w:tcBorders>
            <w:shd w:val="clear" w:color="auto" w:fill="auto"/>
            <w:noWrap/>
            <w:vAlign w:val="bottom"/>
            <w:hideMark/>
          </w:tcPr>
          <w:p w14:paraId="11D64A8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BCF796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E8853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9.7.13</w:t>
            </w:r>
          </w:p>
        </w:tc>
        <w:tc>
          <w:tcPr>
            <w:tcW w:w="840" w:type="dxa"/>
            <w:tcBorders>
              <w:top w:val="nil"/>
              <w:left w:val="single" w:sz="4" w:space="0" w:color="auto"/>
              <w:bottom w:val="nil"/>
              <w:right w:val="single" w:sz="4" w:space="0" w:color="auto"/>
            </w:tcBorders>
            <w:shd w:val="clear" w:color="auto" w:fill="auto"/>
            <w:noWrap/>
            <w:vAlign w:val="bottom"/>
            <w:hideMark/>
          </w:tcPr>
          <w:p w14:paraId="314B0AD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101</w:t>
            </w:r>
          </w:p>
        </w:tc>
        <w:tc>
          <w:tcPr>
            <w:tcW w:w="5800" w:type="dxa"/>
            <w:tcBorders>
              <w:top w:val="nil"/>
              <w:left w:val="single" w:sz="4" w:space="0" w:color="auto"/>
              <w:bottom w:val="nil"/>
              <w:right w:val="single" w:sz="4" w:space="0" w:color="auto"/>
            </w:tcBorders>
            <w:shd w:val="clear" w:color="auto" w:fill="auto"/>
            <w:noWrap/>
            <w:vAlign w:val="bottom"/>
            <w:hideMark/>
          </w:tcPr>
          <w:p w14:paraId="26EC742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583030D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6DD3A0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172676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9.7.14</w:t>
            </w:r>
          </w:p>
        </w:tc>
        <w:tc>
          <w:tcPr>
            <w:tcW w:w="840" w:type="dxa"/>
            <w:tcBorders>
              <w:top w:val="nil"/>
              <w:left w:val="single" w:sz="4" w:space="0" w:color="auto"/>
              <w:bottom w:val="nil"/>
              <w:right w:val="single" w:sz="4" w:space="0" w:color="auto"/>
            </w:tcBorders>
            <w:shd w:val="clear" w:color="auto" w:fill="auto"/>
            <w:noWrap/>
            <w:vAlign w:val="bottom"/>
            <w:hideMark/>
          </w:tcPr>
          <w:p w14:paraId="4CF67AB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166</w:t>
            </w:r>
          </w:p>
        </w:tc>
        <w:tc>
          <w:tcPr>
            <w:tcW w:w="5800" w:type="dxa"/>
            <w:tcBorders>
              <w:top w:val="nil"/>
              <w:left w:val="single" w:sz="4" w:space="0" w:color="auto"/>
              <w:bottom w:val="nil"/>
              <w:right w:val="single" w:sz="4" w:space="0" w:color="auto"/>
            </w:tcBorders>
            <w:shd w:val="clear" w:color="auto" w:fill="auto"/>
            <w:noWrap/>
            <w:vAlign w:val="bottom"/>
            <w:hideMark/>
          </w:tcPr>
          <w:p w14:paraId="26CFA3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3</w:t>
            </w:r>
          </w:p>
        </w:tc>
        <w:tc>
          <w:tcPr>
            <w:tcW w:w="1162" w:type="dxa"/>
            <w:tcBorders>
              <w:top w:val="nil"/>
              <w:left w:val="single" w:sz="4" w:space="0" w:color="auto"/>
              <w:bottom w:val="nil"/>
              <w:right w:val="single" w:sz="4" w:space="0" w:color="auto"/>
            </w:tcBorders>
            <w:shd w:val="clear" w:color="auto" w:fill="auto"/>
            <w:noWrap/>
            <w:vAlign w:val="bottom"/>
            <w:hideMark/>
          </w:tcPr>
          <w:p w14:paraId="06AF87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6E6701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07970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9.7.15</w:t>
            </w:r>
          </w:p>
        </w:tc>
        <w:tc>
          <w:tcPr>
            <w:tcW w:w="840" w:type="dxa"/>
            <w:tcBorders>
              <w:top w:val="nil"/>
              <w:left w:val="single" w:sz="4" w:space="0" w:color="auto"/>
              <w:bottom w:val="nil"/>
              <w:right w:val="single" w:sz="4" w:space="0" w:color="auto"/>
            </w:tcBorders>
            <w:shd w:val="clear" w:color="auto" w:fill="auto"/>
            <w:noWrap/>
            <w:vAlign w:val="bottom"/>
            <w:hideMark/>
          </w:tcPr>
          <w:p w14:paraId="7E3AA144"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167</w:t>
            </w:r>
          </w:p>
        </w:tc>
        <w:tc>
          <w:tcPr>
            <w:tcW w:w="5800" w:type="dxa"/>
            <w:tcBorders>
              <w:top w:val="nil"/>
              <w:left w:val="single" w:sz="4" w:space="0" w:color="auto"/>
              <w:bottom w:val="nil"/>
              <w:right w:val="single" w:sz="4" w:space="0" w:color="auto"/>
            </w:tcBorders>
            <w:shd w:val="clear" w:color="auto" w:fill="auto"/>
            <w:noWrap/>
            <w:vAlign w:val="bottom"/>
            <w:hideMark/>
          </w:tcPr>
          <w:p w14:paraId="2A499BD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4</w:t>
            </w:r>
          </w:p>
        </w:tc>
        <w:tc>
          <w:tcPr>
            <w:tcW w:w="1162" w:type="dxa"/>
            <w:tcBorders>
              <w:top w:val="nil"/>
              <w:left w:val="single" w:sz="4" w:space="0" w:color="auto"/>
              <w:bottom w:val="nil"/>
              <w:right w:val="single" w:sz="4" w:space="0" w:color="auto"/>
            </w:tcBorders>
            <w:shd w:val="clear" w:color="auto" w:fill="auto"/>
            <w:noWrap/>
            <w:vAlign w:val="bottom"/>
            <w:hideMark/>
          </w:tcPr>
          <w:p w14:paraId="64ECAE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70DBF4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68340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9.7.16</w:t>
            </w:r>
          </w:p>
        </w:tc>
        <w:tc>
          <w:tcPr>
            <w:tcW w:w="840" w:type="dxa"/>
            <w:tcBorders>
              <w:top w:val="nil"/>
              <w:left w:val="single" w:sz="4" w:space="0" w:color="auto"/>
              <w:bottom w:val="nil"/>
              <w:right w:val="single" w:sz="4" w:space="0" w:color="auto"/>
            </w:tcBorders>
            <w:shd w:val="clear" w:color="auto" w:fill="auto"/>
            <w:noWrap/>
            <w:vAlign w:val="bottom"/>
            <w:hideMark/>
          </w:tcPr>
          <w:p w14:paraId="05A1819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168</w:t>
            </w:r>
          </w:p>
        </w:tc>
        <w:tc>
          <w:tcPr>
            <w:tcW w:w="5800" w:type="dxa"/>
            <w:tcBorders>
              <w:top w:val="nil"/>
              <w:left w:val="single" w:sz="4" w:space="0" w:color="auto"/>
              <w:bottom w:val="nil"/>
              <w:right w:val="single" w:sz="4" w:space="0" w:color="auto"/>
            </w:tcBorders>
            <w:shd w:val="clear" w:color="auto" w:fill="auto"/>
            <w:noWrap/>
            <w:vAlign w:val="bottom"/>
            <w:hideMark/>
          </w:tcPr>
          <w:p w14:paraId="1FF507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1</w:t>
            </w:r>
          </w:p>
        </w:tc>
        <w:tc>
          <w:tcPr>
            <w:tcW w:w="1162" w:type="dxa"/>
            <w:tcBorders>
              <w:top w:val="nil"/>
              <w:left w:val="single" w:sz="4" w:space="0" w:color="auto"/>
              <w:bottom w:val="nil"/>
              <w:right w:val="single" w:sz="4" w:space="0" w:color="auto"/>
            </w:tcBorders>
            <w:shd w:val="clear" w:color="auto" w:fill="auto"/>
            <w:noWrap/>
            <w:vAlign w:val="bottom"/>
            <w:hideMark/>
          </w:tcPr>
          <w:p w14:paraId="161D247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C3D7BC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6FE7E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9.7.17</w:t>
            </w:r>
          </w:p>
        </w:tc>
        <w:tc>
          <w:tcPr>
            <w:tcW w:w="840" w:type="dxa"/>
            <w:tcBorders>
              <w:top w:val="nil"/>
              <w:left w:val="single" w:sz="4" w:space="0" w:color="auto"/>
              <w:bottom w:val="nil"/>
              <w:right w:val="single" w:sz="4" w:space="0" w:color="auto"/>
            </w:tcBorders>
            <w:shd w:val="clear" w:color="auto" w:fill="auto"/>
            <w:noWrap/>
            <w:vAlign w:val="bottom"/>
            <w:hideMark/>
          </w:tcPr>
          <w:p w14:paraId="11204BF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169</w:t>
            </w:r>
          </w:p>
        </w:tc>
        <w:tc>
          <w:tcPr>
            <w:tcW w:w="5800" w:type="dxa"/>
            <w:tcBorders>
              <w:top w:val="nil"/>
              <w:left w:val="single" w:sz="4" w:space="0" w:color="auto"/>
              <w:bottom w:val="nil"/>
              <w:right w:val="single" w:sz="4" w:space="0" w:color="auto"/>
            </w:tcBorders>
            <w:shd w:val="clear" w:color="auto" w:fill="auto"/>
            <w:noWrap/>
            <w:vAlign w:val="bottom"/>
            <w:hideMark/>
          </w:tcPr>
          <w:p w14:paraId="1F0FA57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364B926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BDDADE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DC13C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9.7.18</w:t>
            </w:r>
          </w:p>
        </w:tc>
        <w:tc>
          <w:tcPr>
            <w:tcW w:w="840" w:type="dxa"/>
            <w:tcBorders>
              <w:top w:val="nil"/>
              <w:left w:val="single" w:sz="4" w:space="0" w:color="auto"/>
              <w:bottom w:val="nil"/>
              <w:right w:val="single" w:sz="4" w:space="0" w:color="auto"/>
            </w:tcBorders>
            <w:shd w:val="clear" w:color="auto" w:fill="auto"/>
            <w:noWrap/>
            <w:vAlign w:val="bottom"/>
            <w:hideMark/>
          </w:tcPr>
          <w:p w14:paraId="694A670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170</w:t>
            </w:r>
          </w:p>
        </w:tc>
        <w:tc>
          <w:tcPr>
            <w:tcW w:w="5800" w:type="dxa"/>
            <w:tcBorders>
              <w:top w:val="nil"/>
              <w:left w:val="single" w:sz="4" w:space="0" w:color="auto"/>
              <w:bottom w:val="nil"/>
              <w:right w:val="single" w:sz="4" w:space="0" w:color="auto"/>
            </w:tcBorders>
            <w:shd w:val="clear" w:color="auto" w:fill="auto"/>
            <w:noWrap/>
            <w:vAlign w:val="bottom"/>
            <w:hideMark/>
          </w:tcPr>
          <w:p w14:paraId="66601E3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3</w:t>
            </w:r>
          </w:p>
        </w:tc>
        <w:tc>
          <w:tcPr>
            <w:tcW w:w="1162" w:type="dxa"/>
            <w:tcBorders>
              <w:top w:val="nil"/>
              <w:left w:val="single" w:sz="4" w:space="0" w:color="auto"/>
              <w:bottom w:val="nil"/>
              <w:right w:val="single" w:sz="4" w:space="0" w:color="auto"/>
            </w:tcBorders>
            <w:shd w:val="clear" w:color="auto" w:fill="auto"/>
            <w:noWrap/>
            <w:vAlign w:val="bottom"/>
            <w:hideMark/>
          </w:tcPr>
          <w:p w14:paraId="1074CCB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4E07C9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264ECE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9.7.19</w:t>
            </w:r>
          </w:p>
        </w:tc>
        <w:tc>
          <w:tcPr>
            <w:tcW w:w="840" w:type="dxa"/>
            <w:tcBorders>
              <w:top w:val="nil"/>
              <w:left w:val="single" w:sz="4" w:space="0" w:color="auto"/>
              <w:bottom w:val="nil"/>
              <w:right w:val="single" w:sz="4" w:space="0" w:color="auto"/>
            </w:tcBorders>
            <w:shd w:val="clear" w:color="auto" w:fill="auto"/>
            <w:noWrap/>
            <w:vAlign w:val="bottom"/>
            <w:hideMark/>
          </w:tcPr>
          <w:p w14:paraId="64E040B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102</w:t>
            </w:r>
          </w:p>
        </w:tc>
        <w:tc>
          <w:tcPr>
            <w:tcW w:w="5800" w:type="dxa"/>
            <w:tcBorders>
              <w:top w:val="nil"/>
              <w:left w:val="single" w:sz="4" w:space="0" w:color="auto"/>
              <w:bottom w:val="nil"/>
              <w:right w:val="single" w:sz="4" w:space="0" w:color="auto"/>
            </w:tcBorders>
            <w:shd w:val="clear" w:color="auto" w:fill="auto"/>
            <w:noWrap/>
            <w:vAlign w:val="bottom"/>
            <w:hideMark/>
          </w:tcPr>
          <w:p w14:paraId="0A1E8E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downstream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515494E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69A094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197D1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9.7.20</w:t>
            </w:r>
          </w:p>
        </w:tc>
        <w:tc>
          <w:tcPr>
            <w:tcW w:w="840" w:type="dxa"/>
            <w:tcBorders>
              <w:top w:val="nil"/>
              <w:left w:val="single" w:sz="4" w:space="0" w:color="auto"/>
              <w:bottom w:val="nil"/>
              <w:right w:val="single" w:sz="4" w:space="0" w:color="auto"/>
            </w:tcBorders>
            <w:shd w:val="clear" w:color="auto" w:fill="auto"/>
            <w:noWrap/>
            <w:vAlign w:val="bottom"/>
            <w:hideMark/>
          </w:tcPr>
          <w:p w14:paraId="23DF831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103</w:t>
            </w:r>
          </w:p>
        </w:tc>
        <w:tc>
          <w:tcPr>
            <w:tcW w:w="5800" w:type="dxa"/>
            <w:tcBorders>
              <w:top w:val="nil"/>
              <w:left w:val="single" w:sz="4" w:space="0" w:color="auto"/>
              <w:bottom w:val="nil"/>
              <w:right w:val="single" w:sz="4" w:space="0" w:color="auto"/>
            </w:tcBorders>
            <w:shd w:val="clear" w:color="auto" w:fill="auto"/>
            <w:noWrap/>
            <w:vAlign w:val="bottom"/>
            <w:hideMark/>
          </w:tcPr>
          <w:p w14:paraId="50B5C12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upstream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67BF07C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F886EA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62B42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9.7.21</w:t>
            </w:r>
          </w:p>
        </w:tc>
        <w:tc>
          <w:tcPr>
            <w:tcW w:w="840" w:type="dxa"/>
            <w:tcBorders>
              <w:top w:val="nil"/>
              <w:left w:val="single" w:sz="4" w:space="0" w:color="auto"/>
              <w:bottom w:val="nil"/>
              <w:right w:val="single" w:sz="4" w:space="0" w:color="auto"/>
            </w:tcBorders>
            <w:shd w:val="clear" w:color="auto" w:fill="auto"/>
            <w:noWrap/>
            <w:vAlign w:val="bottom"/>
            <w:hideMark/>
          </w:tcPr>
          <w:p w14:paraId="2BA6CB7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112</w:t>
            </w:r>
          </w:p>
        </w:tc>
        <w:tc>
          <w:tcPr>
            <w:tcW w:w="5800" w:type="dxa"/>
            <w:tcBorders>
              <w:top w:val="nil"/>
              <w:left w:val="single" w:sz="4" w:space="0" w:color="auto"/>
              <w:bottom w:val="nil"/>
              <w:right w:val="single" w:sz="4" w:space="0" w:color="auto"/>
            </w:tcBorders>
            <w:shd w:val="clear" w:color="auto" w:fill="auto"/>
            <w:noWrap/>
            <w:vAlign w:val="bottom"/>
            <w:hideMark/>
          </w:tcPr>
          <w:p w14:paraId="38D9233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D2A017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958EA5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008FC5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9.7.22</w:t>
            </w:r>
          </w:p>
        </w:tc>
        <w:tc>
          <w:tcPr>
            <w:tcW w:w="840" w:type="dxa"/>
            <w:tcBorders>
              <w:top w:val="nil"/>
              <w:left w:val="single" w:sz="4" w:space="0" w:color="auto"/>
              <w:bottom w:val="nil"/>
              <w:right w:val="single" w:sz="4" w:space="0" w:color="auto"/>
            </w:tcBorders>
            <w:shd w:val="clear" w:color="auto" w:fill="auto"/>
            <w:noWrap/>
            <w:vAlign w:val="bottom"/>
            <w:hideMark/>
          </w:tcPr>
          <w:p w14:paraId="33C4837F"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113</w:t>
            </w:r>
          </w:p>
        </w:tc>
        <w:tc>
          <w:tcPr>
            <w:tcW w:w="5800" w:type="dxa"/>
            <w:tcBorders>
              <w:top w:val="nil"/>
              <w:left w:val="single" w:sz="4" w:space="0" w:color="auto"/>
              <w:bottom w:val="nil"/>
              <w:right w:val="single" w:sz="4" w:space="0" w:color="auto"/>
            </w:tcBorders>
            <w:shd w:val="clear" w:color="auto" w:fill="auto"/>
            <w:noWrap/>
            <w:vAlign w:val="bottom"/>
            <w:hideMark/>
          </w:tcPr>
          <w:p w14:paraId="14F5715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xTU-R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709AD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12959C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321F3C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9.7.23</w:t>
            </w:r>
          </w:p>
        </w:tc>
        <w:tc>
          <w:tcPr>
            <w:tcW w:w="840" w:type="dxa"/>
            <w:tcBorders>
              <w:top w:val="nil"/>
              <w:left w:val="single" w:sz="4" w:space="0" w:color="auto"/>
              <w:bottom w:val="nil"/>
              <w:right w:val="single" w:sz="4" w:space="0" w:color="auto"/>
            </w:tcBorders>
            <w:shd w:val="clear" w:color="auto" w:fill="auto"/>
            <w:noWrap/>
            <w:vAlign w:val="bottom"/>
            <w:hideMark/>
          </w:tcPr>
          <w:p w14:paraId="6892D92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114</w:t>
            </w:r>
          </w:p>
        </w:tc>
        <w:tc>
          <w:tcPr>
            <w:tcW w:w="5800" w:type="dxa"/>
            <w:tcBorders>
              <w:top w:val="nil"/>
              <w:left w:val="single" w:sz="4" w:space="0" w:color="auto"/>
              <w:bottom w:val="nil"/>
              <w:right w:val="single" w:sz="4" w:space="0" w:color="auto"/>
            </w:tcBorders>
            <w:shd w:val="clear" w:color="auto" w:fill="auto"/>
            <w:noWrap/>
            <w:vAlign w:val="bottom"/>
            <w:hideMark/>
          </w:tcPr>
          <w:p w14:paraId="64A1E3F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channel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1B468E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92374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A653A4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9.7.24</w:t>
            </w:r>
          </w:p>
        </w:tc>
        <w:tc>
          <w:tcPr>
            <w:tcW w:w="840" w:type="dxa"/>
            <w:tcBorders>
              <w:top w:val="nil"/>
              <w:left w:val="single" w:sz="4" w:space="0" w:color="auto"/>
              <w:bottom w:val="nil"/>
              <w:right w:val="single" w:sz="4" w:space="0" w:color="auto"/>
            </w:tcBorders>
            <w:shd w:val="clear" w:color="auto" w:fill="auto"/>
            <w:noWrap/>
            <w:vAlign w:val="bottom"/>
            <w:hideMark/>
          </w:tcPr>
          <w:p w14:paraId="78795E5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115</w:t>
            </w:r>
          </w:p>
        </w:tc>
        <w:tc>
          <w:tcPr>
            <w:tcW w:w="5800" w:type="dxa"/>
            <w:tcBorders>
              <w:top w:val="nil"/>
              <w:left w:val="single" w:sz="4" w:space="0" w:color="auto"/>
              <w:bottom w:val="nil"/>
              <w:right w:val="single" w:sz="4" w:space="0" w:color="auto"/>
            </w:tcBorders>
            <w:shd w:val="clear" w:color="auto" w:fill="auto"/>
            <w:noWrap/>
            <w:vAlign w:val="bottom"/>
            <w:hideMark/>
          </w:tcPr>
          <w:p w14:paraId="6324A09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xTU-R channel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F32C10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23A225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332F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9.7.25</w:t>
            </w:r>
          </w:p>
        </w:tc>
        <w:tc>
          <w:tcPr>
            <w:tcW w:w="840" w:type="dxa"/>
            <w:tcBorders>
              <w:top w:val="nil"/>
              <w:left w:val="single" w:sz="4" w:space="0" w:color="auto"/>
              <w:bottom w:val="nil"/>
              <w:right w:val="single" w:sz="4" w:space="0" w:color="auto"/>
            </w:tcBorders>
            <w:shd w:val="clear" w:color="auto" w:fill="auto"/>
            <w:noWrap/>
            <w:vAlign w:val="bottom"/>
            <w:hideMark/>
          </w:tcPr>
          <w:p w14:paraId="56A4ED8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116</w:t>
            </w:r>
          </w:p>
        </w:tc>
        <w:tc>
          <w:tcPr>
            <w:tcW w:w="5800" w:type="dxa"/>
            <w:tcBorders>
              <w:top w:val="nil"/>
              <w:left w:val="single" w:sz="4" w:space="0" w:color="auto"/>
              <w:bottom w:val="nil"/>
              <w:right w:val="single" w:sz="4" w:space="0" w:color="auto"/>
            </w:tcBorders>
            <w:shd w:val="clear" w:color="auto" w:fill="auto"/>
            <w:noWrap/>
            <w:vAlign w:val="bottom"/>
            <w:hideMark/>
          </w:tcPr>
          <w:p w14:paraId="1039C9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TC adaptor performance monitoring history data xDSL</w:t>
            </w:r>
          </w:p>
        </w:tc>
        <w:tc>
          <w:tcPr>
            <w:tcW w:w="1162" w:type="dxa"/>
            <w:tcBorders>
              <w:top w:val="nil"/>
              <w:left w:val="single" w:sz="4" w:space="0" w:color="auto"/>
              <w:bottom w:val="nil"/>
              <w:right w:val="single" w:sz="4" w:space="0" w:color="auto"/>
            </w:tcBorders>
            <w:shd w:val="clear" w:color="auto" w:fill="auto"/>
            <w:noWrap/>
            <w:vAlign w:val="bottom"/>
            <w:hideMark/>
          </w:tcPr>
          <w:p w14:paraId="13F17C4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1831451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B4415F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9.7.26</w:t>
            </w:r>
          </w:p>
        </w:tc>
        <w:tc>
          <w:tcPr>
            <w:tcW w:w="840" w:type="dxa"/>
            <w:tcBorders>
              <w:top w:val="nil"/>
              <w:left w:val="single" w:sz="4" w:space="0" w:color="auto"/>
              <w:bottom w:val="nil"/>
              <w:right w:val="single" w:sz="4" w:space="0" w:color="auto"/>
            </w:tcBorders>
            <w:shd w:val="clear" w:color="auto" w:fill="auto"/>
            <w:noWrap/>
            <w:vAlign w:val="bottom"/>
            <w:hideMark/>
          </w:tcPr>
          <w:p w14:paraId="7E0B343D"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323</w:t>
            </w:r>
          </w:p>
        </w:tc>
        <w:tc>
          <w:tcPr>
            <w:tcW w:w="5800" w:type="dxa"/>
            <w:tcBorders>
              <w:top w:val="nil"/>
              <w:left w:val="single" w:sz="4" w:space="0" w:color="auto"/>
              <w:bottom w:val="nil"/>
              <w:right w:val="single" w:sz="4" w:space="0" w:color="auto"/>
            </w:tcBorders>
            <w:shd w:val="clear" w:color="auto" w:fill="auto"/>
            <w:noWrap/>
            <w:vAlign w:val="bottom"/>
            <w:hideMark/>
          </w:tcPr>
          <w:p w14:paraId="0EDFF91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 2</w:t>
            </w:r>
          </w:p>
        </w:tc>
        <w:tc>
          <w:tcPr>
            <w:tcW w:w="1162" w:type="dxa"/>
            <w:tcBorders>
              <w:top w:val="nil"/>
              <w:left w:val="single" w:sz="4" w:space="0" w:color="auto"/>
              <w:bottom w:val="nil"/>
              <w:right w:val="single" w:sz="4" w:space="0" w:color="auto"/>
            </w:tcBorders>
            <w:shd w:val="clear" w:color="auto" w:fill="auto"/>
            <w:noWrap/>
            <w:vAlign w:val="bottom"/>
            <w:hideMark/>
          </w:tcPr>
          <w:p w14:paraId="416343E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2FC83E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5338DF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9.7.27</w:t>
            </w:r>
          </w:p>
        </w:tc>
        <w:tc>
          <w:tcPr>
            <w:tcW w:w="840" w:type="dxa"/>
            <w:tcBorders>
              <w:top w:val="nil"/>
              <w:left w:val="single" w:sz="4" w:space="0" w:color="auto"/>
              <w:bottom w:val="nil"/>
              <w:right w:val="single" w:sz="4" w:space="0" w:color="auto"/>
            </w:tcBorders>
            <w:shd w:val="clear" w:color="auto" w:fill="auto"/>
            <w:noWrap/>
            <w:vAlign w:val="bottom"/>
            <w:hideMark/>
          </w:tcPr>
          <w:p w14:paraId="15D93E8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324</w:t>
            </w:r>
          </w:p>
        </w:tc>
        <w:tc>
          <w:tcPr>
            <w:tcW w:w="5800" w:type="dxa"/>
            <w:tcBorders>
              <w:top w:val="nil"/>
              <w:left w:val="single" w:sz="4" w:space="0" w:color="auto"/>
              <w:bottom w:val="nil"/>
              <w:right w:val="single" w:sz="4" w:space="0" w:color="auto"/>
            </w:tcBorders>
            <w:shd w:val="clear" w:color="auto" w:fill="auto"/>
            <w:noWrap/>
            <w:vAlign w:val="bottom"/>
            <w:hideMark/>
          </w:tcPr>
          <w:p w14:paraId="4A41858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impulse noise monitor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4EAD8CB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57D03B2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C5C0D1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9.7.28</w:t>
            </w:r>
          </w:p>
        </w:tc>
        <w:tc>
          <w:tcPr>
            <w:tcW w:w="840" w:type="dxa"/>
            <w:tcBorders>
              <w:top w:val="nil"/>
              <w:left w:val="single" w:sz="4" w:space="0" w:color="auto"/>
              <w:bottom w:val="nil"/>
              <w:right w:val="single" w:sz="4" w:space="0" w:color="auto"/>
            </w:tcBorders>
            <w:shd w:val="clear" w:color="auto" w:fill="auto"/>
            <w:noWrap/>
            <w:vAlign w:val="bottom"/>
            <w:hideMark/>
          </w:tcPr>
          <w:p w14:paraId="526E96E6"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325</w:t>
            </w:r>
          </w:p>
        </w:tc>
        <w:tc>
          <w:tcPr>
            <w:tcW w:w="5800" w:type="dxa"/>
            <w:tcBorders>
              <w:top w:val="nil"/>
              <w:left w:val="single" w:sz="4" w:space="0" w:color="auto"/>
              <w:bottom w:val="nil"/>
              <w:right w:val="single" w:sz="4" w:space="0" w:color="auto"/>
            </w:tcBorders>
            <w:shd w:val="clear" w:color="auto" w:fill="auto"/>
            <w:noWrap/>
            <w:vAlign w:val="bottom"/>
            <w:hideMark/>
          </w:tcPr>
          <w:p w14:paraId="779FDF3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5</w:t>
            </w:r>
          </w:p>
        </w:tc>
        <w:tc>
          <w:tcPr>
            <w:tcW w:w="1162" w:type="dxa"/>
            <w:tcBorders>
              <w:top w:val="nil"/>
              <w:left w:val="single" w:sz="4" w:space="0" w:color="auto"/>
              <w:bottom w:val="nil"/>
              <w:right w:val="single" w:sz="4" w:space="0" w:color="auto"/>
            </w:tcBorders>
            <w:shd w:val="clear" w:color="auto" w:fill="auto"/>
            <w:noWrap/>
            <w:vAlign w:val="bottom"/>
            <w:hideMark/>
          </w:tcPr>
          <w:p w14:paraId="4B42AC1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0DE25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7B2B3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9.7.29</w:t>
            </w:r>
          </w:p>
        </w:tc>
        <w:tc>
          <w:tcPr>
            <w:tcW w:w="840" w:type="dxa"/>
            <w:tcBorders>
              <w:top w:val="nil"/>
              <w:left w:val="single" w:sz="4" w:space="0" w:color="auto"/>
              <w:bottom w:val="nil"/>
              <w:right w:val="single" w:sz="4" w:space="0" w:color="auto"/>
            </w:tcBorders>
            <w:shd w:val="clear" w:color="auto" w:fill="auto"/>
            <w:noWrap/>
            <w:vAlign w:val="bottom"/>
            <w:hideMark/>
          </w:tcPr>
          <w:p w14:paraId="12362FE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326</w:t>
            </w:r>
          </w:p>
        </w:tc>
        <w:tc>
          <w:tcPr>
            <w:tcW w:w="5800" w:type="dxa"/>
            <w:tcBorders>
              <w:top w:val="nil"/>
              <w:left w:val="single" w:sz="4" w:space="0" w:color="auto"/>
              <w:bottom w:val="nil"/>
              <w:right w:val="single" w:sz="4" w:space="0" w:color="auto"/>
            </w:tcBorders>
            <w:shd w:val="clear" w:color="auto" w:fill="auto"/>
            <w:noWrap/>
            <w:vAlign w:val="bottom"/>
            <w:hideMark/>
          </w:tcPr>
          <w:p w14:paraId="43D896F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6</w:t>
            </w:r>
          </w:p>
        </w:tc>
        <w:tc>
          <w:tcPr>
            <w:tcW w:w="1162" w:type="dxa"/>
            <w:tcBorders>
              <w:top w:val="nil"/>
              <w:left w:val="single" w:sz="4" w:space="0" w:color="auto"/>
              <w:bottom w:val="nil"/>
              <w:right w:val="single" w:sz="4" w:space="0" w:color="auto"/>
            </w:tcBorders>
            <w:shd w:val="clear" w:color="auto" w:fill="auto"/>
            <w:noWrap/>
            <w:vAlign w:val="bottom"/>
            <w:hideMark/>
          </w:tcPr>
          <w:p w14:paraId="6724911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395D10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4C927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9.7.30</w:t>
            </w:r>
          </w:p>
        </w:tc>
        <w:tc>
          <w:tcPr>
            <w:tcW w:w="840" w:type="dxa"/>
            <w:tcBorders>
              <w:top w:val="nil"/>
              <w:left w:val="single" w:sz="4" w:space="0" w:color="auto"/>
              <w:bottom w:val="nil"/>
              <w:right w:val="single" w:sz="4" w:space="0" w:color="auto"/>
            </w:tcBorders>
            <w:shd w:val="clear" w:color="auto" w:fill="auto"/>
            <w:noWrap/>
            <w:vAlign w:val="bottom"/>
            <w:hideMark/>
          </w:tcPr>
          <w:p w14:paraId="459AC63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327</w:t>
            </w:r>
          </w:p>
        </w:tc>
        <w:tc>
          <w:tcPr>
            <w:tcW w:w="5800" w:type="dxa"/>
            <w:tcBorders>
              <w:top w:val="nil"/>
              <w:left w:val="single" w:sz="4" w:space="0" w:color="auto"/>
              <w:bottom w:val="nil"/>
              <w:right w:val="single" w:sz="4" w:space="0" w:color="auto"/>
            </w:tcBorders>
            <w:shd w:val="clear" w:color="auto" w:fill="auto"/>
            <w:noWrap/>
            <w:vAlign w:val="bottom"/>
            <w:hideMark/>
          </w:tcPr>
          <w:p w14:paraId="5DB387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7</w:t>
            </w:r>
          </w:p>
        </w:tc>
        <w:tc>
          <w:tcPr>
            <w:tcW w:w="1162" w:type="dxa"/>
            <w:tcBorders>
              <w:top w:val="nil"/>
              <w:left w:val="single" w:sz="4" w:space="0" w:color="auto"/>
              <w:bottom w:val="nil"/>
              <w:right w:val="single" w:sz="4" w:space="0" w:color="auto"/>
            </w:tcBorders>
            <w:shd w:val="clear" w:color="auto" w:fill="auto"/>
            <w:noWrap/>
            <w:vAlign w:val="bottom"/>
            <w:hideMark/>
          </w:tcPr>
          <w:p w14:paraId="4B6E5A9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AA86B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81F8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9.7.31</w:t>
            </w:r>
          </w:p>
        </w:tc>
        <w:tc>
          <w:tcPr>
            <w:tcW w:w="840" w:type="dxa"/>
            <w:tcBorders>
              <w:top w:val="nil"/>
              <w:left w:val="single" w:sz="4" w:space="0" w:color="auto"/>
              <w:bottom w:val="nil"/>
              <w:right w:val="single" w:sz="4" w:space="0" w:color="auto"/>
            </w:tcBorders>
            <w:shd w:val="clear" w:color="auto" w:fill="auto"/>
            <w:noWrap/>
            <w:vAlign w:val="bottom"/>
            <w:hideMark/>
          </w:tcPr>
          <w:p w14:paraId="66272E5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408</w:t>
            </w:r>
          </w:p>
        </w:tc>
        <w:tc>
          <w:tcPr>
            <w:tcW w:w="5800" w:type="dxa"/>
            <w:tcBorders>
              <w:top w:val="nil"/>
              <w:left w:val="single" w:sz="4" w:space="0" w:color="auto"/>
              <w:bottom w:val="nil"/>
              <w:right w:val="single" w:sz="4" w:space="0" w:color="auto"/>
            </w:tcBorders>
            <w:shd w:val="clear" w:color="auto" w:fill="auto"/>
            <w:noWrap/>
            <w:vAlign w:val="bottom"/>
            <w:hideMark/>
          </w:tcPr>
          <w:p w14:paraId="082A031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xTU-C performance monitoring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4EC585B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150C93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2608B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9.7.32</w:t>
            </w:r>
          </w:p>
        </w:tc>
        <w:tc>
          <w:tcPr>
            <w:tcW w:w="840" w:type="dxa"/>
            <w:tcBorders>
              <w:top w:val="nil"/>
              <w:left w:val="single" w:sz="4" w:space="0" w:color="auto"/>
              <w:bottom w:val="nil"/>
              <w:right w:val="single" w:sz="4" w:space="0" w:color="auto"/>
            </w:tcBorders>
            <w:shd w:val="clear" w:color="auto" w:fill="auto"/>
            <w:noWrap/>
            <w:vAlign w:val="bottom"/>
            <w:hideMark/>
          </w:tcPr>
          <w:p w14:paraId="2029A90E"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409</w:t>
            </w:r>
          </w:p>
        </w:tc>
        <w:tc>
          <w:tcPr>
            <w:tcW w:w="5800" w:type="dxa"/>
            <w:tcBorders>
              <w:top w:val="nil"/>
              <w:left w:val="single" w:sz="4" w:space="0" w:color="auto"/>
              <w:bottom w:val="nil"/>
              <w:right w:val="single" w:sz="4" w:space="0" w:color="auto"/>
            </w:tcBorders>
            <w:shd w:val="clear" w:color="auto" w:fill="auto"/>
            <w:noWrap/>
            <w:vAlign w:val="bottom"/>
            <w:hideMark/>
          </w:tcPr>
          <w:p w14:paraId="79473DB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PTM performance monitoring history data xDSL</w:t>
            </w:r>
          </w:p>
        </w:tc>
        <w:tc>
          <w:tcPr>
            <w:tcW w:w="1162" w:type="dxa"/>
            <w:tcBorders>
              <w:top w:val="nil"/>
              <w:left w:val="single" w:sz="4" w:space="0" w:color="auto"/>
              <w:bottom w:val="nil"/>
              <w:right w:val="single" w:sz="4" w:space="0" w:color="auto"/>
            </w:tcBorders>
            <w:shd w:val="clear" w:color="auto" w:fill="auto"/>
            <w:noWrap/>
            <w:vAlign w:val="bottom"/>
            <w:hideMark/>
          </w:tcPr>
          <w:p w14:paraId="3D16DE0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07374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44744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9.7.33</w:t>
            </w:r>
          </w:p>
        </w:tc>
        <w:tc>
          <w:tcPr>
            <w:tcW w:w="840" w:type="dxa"/>
            <w:tcBorders>
              <w:top w:val="nil"/>
              <w:left w:val="single" w:sz="4" w:space="0" w:color="auto"/>
              <w:bottom w:val="nil"/>
              <w:right w:val="single" w:sz="4" w:space="0" w:color="auto"/>
            </w:tcBorders>
            <w:shd w:val="clear" w:color="auto" w:fill="auto"/>
            <w:noWrap/>
            <w:vAlign w:val="bottom"/>
            <w:hideMark/>
          </w:tcPr>
          <w:p w14:paraId="742CFF09"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410</w:t>
            </w:r>
          </w:p>
        </w:tc>
        <w:tc>
          <w:tcPr>
            <w:tcW w:w="5800" w:type="dxa"/>
            <w:tcBorders>
              <w:top w:val="nil"/>
              <w:left w:val="single" w:sz="4" w:space="0" w:color="auto"/>
              <w:bottom w:val="nil"/>
              <w:right w:val="single" w:sz="4" w:space="0" w:color="auto"/>
            </w:tcBorders>
            <w:shd w:val="clear" w:color="auto" w:fill="auto"/>
            <w:noWrap/>
            <w:vAlign w:val="bottom"/>
            <w:hideMark/>
          </w:tcPr>
          <w:p w14:paraId="7D40EE2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configuration extensions 3</w:t>
            </w:r>
          </w:p>
        </w:tc>
        <w:tc>
          <w:tcPr>
            <w:tcW w:w="1162" w:type="dxa"/>
            <w:tcBorders>
              <w:top w:val="nil"/>
              <w:left w:val="single" w:sz="4" w:space="0" w:color="auto"/>
              <w:bottom w:val="nil"/>
              <w:right w:val="single" w:sz="4" w:space="0" w:color="auto"/>
            </w:tcBorders>
            <w:shd w:val="clear" w:color="auto" w:fill="auto"/>
            <w:noWrap/>
            <w:vAlign w:val="bottom"/>
            <w:hideMark/>
          </w:tcPr>
          <w:p w14:paraId="3EFD8F6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859A88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836216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9.7.34</w:t>
            </w:r>
          </w:p>
        </w:tc>
        <w:tc>
          <w:tcPr>
            <w:tcW w:w="840" w:type="dxa"/>
            <w:tcBorders>
              <w:top w:val="nil"/>
              <w:left w:val="single" w:sz="4" w:space="0" w:color="auto"/>
              <w:bottom w:val="nil"/>
              <w:right w:val="single" w:sz="4" w:space="0" w:color="auto"/>
            </w:tcBorders>
            <w:shd w:val="clear" w:color="auto" w:fill="auto"/>
            <w:noWrap/>
            <w:vAlign w:val="bottom"/>
            <w:hideMark/>
          </w:tcPr>
          <w:p w14:paraId="1FAD555A"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411</w:t>
            </w:r>
          </w:p>
        </w:tc>
        <w:tc>
          <w:tcPr>
            <w:tcW w:w="5800" w:type="dxa"/>
            <w:tcBorders>
              <w:top w:val="nil"/>
              <w:left w:val="single" w:sz="4" w:space="0" w:color="auto"/>
              <w:bottom w:val="nil"/>
              <w:right w:val="single" w:sz="4" w:space="0" w:color="auto"/>
            </w:tcBorders>
            <w:shd w:val="clear" w:color="auto" w:fill="auto"/>
            <w:noWrap/>
            <w:vAlign w:val="bottom"/>
            <w:hideMark/>
          </w:tcPr>
          <w:p w14:paraId="57B00FB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Vectoring line configuration extensions</w:t>
            </w:r>
          </w:p>
        </w:tc>
        <w:tc>
          <w:tcPr>
            <w:tcW w:w="1162" w:type="dxa"/>
            <w:tcBorders>
              <w:top w:val="nil"/>
              <w:left w:val="single" w:sz="4" w:space="0" w:color="auto"/>
              <w:bottom w:val="nil"/>
              <w:right w:val="single" w:sz="4" w:space="0" w:color="auto"/>
            </w:tcBorders>
            <w:shd w:val="clear" w:color="auto" w:fill="auto"/>
            <w:noWrap/>
            <w:vAlign w:val="bottom"/>
            <w:hideMark/>
          </w:tcPr>
          <w:p w14:paraId="1858F91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08734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A1FD9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9.7.35</w:t>
            </w:r>
          </w:p>
        </w:tc>
        <w:tc>
          <w:tcPr>
            <w:tcW w:w="840" w:type="dxa"/>
            <w:tcBorders>
              <w:top w:val="nil"/>
              <w:left w:val="single" w:sz="4" w:space="0" w:color="auto"/>
              <w:bottom w:val="nil"/>
              <w:right w:val="single" w:sz="4" w:space="0" w:color="auto"/>
            </w:tcBorders>
            <w:shd w:val="clear" w:color="auto" w:fill="auto"/>
            <w:noWrap/>
            <w:vAlign w:val="bottom"/>
            <w:hideMark/>
          </w:tcPr>
          <w:p w14:paraId="6B8B0B9B"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412</w:t>
            </w:r>
          </w:p>
        </w:tc>
        <w:tc>
          <w:tcPr>
            <w:tcW w:w="5800" w:type="dxa"/>
            <w:tcBorders>
              <w:top w:val="nil"/>
              <w:left w:val="single" w:sz="4" w:space="0" w:color="auto"/>
              <w:bottom w:val="nil"/>
              <w:right w:val="single" w:sz="4" w:space="0" w:color="auto"/>
            </w:tcBorders>
            <w:shd w:val="clear" w:color="auto" w:fill="auto"/>
            <w:noWrap/>
            <w:vAlign w:val="bottom"/>
            <w:hideMark/>
          </w:tcPr>
          <w:p w14:paraId="5049338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channel configuration profile part 2</w:t>
            </w:r>
          </w:p>
        </w:tc>
        <w:tc>
          <w:tcPr>
            <w:tcW w:w="1162" w:type="dxa"/>
            <w:tcBorders>
              <w:top w:val="nil"/>
              <w:left w:val="single" w:sz="4" w:space="0" w:color="auto"/>
              <w:bottom w:val="nil"/>
              <w:right w:val="single" w:sz="4" w:space="0" w:color="auto"/>
            </w:tcBorders>
            <w:shd w:val="clear" w:color="auto" w:fill="auto"/>
            <w:noWrap/>
            <w:vAlign w:val="bottom"/>
            <w:hideMark/>
          </w:tcPr>
          <w:p w14:paraId="234A32A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4EAC58A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DF00CD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9.7.36</w:t>
            </w:r>
          </w:p>
        </w:tc>
        <w:tc>
          <w:tcPr>
            <w:tcW w:w="840" w:type="dxa"/>
            <w:tcBorders>
              <w:top w:val="nil"/>
              <w:left w:val="single" w:sz="4" w:space="0" w:color="auto"/>
              <w:bottom w:val="nil"/>
              <w:right w:val="single" w:sz="4" w:space="0" w:color="auto"/>
            </w:tcBorders>
            <w:shd w:val="clear" w:color="auto" w:fill="auto"/>
            <w:noWrap/>
            <w:vAlign w:val="bottom"/>
            <w:hideMark/>
          </w:tcPr>
          <w:p w14:paraId="4D28FA6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413</w:t>
            </w:r>
          </w:p>
        </w:tc>
        <w:tc>
          <w:tcPr>
            <w:tcW w:w="5800" w:type="dxa"/>
            <w:tcBorders>
              <w:top w:val="nil"/>
              <w:left w:val="single" w:sz="4" w:space="0" w:color="auto"/>
              <w:bottom w:val="nil"/>
              <w:right w:val="single" w:sz="4" w:space="0" w:color="auto"/>
            </w:tcBorders>
            <w:shd w:val="clear" w:color="auto" w:fill="auto"/>
            <w:noWrap/>
            <w:vAlign w:val="bottom"/>
            <w:hideMark/>
          </w:tcPr>
          <w:p w14:paraId="381B360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xTU data gathering configuration</w:t>
            </w:r>
          </w:p>
        </w:tc>
        <w:tc>
          <w:tcPr>
            <w:tcW w:w="1162" w:type="dxa"/>
            <w:tcBorders>
              <w:top w:val="nil"/>
              <w:left w:val="single" w:sz="4" w:space="0" w:color="auto"/>
              <w:bottom w:val="nil"/>
              <w:right w:val="single" w:sz="4" w:space="0" w:color="auto"/>
            </w:tcBorders>
            <w:shd w:val="clear" w:color="auto" w:fill="auto"/>
            <w:noWrap/>
            <w:vAlign w:val="bottom"/>
            <w:hideMark/>
          </w:tcPr>
          <w:p w14:paraId="06F3B67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16EED8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D22C4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9.7.37</w:t>
            </w:r>
          </w:p>
        </w:tc>
        <w:tc>
          <w:tcPr>
            <w:tcW w:w="840" w:type="dxa"/>
            <w:tcBorders>
              <w:top w:val="nil"/>
              <w:left w:val="single" w:sz="4" w:space="0" w:color="auto"/>
              <w:bottom w:val="nil"/>
              <w:right w:val="single" w:sz="4" w:space="0" w:color="auto"/>
            </w:tcBorders>
            <w:shd w:val="clear" w:color="auto" w:fill="auto"/>
            <w:noWrap/>
            <w:vAlign w:val="bottom"/>
            <w:hideMark/>
          </w:tcPr>
          <w:p w14:paraId="4DF9745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414</w:t>
            </w:r>
          </w:p>
        </w:tc>
        <w:tc>
          <w:tcPr>
            <w:tcW w:w="5800" w:type="dxa"/>
            <w:tcBorders>
              <w:top w:val="nil"/>
              <w:left w:val="single" w:sz="4" w:space="0" w:color="auto"/>
              <w:bottom w:val="nil"/>
              <w:right w:val="single" w:sz="4" w:space="0" w:color="auto"/>
            </w:tcBorders>
            <w:shd w:val="clear" w:color="auto" w:fill="auto"/>
            <w:noWrap/>
            <w:vAlign w:val="bottom"/>
            <w:hideMark/>
          </w:tcPr>
          <w:p w14:paraId="75EFF6B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xDSL line inventory and status data part 8</w:t>
            </w:r>
          </w:p>
        </w:tc>
        <w:tc>
          <w:tcPr>
            <w:tcW w:w="1162" w:type="dxa"/>
            <w:tcBorders>
              <w:top w:val="nil"/>
              <w:left w:val="single" w:sz="4" w:space="0" w:color="auto"/>
              <w:bottom w:val="nil"/>
              <w:right w:val="single" w:sz="4" w:space="0" w:color="auto"/>
            </w:tcBorders>
            <w:shd w:val="clear" w:color="auto" w:fill="auto"/>
            <w:noWrap/>
            <w:vAlign w:val="bottom"/>
            <w:hideMark/>
          </w:tcPr>
          <w:p w14:paraId="11D848D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CEBBD7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79ACE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9.7.38</w:t>
            </w:r>
          </w:p>
        </w:tc>
        <w:tc>
          <w:tcPr>
            <w:tcW w:w="840" w:type="dxa"/>
            <w:tcBorders>
              <w:top w:val="nil"/>
              <w:left w:val="single" w:sz="4" w:space="0" w:color="auto"/>
              <w:bottom w:val="nil"/>
              <w:right w:val="single" w:sz="4" w:space="0" w:color="auto"/>
            </w:tcBorders>
            <w:shd w:val="clear" w:color="auto" w:fill="auto"/>
            <w:noWrap/>
            <w:vAlign w:val="bottom"/>
            <w:hideMark/>
          </w:tcPr>
          <w:p w14:paraId="58F0CD6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415</w:t>
            </w:r>
          </w:p>
        </w:tc>
        <w:tc>
          <w:tcPr>
            <w:tcW w:w="5800" w:type="dxa"/>
            <w:tcBorders>
              <w:top w:val="nil"/>
              <w:left w:val="single" w:sz="4" w:space="0" w:color="auto"/>
              <w:bottom w:val="nil"/>
              <w:right w:val="single" w:sz="4" w:space="0" w:color="auto"/>
            </w:tcBorders>
            <w:shd w:val="clear" w:color="auto" w:fill="auto"/>
            <w:noWrap/>
            <w:vAlign w:val="bottom"/>
            <w:hideMark/>
          </w:tcPr>
          <w:p w14:paraId="2904DE8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VDSL2 line inventory and status data part 4</w:t>
            </w:r>
          </w:p>
        </w:tc>
        <w:tc>
          <w:tcPr>
            <w:tcW w:w="1162" w:type="dxa"/>
            <w:tcBorders>
              <w:top w:val="nil"/>
              <w:left w:val="single" w:sz="4" w:space="0" w:color="auto"/>
              <w:bottom w:val="nil"/>
              <w:right w:val="single" w:sz="4" w:space="0" w:color="auto"/>
            </w:tcBorders>
            <w:shd w:val="clear" w:color="auto" w:fill="auto"/>
            <w:noWrap/>
            <w:vAlign w:val="bottom"/>
            <w:hideMark/>
          </w:tcPr>
          <w:p w14:paraId="3AD8DEE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C5C22D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D0B35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9.7.39</w:t>
            </w:r>
          </w:p>
        </w:tc>
        <w:tc>
          <w:tcPr>
            <w:tcW w:w="840" w:type="dxa"/>
            <w:tcBorders>
              <w:top w:val="nil"/>
              <w:left w:val="single" w:sz="4" w:space="0" w:color="auto"/>
              <w:bottom w:val="nil"/>
              <w:right w:val="single" w:sz="4" w:space="0" w:color="auto"/>
            </w:tcBorders>
            <w:shd w:val="clear" w:color="auto" w:fill="auto"/>
            <w:noWrap/>
            <w:vAlign w:val="bottom"/>
            <w:hideMark/>
          </w:tcPr>
          <w:p w14:paraId="637C9EB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416</w:t>
            </w:r>
          </w:p>
        </w:tc>
        <w:tc>
          <w:tcPr>
            <w:tcW w:w="5800" w:type="dxa"/>
            <w:tcBorders>
              <w:top w:val="nil"/>
              <w:left w:val="single" w:sz="4" w:space="0" w:color="auto"/>
              <w:bottom w:val="nil"/>
              <w:right w:val="single" w:sz="4" w:space="0" w:color="auto"/>
            </w:tcBorders>
            <w:shd w:val="clear" w:color="auto" w:fill="auto"/>
            <w:noWrap/>
            <w:vAlign w:val="bottom"/>
            <w:hideMark/>
          </w:tcPr>
          <w:p w14:paraId="3EE0CBD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Vectoring line inventory and status data</w:t>
            </w:r>
          </w:p>
        </w:tc>
        <w:tc>
          <w:tcPr>
            <w:tcW w:w="1162" w:type="dxa"/>
            <w:tcBorders>
              <w:top w:val="nil"/>
              <w:left w:val="single" w:sz="4" w:space="0" w:color="auto"/>
              <w:bottom w:val="nil"/>
              <w:right w:val="single" w:sz="4" w:space="0" w:color="auto"/>
            </w:tcBorders>
            <w:shd w:val="clear" w:color="auto" w:fill="auto"/>
            <w:noWrap/>
            <w:vAlign w:val="bottom"/>
            <w:hideMark/>
          </w:tcPr>
          <w:p w14:paraId="50F89AEC"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7E2CE09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5B109B7"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9.7.40</w:t>
            </w:r>
          </w:p>
        </w:tc>
        <w:tc>
          <w:tcPr>
            <w:tcW w:w="840" w:type="dxa"/>
            <w:tcBorders>
              <w:top w:val="nil"/>
              <w:left w:val="single" w:sz="4" w:space="0" w:color="auto"/>
              <w:bottom w:val="nil"/>
              <w:right w:val="single" w:sz="4" w:space="0" w:color="auto"/>
            </w:tcBorders>
            <w:shd w:val="clear" w:color="auto" w:fill="auto"/>
            <w:noWrap/>
            <w:vAlign w:val="bottom"/>
            <w:hideMark/>
          </w:tcPr>
          <w:p w14:paraId="13CE7E23"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417</w:t>
            </w:r>
          </w:p>
        </w:tc>
        <w:tc>
          <w:tcPr>
            <w:tcW w:w="5800" w:type="dxa"/>
            <w:tcBorders>
              <w:top w:val="nil"/>
              <w:left w:val="single" w:sz="4" w:space="0" w:color="auto"/>
              <w:bottom w:val="nil"/>
              <w:right w:val="single" w:sz="4" w:space="0" w:color="auto"/>
            </w:tcBorders>
            <w:shd w:val="clear" w:color="auto" w:fill="auto"/>
            <w:noWrap/>
            <w:vAlign w:val="bottom"/>
            <w:hideMark/>
          </w:tcPr>
          <w:p w14:paraId="73C9B13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Data gathering line test, diagnostic and status</w:t>
            </w:r>
          </w:p>
        </w:tc>
        <w:tc>
          <w:tcPr>
            <w:tcW w:w="1162" w:type="dxa"/>
            <w:tcBorders>
              <w:top w:val="nil"/>
              <w:left w:val="single" w:sz="4" w:space="0" w:color="auto"/>
              <w:bottom w:val="nil"/>
              <w:right w:val="single" w:sz="4" w:space="0" w:color="auto"/>
            </w:tcBorders>
            <w:shd w:val="clear" w:color="auto" w:fill="auto"/>
            <w:noWrap/>
            <w:vAlign w:val="bottom"/>
            <w:hideMark/>
          </w:tcPr>
          <w:p w14:paraId="1BA0AD81"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0E87D97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AB0D99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9.7.41</w:t>
            </w:r>
          </w:p>
        </w:tc>
        <w:tc>
          <w:tcPr>
            <w:tcW w:w="840" w:type="dxa"/>
            <w:tcBorders>
              <w:top w:val="nil"/>
              <w:left w:val="single" w:sz="4" w:space="0" w:color="auto"/>
              <w:bottom w:val="nil"/>
              <w:right w:val="single" w:sz="4" w:space="0" w:color="auto"/>
            </w:tcBorders>
            <w:shd w:val="clear" w:color="auto" w:fill="auto"/>
            <w:noWrap/>
            <w:vAlign w:val="bottom"/>
            <w:hideMark/>
          </w:tcPr>
          <w:p w14:paraId="0D97924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418</w:t>
            </w:r>
          </w:p>
        </w:tc>
        <w:tc>
          <w:tcPr>
            <w:tcW w:w="5800" w:type="dxa"/>
            <w:tcBorders>
              <w:top w:val="nil"/>
              <w:left w:val="single" w:sz="4" w:space="0" w:color="auto"/>
              <w:bottom w:val="nil"/>
              <w:right w:val="single" w:sz="4" w:space="0" w:color="auto"/>
            </w:tcBorders>
            <w:shd w:val="clear" w:color="auto" w:fill="auto"/>
            <w:noWrap/>
            <w:vAlign w:val="bottom"/>
            <w:hideMark/>
          </w:tcPr>
          <w:p w14:paraId="0AD37846"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w:t>
            </w:r>
          </w:p>
        </w:tc>
        <w:tc>
          <w:tcPr>
            <w:tcW w:w="1162" w:type="dxa"/>
            <w:tcBorders>
              <w:top w:val="nil"/>
              <w:left w:val="single" w:sz="4" w:space="0" w:color="auto"/>
              <w:bottom w:val="nil"/>
              <w:right w:val="single" w:sz="4" w:space="0" w:color="auto"/>
            </w:tcBorders>
            <w:shd w:val="clear" w:color="auto" w:fill="auto"/>
            <w:noWrap/>
            <w:vAlign w:val="bottom"/>
            <w:hideMark/>
          </w:tcPr>
          <w:p w14:paraId="6DB9DE0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B97D2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CAF3833"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9.7.42</w:t>
            </w:r>
          </w:p>
        </w:tc>
        <w:tc>
          <w:tcPr>
            <w:tcW w:w="840" w:type="dxa"/>
            <w:tcBorders>
              <w:top w:val="nil"/>
              <w:left w:val="single" w:sz="4" w:space="0" w:color="auto"/>
              <w:bottom w:val="nil"/>
              <w:right w:val="single" w:sz="4" w:space="0" w:color="auto"/>
            </w:tcBorders>
            <w:shd w:val="clear" w:color="auto" w:fill="auto"/>
            <w:noWrap/>
            <w:vAlign w:val="bottom"/>
            <w:hideMark/>
          </w:tcPr>
          <w:p w14:paraId="390BC150"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419</w:t>
            </w:r>
          </w:p>
        </w:tc>
        <w:tc>
          <w:tcPr>
            <w:tcW w:w="5800" w:type="dxa"/>
            <w:tcBorders>
              <w:top w:val="nil"/>
              <w:left w:val="single" w:sz="4" w:space="0" w:color="auto"/>
              <w:bottom w:val="nil"/>
              <w:right w:val="single" w:sz="4" w:space="0" w:color="auto"/>
            </w:tcBorders>
            <w:shd w:val="clear" w:color="auto" w:fill="auto"/>
            <w:noWrap/>
            <w:vAlign w:val="bottom"/>
            <w:hideMark/>
          </w:tcPr>
          <w:p w14:paraId="1303EA2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link</w:t>
            </w:r>
          </w:p>
        </w:tc>
        <w:tc>
          <w:tcPr>
            <w:tcW w:w="1162" w:type="dxa"/>
            <w:tcBorders>
              <w:top w:val="nil"/>
              <w:left w:val="single" w:sz="4" w:space="0" w:color="auto"/>
              <w:bottom w:val="nil"/>
              <w:right w:val="single" w:sz="4" w:space="0" w:color="auto"/>
            </w:tcBorders>
            <w:shd w:val="clear" w:color="auto" w:fill="auto"/>
            <w:noWrap/>
            <w:vAlign w:val="bottom"/>
            <w:hideMark/>
          </w:tcPr>
          <w:p w14:paraId="183B076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45AF21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A71BCC0"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9.7.43</w:t>
            </w:r>
          </w:p>
        </w:tc>
        <w:tc>
          <w:tcPr>
            <w:tcW w:w="840" w:type="dxa"/>
            <w:tcBorders>
              <w:top w:val="nil"/>
              <w:left w:val="single" w:sz="4" w:space="0" w:color="auto"/>
              <w:bottom w:val="nil"/>
              <w:right w:val="single" w:sz="4" w:space="0" w:color="auto"/>
            </w:tcBorders>
            <w:shd w:val="clear" w:color="auto" w:fill="auto"/>
            <w:noWrap/>
            <w:vAlign w:val="bottom"/>
            <w:hideMark/>
          </w:tcPr>
          <w:p w14:paraId="78630151"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420</w:t>
            </w:r>
          </w:p>
        </w:tc>
        <w:tc>
          <w:tcPr>
            <w:tcW w:w="5800" w:type="dxa"/>
            <w:tcBorders>
              <w:top w:val="nil"/>
              <w:left w:val="single" w:sz="4" w:space="0" w:color="auto"/>
              <w:bottom w:val="nil"/>
              <w:right w:val="single" w:sz="4" w:space="0" w:color="auto"/>
            </w:tcBorders>
            <w:shd w:val="clear" w:color="auto" w:fill="auto"/>
            <w:noWrap/>
            <w:vAlign w:val="bottom"/>
            <w:hideMark/>
          </w:tcPr>
          <w:p w14:paraId="09366C1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07DDD5AD"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2AEAF4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0071915"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9.7.44</w:t>
            </w:r>
          </w:p>
        </w:tc>
        <w:tc>
          <w:tcPr>
            <w:tcW w:w="840" w:type="dxa"/>
            <w:tcBorders>
              <w:top w:val="nil"/>
              <w:left w:val="single" w:sz="4" w:space="0" w:color="auto"/>
              <w:bottom w:val="nil"/>
              <w:right w:val="single" w:sz="4" w:space="0" w:color="auto"/>
            </w:tcBorders>
            <w:shd w:val="clear" w:color="auto" w:fill="auto"/>
            <w:noWrap/>
            <w:vAlign w:val="bottom"/>
            <w:hideMark/>
          </w:tcPr>
          <w:p w14:paraId="7B59E63C"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421</w:t>
            </w:r>
          </w:p>
        </w:tc>
        <w:tc>
          <w:tcPr>
            <w:tcW w:w="5800" w:type="dxa"/>
            <w:tcBorders>
              <w:top w:val="nil"/>
              <w:left w:val="single" w:sz="4" w:space="0" w:color="auto"/>
              <w:bottom w:val="nil"/>
              <w:right w:val="single" w:sz="4" w:space="0" w:color="auto"/>
            </w:tcBorders>
            <w:shd w:val="clear" w:color="auto" w:fill="auto"/>
            <w:noWrap/>
            <w:vAlign w:val="bottom"/>
            <w:hideMark/>
          </w:tcPr>
          <w:p w14:paraId="42E2810F"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group PM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067E00A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BDDCAC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BAA3E4"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9.7.45</w:t>
            </w:r>
          </w:p>
        </w:tc>
        <w:tc>
          <w:tcPr>
            <w:tcW w:w="840" w:type="dxa"/>
            <w:tcBorders>
              <w:top w:val="nil"/>
              <w:left w:val="single" w:sz="4" w:space="0" w:color="auto"/>
              <w:bottom w:val="nil"/>
              <w:right w:val="single" w:sz="4" w:space="0" w:color="auto"/>
            </w:tcBorders>
            <w:shd w:val="clear" w:color="auto" w:fill="auto"/>
            <w:noWrap/>
            <w:vAlign w:val="bottom"/>
            <w:hideMark/>
          </w:tcPr>
          <w:p w14:paraId="1D2E170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422</w:t>
            </w:r>
          </w:p>
        </w:tc>
        <w:tc>
          <w:tcPr>
            <w:tcW w:w="5800" w:type="dxa"/>
            <w:tcBorders>
              <w:top w:val="nil"/>
              <w:left w:val="single" w:sz="4" w:space="0" w:color="auto"/>
              <w:bottom w:val="nil"/>
              <w:right w:val="single" w:sz="4" w:space="0" w:color="auto"/>
            </w:tcBorders>
            <w:shd w:val="clear" w:color="auto" w:fill="auto"/>
            <w:noWrap/>
            <w:vAlign w:val="bottom"/>
            <w:hideMark/>
          </w:tcPr>
          <w:p w14:paraId="0C364009"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link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843609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3B0F573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6B96ED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9.7.46</w:t>
            </w:r>
          </w:p>
        </w:tc>
        <w:tc>
          <w:tcPr>
            <w:tcW w:w="840" w:type="dxa"/>
            <w:tcBorders>
              <w:top w:val="nil"/>
              <w:left w:val="single" w:sz="4" w:space="0" w:color="auto"/>
              <w:bottom w:val="nil"/>
              <w:right w:val="single" w:sz="4" w:space="0" w:color="auto"/>
            </w:tcBorders>
            <w:shd w:val="clear" w:color="auto" w:fill="auto"/>
            <w:noWrap/>
            <w:vAlign w:val="bottom"/>
            <w:hideMark/>
          </w:tcPr>
          <w:p w14:paraId="02DEF938"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423</w:t>
            </w:r>
          </w:p>
        </w:tc>
        <w:tc>
          <w:tcPr>
            <w:tcW w:w="5800" w:type="dxa"/>
            <w:tcBorders>
              <w:top w:val="nil"/>
              <w:left w:val="single" w:sz="4" w:space="0" w:color="auto"/>
              <w:bottom w:val="nil"/>
              <w:right w:val="single" w:sz="4" w:space="0" w:color="auto"/>
            </w:tcBorders>
            <w:shd w:val="clear" w:color="auto" w:fill="auto"/>
            <w:noWrap/>
            <w:vAlign w:val="bottom"/>
            <w:hideMark/>
          </w:tcPr>
          <w:p w14:paraId="3F0B8028"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port PM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7405BD2"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4D2FDA" w:rsidRPr="004D2FDA" w14:paraId="66A09CE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69291BB"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9.7.47</w:t>
            </w:r>
          </w:p>
        </w:tc>
        <w:tc>
          <w:tcPr>
            <w:tcW w:w="840" w:type="dxa"/>
            <w:tcBorders>
              <w:top w:val="nil"/>
              <w:left w:val="single" w:sz="4" w:space="0" w:color="auto"/>
              <w:bottom w:val="nil"/>
              <w:right w:val="single" w:sz="4" w:space="0" w:color="auto"/>
            </w:tcBorders>
            <w:shd w:val="clear" w:color="auto" w:fill="auto"/>
            <w:noWrap/>
            <w:vAlign w:val="bottom"/>
            <w:hideMark/>
          </w:tcPr>
          <w:p w14:paraId="4FED9337" w14:textId="77777777" w:rsidR="004D2FDA" w:rsidRPr="004D2FDA" w:rsidRDefault="004D2FDA"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424</w:t>
            </w:r>
          </w:p>
        </w:tc>
        <w:tc>
          <w:tcPr>
            <w:tcW w:w="5800" w:type="dxa"/>
            <w:tcBorders>
              <w:top w:val="nil"/>
              <w:left w:val="single" w:sz="4" w:space="0" w:color="auto"/>
              <w:bottom w:val="nil"/>
              <w:right w:val="single" w:sz="4" w:space="0" w:color="auto"/>
            </w:tcBorders>
            <w:shd w:val="clear" w:color="auto" w:fill="auto"/>
            <w:noWrap/>
            <w:vAlign w:val="bottom"/>
            <w:hideMark/>
          </w:tcPr>
          <w:p w14:paraId="68358E7A"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EFM bonding port PM history data part 2</w:t>
            </w:r>
          </w:p>
        </w:tc>
        <w:tc>
          <w:tcPr>
            <w:tcW w:w="1162" w:type="dxa"/>
            <w:tcBorders>
              <w:top w:val="nil"/>
              <w:left w:val="single" w:sz="4" w:space="0" w:color="auto"/>
              <w:bottom w:val="nil"/>
              <w:right w:val="single" w:sz="4" w:space="0" w:color="auto"/>
            </w:tcBorders>
            <w:shd w:val="clear" w:color="auto" w:fill="auto"/>
            <w:noWrap/>
            <w:vAlign w:val="bottom"/>
            <w:hideMark/>
          </w:tcPr>
          <w:p w14:paraId="69A7D4EE" w14:textId="77777777" w:rsidR="004D2FDA" w:rsidRPr="004D2FDA" w:rsidRDefault="004D2FDA"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F71BB3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4753611" w14:textId="2BA818DF"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9.7.4</w:t>
            </w:r>
            <w:r w:rsidRPr="004D2FDA">
              <w:rPr>
                <w:rFonts w:ascii="Calibri" w:hAnsi="Calibri"/>
                <w:iCs w:val="0"/>
                <w:color w:val="000000"/>
                <w:kern w:val="0"/>
                <w:sz w:val="22"/>
                <w:szCs w:val="22"/>
              </w:rPr>
              <w:t>8</w:t>
            </w:r>
          </w:p>
        </w:tc>
        <w:tc>
          <w:tcPr>
            <w:tcW w:w="840" w:type="dxa"/>
            <w:tcBorders>
              <w:top w:val="nil"/>
              <w:left w:val="single" w:sz="4" w:space="0" w:color="auto"/>
              <w:bottom w:val="nil"/>
              <w:right w:val="single" w:sz="4" w:space="0" w:color="auto"/>
            </w:tcBorders>
            <w:shd w:val="clear" w:color="auto" w:fill="auto"/>
            <w:noWrap/>
            <w:vAlign w:val="center"/>
          </w:tcPr>
          <w:p w14:paraId="6FA7EAC3" w14:textId="33C6C067"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427</w:t>
            </w:r>
          </w:p>
        </w:tc>
        <w:tc>
          <w:tcPr>
            <w:tcW w:w="5800" w:type="dxa"/>
            <w:tcBorders>
              <w:top w:val="nil"/>
              <w:left w:val="single" w:sz="4" w:space="0" w:color="auto"/>
              <w:bottom w:val="nil"/>
              <w:right w:val="single" w:sz="4" w:space="0" w:color="auto"/>
            </w:tcBorders>
            <w:shd w:val="clear" w:color="auto" w:fill="auto"/>
            <w:noWrap/>
            <w:vAlign w:val="center"/>
          </w:tcPr>
          <w:p w14:paraId="17E62AB6" w14:textId="2687B5B3"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Physical path termination point xDSL UNI part 3</w:t>
            </w:r>
          </w:p>
        </w:tc>
        <w:tc>
          <w:tcPr>
            <w:tcW w:w="1162" w:type="dxa"/>
            <w:tcBorders>
              <w:top w:val="nil"/>
              <w:left w:val="single" w:sz="4" w:space="0" w:color="auto"/>
              <w:bottom w:val="nil"/>
              <w:right w:val="single" w:sz="4" w:space="0" w:color="auto"/>
            </w:tcBorders>
            <w:shd w:val="clear" w:color="auto" w:fill="auto"/>
            <w:noWrap/>
            <w:vAlign w:val="center"/>
          </w:tcPr>
          <w:p w14:paraId="740142EF" w14:textId="147EE434"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47DB3A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A53BC2C" w14:textId="6C66B4AD"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9.7.4</w:t>
            </w:r>
            <w:r w:rsidRPr="004D2FDA">
              <w:rPr>
                <w:rFonts w:ascii="Calibri" w:hAnsi="Calibri"/>
                <w:iCs w:val="0"/>
                <w:color w:val="000000"/>
                <w:kern w:val="0"/>
                <w:sz w:val="22"/>
                <w:szCs w:val="22"/>
              </w:rPr>
              <w:t>9</w:t>
            </w:r>
          </w:p>
        </w:tc>
        <w:tc>
          <w:tcPr>
            <w:tcW w:w="840" w:type="dxa"/>
            <w:tcBorders>
              <w:top w:val="nil"/>
              <w:left w:val="single" w:sz="4" w:space="0" w:color="auto"/>
              <w:bottom w:val="nil"/>
              <w:right w:val="single" w:sz="4" w:space="0" w:color="auto"/>
            </w:tcBorders>
            <w:shd w:val="clear" w:color="auto" w:fill="auto"/>
            <w:noWrap/>
            <w:vAlign w:val="center"/>
          </w:tcPr>
          <w:p w14:paraId="5966C1DE" w14:textId="6ACFF52D"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428</w:t>
            </w:r>
          </w:p>
        </w:tc>
        <w:tc>
          <w:tcPr>
            <w:tcW w:w="5800" w:type="dxa"/>
            <w:tcBorders>
              <w:top w:val="nil"/>
              <w:left w:val="single" w:sz="4" w:space="0" w:color="auto"/>
              <w:bottom w:val="nil"/>
              <w:right w:val="single" w:sz="4" w:space="0" w:color="auto"/>
            </w:tcBorders>
            <w:shd w:val="clear" w:color="auto" w:fill="auto"/>
            <w:noWrap/>
            <w:vAlign w:val="center"/>
          </w:tcPr>
          <w:p w14:paraId="56285257" w14:textId="3F525A76"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FAST line configuration profile part 1</w:t>
            </w:r>
          </w:p>
        </w:tc>
        <w:tc>
          <w:tcPr>
            <w:tcW w:w="1162" w:type="dxa"/>
            <w:tcBorders>
              <w:top w:val="nil"/>
              <w:left w:val="single" w:sz="4" w:space="0" w:color="auto"/>
              <w:bottom w:val="nil"/>
              <w:right w:val="single" w:sz="4" w:space="0" w:color="auto"/>
            </w:tcBorders>
            <w:shd w:val="clear" w:color="auto" w:fill="auto"/>
            <w:noWrap/>
            <w:vAlign w:val="center"/>
          </w:tcPr>
          <w:p w14:paraId="63EBB4A3" w14:textId="630560D3"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6C8871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5629AE3" w14:textId="2B13F50E"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0</w:t>
            </w:r>
          </w:p>
        </w:tc>
        <w:tc>
          <w:tcPr>
            <w:tcW w:w="840" w:type="dxa"/>
            <w:tcBorders>
              <w:top w:val="nil"/>
              <w:left w:val="single" w:sz="4" w:space="0" w:color="auto"/>
              <w:bottom w:val="nil"/>
              <w:right w:val="single" w:sz="4" w:space="0" w:color="auto"/>
            </w:tcBorders>
            <w:shd w:val="clear" w:color="auto" w:fill="auto"/>
            <w:noWrap/>
            <w:vAlign w:val="center"/>
          </w:tcPr>
          <w:p w14:paraId="72DCC24A" w14:textId="46FD9D4F"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429</w:t>
            </w:r>
          </w:p>
        </w:tc>
        <w:tc>
          <w:tcPr>
            <w:tcW w:w="5800" w:type="dxa"/>
            <w:tcBorders>
              <w:top w:val="nil"/>
              <w:left w:val="single" w:sz="4" w:space="0" w:color="auto"/>
              <w:bottom w:val="nil"/>
              <w:right w:val="single" w:sz="4" w:space="0" w:color="auto"/>
            </w:tcBorders>
            <w:shd w:val="clear" w:color="auto" w:fill="auto"/>
            <w:noWrap/>
            <w:vAlign w:val="center"/>
          </w:tcPr>
          <w:p w14:paraId="1A168A32" w14:textId="556547D1"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2</w:t>
            </w:r>
          </w:p>
        </w:tc>
        <w:tc>
          <w:tcPr>
            <w:tcW w:w="1162" w:type="dxa"/>
            <w:tcBorders>
              <w:top w:val="nil"/>
              <w:left w:val="single" w:sz="4" w:space="0" w:color="auto"/>
              <w:bottom w:val="nil"/>
              <w:right w:val="single" w:sz="4" w:space="0" w:color="auto"/>
            </w:tcBorders>
            <w:shd w:val="clear" w:color="auto" w:fill="auto"/>
            <w:noWrap/>
            <w:vAlign w:val="center"/>
          </w:tcPr>
          <w:p w14:paraId="6DC056A2" w14:textId="63BBA2C5"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444282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55F2D86A" w14:textId="59A226E4"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1</w:t>
            </w:r>
          </w:p>
        </w:tc>
        <w:tc>
          <w:tcPr>
            <w:tcW w:w="840" w:type="dxa"/>
            <w:tcBorders>
              <w:top w:val="nil"/>
              <w:left w:val="single" w:sz="4" w:space="0" w:color="auto"/>
              <w:bottom w:val="nil"/>
              <w:right w:val="single" w:sz="4" w:space="0" w:color="auto"/>
            </w:tcBorders>
            <w:shd w:val="clear" w:color="auto" w:fill="auto"/>
            <w:noWrap/>
            <w:vAlign w:val="center"/>
          </w:tcPr>
          <w:p w14:paraId="606545A7" w14:textId="0A88B126"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430</w:t>
            </w:r>
          </w:p>
        </w:tc>
        <w:tc>
          <w:tcPr>
            <w:tcW w:w="5800" w:type="dxa"/>
            <w:tcBorders>
              <w:top w:val="nil"/>
              <w:left w:val="single" w:sz="4" w:space="0" w:color="auto"/>
              <w:bottom w:val="nil"/>
              <w:right w:val="single" w:sz="4" w:space="0" w:color="auto"/>
            </w:tcBorders>
            <w:shd w:val="clear" w:color="auto" w:fill="auto"/>
            <w:noWrap/>
            <w:vAlign w:val="center"/>
          </w:tcPr>
          <w:p w14:paraId="282E0E22" w14:textId="29810CCC"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3</w:t>
            </w:r>
          </w:p>
        </w:tc>
        <w:tc>
          <w:tcPr>
            <w:tcW w:w="1162" w:type="dxa"/>
            <w:tcBorders>
              <w:top w:val="nil"/>
              <w:left w:val="single" w:sz="4" w:space="0" w:color="auto"/>
              <w:bottom w:val="nil"/>
              <w:right w:val="single" w:sz="4" w:space="0" w:color="auto"/>
            </w:tcBorders>
            <w:shd w:val="clear" w:color="auto" w:fill="auto"/>
            <w:noWrap/>
            <w:vAlign w:val="center"/>
          </w:tcPr>
          <w:p w14:paraId="09E0E880" w14:textId="77789196"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7A023C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5C63099" w14:textId="370836FF"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2</w:t>
            </w:r>
          </w:p>
        </w:tc>
        <w:tc>
          <w:tcPr>
            <w:tcW w:w="840" w:type="dxa"/>
            <w:tcBorders>
              <w:top w:val="nil"/>
              <w:left w:val="single" w:sz="4" w:space="0" w:color="auto"/>
              <w:bottom w:val="nil"/>
              <w:right w:val="single" w:sz="4" w:space="0" w:color="auto"/>
            </w:tcBorders>
            <w:shd w:val="clear" w:color="auto" w:fill="auto"/>
            <w:noWrap/>
            <w:vAlign w:val="center"/>
          </w:tcPr>
          <w:p w14:paraId="6F4326C9" w14:textId="3900C34A"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431</w:t>
            </w:r>
          </w:p>
        </w:tc>
        <w:tc>
          <w:tcPr>
            <w:tcW w:w="5800" w:type="dxa"/>
            <w:tcBorders>
              <w:top w:val="nil"/>
              <w:left w:val="single" w:sz="4" w:space="0" w:color="auto"/>
              <w:bottom w:val="nil"/>
              <w:right w:val="single" w:sz="4" w:space="0" w:color="auto"/>
            </w:tcBorders>
            <w:shd w:val="clear" w:color="auto" w:fill="auto"/>
            <w:noWrap/>
            <w:vAlign w:val="center"/>
          </w:tcPr>
          <w:p w14:paraId="7E33D89D" w14:textId="56D4A8DA"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 xml:space="preserve">FAST line configuration profile part </w:t>
            </w:r>
            <w:r w:rsidRPr="00E56FF5">
              <w:rPr>
                <w:rFonts w:asciiTheme="minorHAnsi" w:hAnsiTheme="minorHAnsi"/>
                <w:sz w:val="22"/>
                <w:lang w:eastAsia="zh-CN"/>
              </w:rPr>
              <w:t>4</w:t>
            </w:r>
          </w:p>
        </w:tc>
        <w:tc>
          <w:tcPr>
            <w:tcW w:w="1162" w:type="dxa"/>
            <w:tcBorders>
              <w:top w:val="nil"/>
              <w:left w:val="single" w:sz="4" w:space="0" w:color="auto"/>
              <w:bottom w:val="nil"/>
              <w:right w:val="single" w:sz="4" w:space="0" w:color="auto"/>
            </w:tcBorders>
            <w:shd w:val="clear" w:color="auto" w:fill="auto"/>
            <w:noWrap/>
            <w:vAlign w:val="center"/>
          </w:tcPr>
          <w:p w14:paraId="2609F8F2" w14:textId="3AA9EBBD"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0EE06F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19A874C8" w14:textId="69158B35"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3</w:t>
            </w:r>
          </w:p>
        </w:tc>
        <w:tc>
          <w:tcPr>
            <w:tcW w:w="840" w:type="dxa"/>
            <w:tcBorders>
              <w:top w:val="nil"/>
              <w:left w:val="single" w:sz="4" w:space="0" w:color="auto"/>
              <w:bottom w:val="nil"/>
              <w:right w:val="single" w:sz="4" w:space="0" w:color="auto"/>
            </w:tcBorders>
            <w:shd w:val="clear" w:color="auto" w:fill="auto"/>
            <w:noWrap/>
            <w:vAlign w:val="center"/>
          </w:tcPr>
          <w:p w14:paraId="6E94E004" w14:textId="6D50C878"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432</w:t>
            </w:r>
          </w:p>
        </w:tc>
        <w:tc>
          <w:tcPr>
            <w:tcW w:w="5800" w:type="dxa"/>
            <w:tcBorders>
              <w:top w:val="nil"/>
              <w:left w:val="single" w:sz="4" w:space="0" w:color="auto"/>
              <w:bottom w:val="nil"/>
              <w:right w:val="single" w:sz="4" w:space="0" w:color="auto"/>
            </w:tcBorders>
            <w:shd w:val="clear" w:color="auto" w:fill="auto"/>
            <w:noWrap/>
            <w:vAlign w:val="center"/>
          </w:tcPr>
          <w:p w14:paraId="6062DE9B" w14:textId="375E9C9F"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ja-JP"/>
              </w:rPr>
              <w:t>FAST channel configuration profile</w:t>
            </w:r>
          </w:p>
        </w:tc>
        <w:tc>
          <w:tcPr>
            <w:tcW w:w="1162" w:type="dxa"/>
            <w:tcBorders>
              <w:top w:val="nil"/>
              <w:left w:val="single" w:sz="4" w:space="0" w:color="auto"/>
              <w:bottom w:val="nil"/>
              <w:right w:val="single" w:sz="4" w:space="0" w:color="auto"/>
            </w:tcBorders>
            <w:shd w:val="clear" w:color="auto" w:fill="auto"/>
            <w:noWrap/>
            <w:vAlign w:val="center"/>
          </w:tcPr>
          <w:p w14:paraId="4C02C28A" w14:textId="6D1DD851"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28274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668F1676" w14:textId="6855C591"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4</w:t>
            </w:r>
          </w:p>
        </w:tc>
        <w:tc>
          <w:tcPr>
            <w:tcW w:w="840" w:type="dxa"/>
            <w:tcBorders>
              <w:top w:val="nil"/>
              <w:left w:val="single" w:sz="4" w:space="0" w:color="auto"/>
              <w:bottom w:val="nil"/>
              <w:right w:val="single" w:sz="4" w:space="0" w:color="auto"/>
            </w:tcBorders>
            <w:shd w:val="clear" w:color="auto" w:fill="auto"/>
            <w:noWrap/>
            <w:vAlign w:val="center"/>
          </w:tcPr>
          <w:p w14:paraId="1A5DA50E" w14:textId="4F279496"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433</w:t>
            </w:r>
          </w:p>
        </w:tc>
        <w:tc>
          <w:tcPr>
            <w:tcW w:w="5800" w:type="dxa"/>
            <w:tcBorders>
              <w:top w:val="nil"/>
              <w:left w:val="single" w:sz="4" w:space="0" w:color="auto"/>
              <w:bottom w:val="nil"/>
              <w:right w:val="single" w:sz="4" w:space="0" w:color="auto"/>
            </w:tcBorders>
            <w:shd w:val="clear" w:color="auto" w:fill="auto"/>
            <w:noWrap/>
            <w:vAlign w:val="center"/>
          </w:tcPr>
          <w:p w14:paraId="1591CB0D" w14:textId="43AB490B"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 xml:space="preserve">FAST </w:t>
            </w:r>
            <w:r w:rsidRPr="00E56FF5">
              <w:rPr>
                <w:rFonts w:asciiTheme="minorHAnsi" w:hAnsiTheme="minorHAnsi"/>
                <w:sz w:val="22"/>
                <w:lang w:eastAsia="zh-CN"/>
              </w:rPr>
              <w:t>data</w:t>
            </w:r>
            <w:r w:rsidRPr="00E56FF5">
              <w:rPr>
                <w:rFonts w:asciiTheme="minorHAnsi" w:hAnsiTheme="minorHAnsi"/>
                <w:sz w:val="22"/>
              </w:rPr>
              <w:t xml:space="preserve"> </w:t>
            </w:r>
            <w:r w:rsidRPr="00E56FF5">
              <w:rPr>
                <w:rFonts w:asciiTheme="minorHAnsi" w:hAnsiTheme="minorHAnsi"/>
                <w:sz w:val="22"/>
                <w:lang w:eastAsia="zh-CN"/>
              </w:rPr>
              <w:t xml:space="preserve">path configuration </w:t>
            </w:r>
            <w:r w:rsidRPr="00E56FF5">
              <w:rPr>
                <w:rFonts w:asciiTheme="minorHAnsi" w:hAnsiTheme="minorHAnsi"/>
                <w:sz w:val="22"/>
              </w:rPr>
              <w:t>profile</w:t>
            </w:r>
          </w:p>
        </w:tc>
        <w:tc>
          <w:tcPr>
            <w:tcW w:w="1162" w:type="dxa"/>
            <w:tcBorders>
              <w:top w:val="nil"/>
              <w:left w:val="single" w:sz="4" w:space="0" w:color="auto"/>
              <w:bottom w:val="nil"/>
              <w:right w:val="single" w:sz="4" w:space="0" w:color="auto"/>
            </w:tcBorders>
            <w:shd w:val="clear" w:color="auto" w:fill="auto"/>
            <w:noWrap/>
            <w:vAlign w:val="center"/>
          </w:tcPr>
          <w:p w14:paraId="152777B5" w14:textId="07519000"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EC283D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25D9A352" w14:textId="3D539291"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5</w:t>
            </w:r>
          </w:p>
        </w:tc>
        <w:tc>
          <w:tcPr>
            <w:tcW w:w="840" w:type="dxa"/>
            <w:tcBorders>
              <w:top w:val="nil"/>
              <w:left w:val="single" w:sz="4" w:space="0" w:color="auto"/>
              <w:bottom w:val="nil"/>
              <w:right w:val="single" w:sz="4" w:space="0" w:color="auto"/>
            </w:tcBorders>
            <w:shd w:val="clear" w:color="auto" w:fill="auto"/>
            <w:noWrap/>
            <w:vAlign w:val="center"/>
          </w:tcPr>
          <w:p w14:paraId="295B52EA" w14:textId="3C7C150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434</w:t>
            </w:r>
          </w:p>
        </w:tc>
        <w:tc>
          <w:tcPr>
            <w:tcW w:w="5800" w:type="dxa"/>
            <w:tcBorders>
              <w:top w:val="nil"/>
              <w:left w:val="single" w:sz="4" w:space="0" w:color="auto"/>
              <w:bottom w:val="nil"/>
              <w:right w:val="single" w:sz="4" w:space="0" w:color="auto"/>
            </w:tcBorders>
            <w:shd w:val="clear" w:color="auto" w:fill="auto"/>
            <w:noWrap/>
            <w:vAlign w:val="center"/>
          </w:tcPr>
          <w:p w14:paraId="2F88917B" w14:textId="1D1DF733"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lang w:eastAsia="zh-CN"/>
              </w:rPr>
              <w:t>FAST v</w:t>
            </w:r>
            <w:r w:rsidRPr="00E56FF5">
              <w:rPr>
                <w:rFonts w:asciiTheme="minorHAnsi" w:hAnsiTheme="minorHAnsi"/>
                <w:sz w:val="22"/>
              </w:rPr>
              <w:t>ectoring line configuration extensions</w:t>
            </w:r>
          </w:p>
        </w:tc>
        <w:tc>
          <w:tcPr>
            <w:tcW w:w="1162" w:type="dxa"/>
            <w:tcBorders>
              <w:top w:val="nil"/>
              <w:left w:val="single" w:sz="4" w:space="0" w:color="auto"/>
              <w:bottom w:val="nil"/>
              <w:right w:val="single" w:sz="4" w:space="0" w:color="auto"/>
            </w:tcBorders>
            <w:shd w:val="clear" w:color="auto" w:fill="auto"/>
            <w:noWrap/>
            <w:vAlign w:val="center"/>
          </w:tcPr>
          <w:p w14:paraId="2541F78C" w14:textId="3868C854"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57907B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8D4DFB5" w14:textId="668322B4"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6</w:t>
            </w:r>
          </w:p>
        </w:tc>
        <w:tc>
          <w:tcPr>
            <w:tcW w:w="840" w:type="dxa"/>
            <w:tcBorders>
              <w:top w:val="nil"/>
              <w:left w:val="single" w:sz="4" w:space="0" w:color="auto"/>
              <w:bottom w:val="nil"/>
              <w:right w:val="single" w:sz="4" w:space="0" w:color="auto"/>
            </w:tcBorders>
            <w:shd w:val="clear" w:color="auto" w:fill="auto"/>
            <w:noWrap/>
            <w:vAlign w:val="center"/>
          </w:tcPr>
          <w:p w14:paraId="2996EFB5" w14:textId="7F3FCC3D"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435</w:t>
            </w:r>
          </w:p>
        </w:tc>
        <w:tc>
          <w:tcPr>
            <w:tcW w:w="5800" w:type="dxa"/>
            <w:tcBorders>
              <w:top w:val="nil"/>
              <w:left w:val="single" w:sz="4" w:space="0" w:color="auto"/>
              <w:bottom w:val="nil"/>
              <w:right w:val="single" w:sz="4" w:space="0" w:color="auto"/>
            </w:tcBorders>
            <w:shd w:val="clear" w:color="auto" w:fill="auto"/>
            <w:noWrap/>
            <w:vAlign w:val="center"/>
          </w:tcPr>
          <w:p w14:paraId="1E76BB23" w14:textId="21A12EF4"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line inventory and status data</w:t>
            </w:r>
          </w:p>
        </w:tc>
        <w:tc>
          <w:tcPr>
            <w:tcW w:w="1162" w:type="dxa"/>
            <w:tcBorders>
              <w:top w:val="nil"/>
              <w:left w:val="single" w:sz="4" w:space="0" w:color="auto"/>
              <w:bottom w:val="nil"/>
              <w:right w:val="single" w:sz="4" w:space="0" w:color="auto"/>
            </w:tcBorders>
            <w:shd w:val="clear" w:color="auto" w:fill="auto"/>
            <w:noWrap/>
            <w:vAlign w:val="center"/>
          </w:tcPr>
          <w:p w14:paraId="4BF5F306" w14:textId="16B19A92"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21A4E9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F28FB52" w14:textId="2015DF1B"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w:t>
            </w:r>
            <w:r w:rsidRPr="004D2FDA">
              <w:rPr>
                <w:rFonts w:ascii="Calibri" w:hAnsi="Calibri"/>
                <w:iCs w:val="0"/>
                <w:color w:val="000000"/>
                <w:kern w:val="0"/>
                <w:sz w:val="22"/>
                <w:szCs w:val="22"/>
              </w:rPr>
              <w:t>7</w:t>
            </w:r>
          </w:p>
        </w:tc>
        <w:tc>
          <w:tcPr>
            <w:tcW w:w="840" w:type="dxa"/>
            <w:tcBorders>
              <w:top w:val="nil"/>
              <w:left w:val="single" w:sz="4" w:space="0" w:color="auto"/>
              <w:bottom w:val="nil"/>
              <w:right w:val="single" w:sz="4" w:space="0" w:color="auto"/>
            </w:tcBorders>
            <w:shd w:val="clear" w:color="auto" w:fill="auto"/>
            <w:noWrap/>
            <w:vAlign w:val="center"/>
          </w:tcPr>
          <w:p w14:paraId="623E79D0" w14:textId="4D8B356C"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436</w:t>
            </w:r>
          </w:p>
        </w:tc>
        <w:tc>
          <w:tcPr>
            <w:tcW w:w="5800" w:type="dxa"/>
            <w:tcBorders>
              <w:top w:val="nil"/>
              <w:left w:val="single" w:sz="4" w:space="0" w:color="auto"/>
              <w:bottom w:val="nil"/>
              <w:right w:val="single" w:sz="4" w:space="0" w:color="auto"/>
            </w:tcBorders>
            <w:shd w:val="clear" w:color="auto" w:fill="auto"/>
            <w:noWrap/>
            <w:vAlign w:val="center"/>
          </w:tcPr>
          <w:p w14:paraId="11D418AD" w14:textId="3F930ECC"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line inventory and status data</w:t>
            </w:r>
            <w:r w:rsidRPr="00E56FF5">
              <w:rPr>
                <w:rFonts w:asciiTheme="minorHAnsi" w:hAnsiTheme="minorHAnsi"/>
                <w:sz w:val="22"/>
                <w:lang w:eastAsia="zh-CN"/>
              </w:rPr>
              <w:t xml:space="preserve"> part 2</w:t>
            </w:r>
          </w:p>
        </w:tc>
        <w:tc>
          <w:tcPr>
            <w:tcW w:w="1162" w:type="dxa"/>
            <w:tcBorders>
              <w:top w:val="nil"/>
              <w:left w:val="single" w:sz="4" w:space="0" w:color="auto"/>
              <w:bottom w:val="nil"/>
              <w:right w:val="single" w:sz="4" w:space="0" w:color="auto"/>
            </w:tcBorders>
            <w:shd w:val="clear" w:color="auto" w:fill="auto"/>
            <w:noWrap/>
            <w:vAlign w:val="center"/>
          </w:tcPr>
          <w:p w14:paraId="10C35ED8" w14:textId="719247AE"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1D665C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36452988" w14:textId="073F056A"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t>9.7.58</w:t>
            </w:r>
          </w:p>
        </w:tc>
        <w:tc>
          <w:tcPr>
            <w:tcW w:w="840" w:type="dxa"/>
            <w:tcBorders>
              <w:top w:val="nil"/>
              <w:left w:val="single" w:sz="4" w:space="0" w:color="auto"/>
              <w:bottom w:val="nil"/>
              <w:right w:val="single" w:sz="4" w:space="0" w:color="auto"/>
            </w:tcBorders>
            <w:shd w:val="clear" w:color="auto" w:fill="auto"/>
            <w:noWrap/>
            <w:vAlign w:val="center"/>
          </w:tcPr>
          <w:p w14:paraId="16570EDD" w14:textId="708D546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437</w:t>
            </w:r>
          </w:p>
        </w:tc>
        <w:tc>
          <w:tcPr>
            <w:tcW w:w="5800" w:type="dxa"/>
            <w:tcBorders>
              <w:top w:val="nil"/>
              <w:left w:val="single" w:sz="4" w:space="0" w:color="auto"/>
              <w:bottom w:val="nil"/>
              <w:right w:val="single" w:sz="4" w:space="0" w:color="auto"/>
            </w:tcBorders>
            <w:shd w:val="clear" w:color="auto" w:fill="auto"/>
            <w:noWrap/>
            <w:vAlign w:val="center"/>
          </w:tcPr>
          <w:p w14:paraId="24E20090" w14:textId="07AB7EE1"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xTU-C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0D3C6AB5" w14:textId="13D4C983"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D4EC6B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90BCD85" w14:textId="23775363" w:rsidR="00E56FF5" w:rsidRPr="004D2FDA" w:rsidRDefault="00E56FF5" w:rsidP="00D530F7">
            <w:pPr>
              <w:spacing w:after="0"/>
              <w:rPr>
                <w:rFonts w:ascii="Calibri" w:hAnsi="Calibri"/>
                <w:iCs w:val="0"/>
                <w:color w:val="000000"/>
                <w:kern w:val="0"/>
                <w:sz w:val="22"/>
                <w:szCs w:val="22"/>
              </w:rPr>
            </w:pPr>
            <w:r>
              <w:rPr>
                <w:rFonts w:ascii="Calibri" w:hAnsi="Calibri"/>
                <w:iCs w:val="0"/>
                <w:color w:val="000000"/>
                <w:kern w:val="0"/>
                <w:sz w:val="22"/>
                <w:szCs w:val="22"/>
              </w:rPr>
              <w:lastRenderedPageBreak/>
              <w:t>9.7.59</w:t>
            </w:r>
          </w:p>
        </w:tc>
        <w:tc>
          <w:tcPr>
            <w:tcW w:w="840" w:type="dxa"/>
            <w:tcBorders>
              <w:top w:val="nil"/>
              <w:left w:val="single" w:sz="4" w:space="0" w:color="auto"/>
              <w:bottom w:val="nil"/>
              <w:right w:val="single" w:sz="4" w:space="0" w:color="auto"/>
            </w:tcBorders>
            <w:shd w:val="clear" w:color="auto" w:fill="auto"/>
            <w:noWrap/>
            <w:vAlign w:val="center"/>
          </w:tcPr>
          <w:p w14:paraId="54D87109" w14:textId="78EC3AB9" w:rsidR="00E56FF5" w:rsidRPr="004D2FDA" w:rsidRDefault="00E56FF5" w:rsidP="00E56FF5">
            <w:pPr>
              <w:spacing w:after="0"/>
              <w:jc w:val="center"/>
              <w:rPr>
                <w:rFonts w:ascii="Calibri" w:hAnsi="Calibri"/>
                <w:iCs w:val="0"/>
                <w:color w:val="000000"/>
                <w:kern w:val="0"/>
                <w:sz w:val="22"/>
                <w:szCs w:val="22"/>
              </w:rPr>
            </w:pPr>
            <w:r>
              <w:rPr>
                <w:rFonts w:ascii="Calibri" w:hAnsi="Calibri"/>
                <w:iCs w:val="0"/>
                <w:color w:val="000000"/>
                <w:kern w:val="0"/>
                <w:sz w:val="22"/>
                <w:szCs w:val="22"/>
              </w:rPr>
              <w:t>438</w:t>
            </w:r>
          </w:p>
        </w:tc>
        <w:tc>
          <w:tcPr>
            <w:tcW w:w="5800" w:type="dxa"/>
            <w:tcBorders>
              <w:top w:val="nil"/>
              <w:left w:val="single" w:sz="4" w:space="0" w:color="auto"/>
              <w:bottom w:val="nil"/>
              <w:right w:val="single" w:sz="4" w:space="0" w:color="auto"/>
            </w:tcBorders>
            <w:shd w:val="clear" w:color="auto" w:fill="auto"/>
            <w:noWrap/>
            <w:vAlign w:val="center"/>
          </w:tcPr>
          <w:p w14:paraId="0E753AB8" w14:textId="592F3E40" w:rsidR="00E56FF5" w:rsidRPr="00E56FF5" w:rsidRDefault="00E56FF5" w:rsidP="00E56FF5">
            <w:pPr>
              <w:spacing w:after="0"/>
              <w:rPr>
                <w:rFonts w:asciiTheme="minorHAnsi" w:hAnsiTheme="minorHAnsi"/>
                <w:iCs w:val="0"/>
                <w:color w:val="000000"/>
                <w:kern w:val="0"/>
                <w:sz w:val="22"/>
                <w:szCs w:val="22"/>
              </w:rPr>
            </w:pPr>
            <w:r w:rsidRPr="00E56FF5">
              <w:rPr>
                <w:rFonts w:asciiTheme="minorHAnsi" w:hAnsiTheme="minorHAnsi"/>
                <w:sz w:val="22"/>
              </w:rPr>
              <w:t>FAST xTU-R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425A4D28" w14:textId="65435E42" w:rsidR="00E56FF5" w:rsidRPr="004D2FDA" w:rsidRDefault="00E56FF5" w:rsidP="00E56FF5">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B428F9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AB040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w:t>
            </w:r>
          </w:p>
        </w:tc>
        <w:tc>
          <w:tcPr>
            <w:tcW w:w="840" w:type="dxa"/>
            <w:tcBorders>
              <w:top w:val="nil"/>
              <w:left w:val="single" w:sz="4" w:space="0" w:color="auto"/>
              <w:bottom w:val="nil"/>
              <w:right w:val="single" w:sz="4" w:space="0" w:color="auto"/>
            </w:tcBorders>
            <w:shd w:val="clear" w:color="auto" w:fill="auto"/>
            <w:noWrap/>
            <w:vAlign w:val="bottom"/>
            <w:hideMark/>
          </w:tcPr>
          <w:p w14:paraId="16972A4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12</w:t>
            </w:r>
          </w:p>
        </w:tc>
        <w:tc>
          <w:tcPr>
            <w:tcW w:w="5800" w:type="dxa"/>
            <w:tcBorders>
              <w:top w:val="nil"/>
              <w:left w:val="single" w:sz="4" w:space="0" w:color="auto"/>
              <w:bottom w:val="nil"/>
              <w:right w:val="single" w:sz="4" w:space="0" w:color="auto"/>
            </w:tcBorders>
            <w:shd w:val="clear" w:color="auto" w:fill="auto"/>
            <w:noWrap/>
            <w:vAlign w:val="bottom"/>
            <w:hideMark/>
          </w:tcPr>
          <w:p w14:paraId="403D34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CES UNI</w:t>
            </w:r>
          </w:p>
        </w:tc>
        <w:tc>
          <w:tcPr>
            <w:tcW w:w="1162" w:type="dxa"/>
            <w:tcBorders>
              <w:top w:val="nil"/>
              <w:left w:val="single" w:sz="4" w:space="0" w:color="auto"/>
              <w:bottom w:val="nil"/>
              <w:right w:val="single" w:sz="4" w:space="0" w:color="auto"/>
            </w:tcBorders>
            <w:shd w:val="clear" w:color="auto" w:fill="auto"/>
            <w:noWrap/>
            <w:vAlign w:val="bottom"/>
            <w:hideMark/>
          </w:tcPr>
          <w:p w14:paraId="0721EB0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AC2A5D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8A52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9.8.2</w:t>
            </w:r>
          </w:p>
        </w:tc>
        <w:tc>
          <w:tcPr>
            <w:tcW w:w="840" w:type="dxa"/>
            <w:tcBorders>
              <w:top w:val="nil"/>
              <w:left w:val="single" w:sz="4" w:space="0" w:color="auto"/>
              <w:bottom w:val="nil"/>
              <w:right w:val="single" w:sz="4" w:space="0" w:color="auto"/>
            </w:tcBorders>
            <w:shd w:val="clear" w:color="auto" w:fill="auto"/>
            <w:noWrap/>
            <w:vAlign w:val="bottom"/>
            <w:hideMark/>
          </w:tcPr>
          <w:p w14:paraId="6C81E09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w:t>
            </w:r>
          </w:p>
        </w:tc>
        <w:tc>
          <w:tcPr>
            <w:tcW w:w="5800" w:type="dxa"/>
            <w:tcBorders>
              <w:top w:val="nil"/>
              <w:left w:val="single" w:sz="4" w:space="0" w:color="auto"/>
              <w:bottom w:val="nil"/>
              <w:right w:val="single" w:sz="4" w:space="0" w:color="auto"/>
            </w:tcBorders>
            <w:shd w:val="clear" w:color="auto" w:fill="auto"/>
            <w:noWrap/>
            <w:vAlign w:val="bottom"/>
            <w:hideMark/>
          </w:tcPr>
          <w:p w14:paraId="4D914F4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Logical N × 64 kbit/s sub-port connection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5A9A412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1997A6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8615B8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9.8.3</w:t>
            </w:r>
          </w:p>
        </w:tc>
        <w:tc>
          <w:tcPr>
            <w:tcW w:w="840" w:type="dxa"/>
            <w:tcBorders>
              <w:top w:val="nil"/>
              <w:left w:val="single" w:sz="4" w:space="0" w:color="auto"/>
              <w:bottom w:val="nil"/>
              <w:right w:val="single" w:sz="4" w:space="0" w:color="auto"/>
            </w:tcBorders>
            <w:shd w:val="clear" w:color="auto" w:fill="auto"/>
            <w:noWrap/>
            <w:vAlign w:val="bottom"/>
            <w:hideMark/>
          </w:tcPr>
          <w:p w14:paraId="5A0076B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21</w:t>
            </w:r>
          </w:p>
        </w:tc>
        <w:tc>
          <w:tcPr>
            <w:tcW w:w="5800" w:type="dxa"/>
            <w:tcBorders>
              <w:top w:val="nil"/>
              <w:left w:val="single" w:sz="4" w:space="0" w:color="auto"/>
              <w:bottom w:val="nil"/>
              <w:right w:val="single" w:sz="4" w:space="0" w:color="auto"/>
            </w:tcBorders>
            <w:shd w:val="clear" w:color="auto" w:fill="auto"/>
            <w:noWrap/>
            <w:vAlign w:val="bottom"/>
            <w:hideMark/>
          </w:tcPr>
          <w:p w14:paraId="5ED771A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0A2FAA0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7FC8EC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7FA527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9.8.4</w:t>
            </w:r>
          </w:p>
        </w:tc>
        <w:tc>
          <w:tcPr>
            <w:tcW w:w="840" w:type="dxa"/>
            <w:tcBorders>
              <w:top w:val="nil"/>
              <w:left w:val="single" w:sz="4" w:space="0" w:color="auto"/>
              <w:bottom w:val="nil"/>
              <w:right w:val="single" w:sz="4" w:space="0" w:color="auto"/>
            </w:tcBorders>
            <w:shd w:val="clear" w:color="auto" w:fill="auto"/>
            <w:noWrap/>
            <w:vAlign w:val="bottom"/>
            <w:hideMark/>
          </w:tcPr>
          <w:p w14:paraId="393A287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23</w:t>
            </w:r>
          </w:p>
        </w:tc>
        <w:tc>
          <w:tcPr>
            <w:tcW w:w="5800" w:type="dxa"/>
            <w:tcBorders>
              <w:top w:val="nil"/>
              <w:left w:val="single" w:sz="4" w:space="0" w:color="auto"/>
              <w:bottom w:val="nil"/>
              <w:right w:val="single" w:sz="4" w:space="0" w:color="auto"/>
            </w:tcBorders>
            <w:shd w:val="clear" w:color="auto" w:fill="auto"/>
            <w:noWrap/>
            <w:vAlign w:val="bottom"/>
            <w:hideMark/>
          </w:tcPr>
          <w:p w14:paraId="072E845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E98D3A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0C43A4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EFE2B5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9.8.5</w:t>
            </w:r>
          </w:p>
        </w:tc>
        <w:tc>
          <w:tcPr>
            <w:tcW w:w="840" w:type="dxa"/>
            <w:tcBorders>
              <w:top w:val="nil"/>
              <w:left w:val="single" w:sz="4" w:space="0" w:color="auto"/>
              <w:bottom w:val="nil"/>
              <w:right w:val="single" w:sz="4" w:space="0" w:color="auto"/>
            </w:tcBorders>
            <w:shd w:val="clear" w:color="auto" w:fill="auto"/>
            <w:noWrap/>
            <w:vAlign w:val="bottom"/>
            <w:hideMark/>
          </w:tcPr>
          <w:p w14:paraId="57D20B5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282</w:t>
            </w:r>
          </w:p>
        </w:tc>
        <w:tc>
          <w:tcPr>
            <w:tcW w:w="5800" w:type="dxa"/>
            <w:tcBorders>
              <w:top w:val="nil"/>
              <w:left w:val="single" w:sz="4" w:space="0" w:color="auto"/>
              <w:bottom w:val="nil"/>
              <w:right w:val="single" w:sz="4" w:space="0" w:color="auto"/>
            </w:tcBorders>
            <w:shd w:val="clear" w:color="auto" w:fill="auto"/>
            <w:noWrap/>
            <w:vAlign w:val="bottom"/>
            <w:hideMark/>
          </w:tcPr>
          <w:p w14:paraId="3009D4C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435D8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57BFED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FCB2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9.8.6</w:t>
            </w:r>
          </w:p>
        </w:tc>
        <w:tc>
          <w:tcPr>
            <w:tcW w:w="840" w:type="dxa"/>
            <w:tcBorders>
              <w:top w:val="nil"/>
              <w:left w:val="single" w:sz="4" w:space="0" w:color="auto"/>
              <w:bottom w:val="nil"/>
              <w:right w:val="single" w:sz="4" w:space="0" w:color="auto"/>
            </w:tcBorders>
            <w:shd w:val="clear" w:color="auto" w:fill="auto"/>
            <w:noWrap/>
            <w:vAlign w:val="bottom"/>
            <w:hideMark/>
          </w:tcPr>
          <w:p w14:paraId="5368EE9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283</w:t>
            </w:r>
          </w:p>
        </w:tc>
        <w:tc>
          <w:tcPr>
            <w:tcW w:w="5800" w:type="dxa"/>
            <w:tcBorders>
              <w:top w:val="nil"/>
              <w:left w:val="single" w:sz="4" w:space="0" w:color="auto"/>
              <w:bottom w:val="nil"/>
              <w:right w:val="single" w:sz="4" w:space="0" w:color="auto"/>
            </w:tcBorders>
            <w:shd w:val="clear" w:color="auto" w:fill="auto"/>
            <w:noWrap/>
            <w:vAlign w:val="bottom"/>
            <w:hideMark/>
          </w:tcPr>
          <w:p w14:paraId="7B96BF9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pseudowire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6140294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892BE0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EBDEC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9.8.7</w:t>
            </w:r>
          </w:p>
        </w:tc>
        <w:tc>
          <w:tcPr>
            <w:tcW w:w="840" w:type="dxa"/>
            <w:tcBorders>
              <w:top w:val="nil"/>
              <w:left w:val="single" w:sz="4" w:space="0" w:color="auto"/>
              <w:bottom w:val="nil"/>
              <w:right w:val="single" w:sz="4" w:space="0" w:color="auto"/>
            </w:tcBorders>
            <w:shd w:val="clear" w:color="auto" w:fill="auto"/>
            <w:noWrap/>
            <w:vAlign w:val="bottom"/>
            <w:hideMark/>
          </w:tcPr>
          <w:p w14:paraId="63CEA1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284</w:t>
            </w:r>
          </w:p>
        </w:tc>
        <w:tc>
          <w:tcPr>
            <w:tcW w:w="5800" w:type="dxa"/>
            <w:tcBorders>
              <w:top w:val="nil"/>
              <w:left w:val="single" w:sz="4" w:space="0" w:color="auto"/>
              <w:bottom w:val="nil"/>
              <w:right w:val="single" w:sz="4" w:space="0" w:color="auto"/>
            </w:tcBorders>
            <w:shd w:val="clear" w:color="auto" w:fill="auto"/>
            <w:noWrap/>
            <w:vAlign w:val="bottom"/>
            <w:hideMark/>
          </w:tcPr>
          <w:p w14:paraId="09242A6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maintenance profile</w:t>
            </w:r>
          </w:p>
        </w:tc>
        <w:tc>
          <w:tcPr>
            <w:tcW w:w="1162" w:type="dxa"/>
            <w:tcBorders>
              <w:top w:val="nil"/>
              <w:left w:val="single" w:sz="4" w:space="0" w:color="auto"/>
              <w:bottom w:val="nil"/>
              <w:right w:val="single" w:sz="4" w:space="0" w:color="auto"/>
            </w:tcBorders>
            <w:shd w:val="clear" w:color="auto" w:fill="auto"/>
            <w:noWrap/>
            <w:vAlign w:val="bottom"/>
            <w:hideMark/>
          </w:tcPr>
          <w:p w14:paraId="4B7C3F3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95284E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0902B1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9.8.8</w:t>
            </w:r>
          </w:p>
        </w:tc>
        <w:tc>
          <w:tcPr>
            <w:tcW w:w="840" w:type="dxa"/>
            <w:tcBorders>
              <w:top w:val="nil"/>
              <w:left w:val="single" w:sz="4" w:space="0" w:color="auto"/>
              <w:bottom w:val="nil"/>
              <w:right w:val="single" w:sz="4" w:space="0" w:color="auto"/>
            </w:tcBorders>
            <w:shd w:val="clear" w:color="auto" w:fill="auto"/>
            <w:noWrap/>
            <w:vAlign w:val="bottom"/>
            <w:hideMark/>
          </w:tcPr>
          <w:p w14:paraId="25D10B0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285</w:t>
            </w:r>
          </w:p>
        </w:tc>
        <w:tc>
          <w:tcPr>
            <w:tcW w:w="5800" w:type="dxa"/>
            <w:tcBorders>
              <w:top w:val="nil"/>
              <w:left w:val="single" w:sz="4" w:space="0" w:color="auto"/>
              <w:bottom w:val="nil"/>
              <w:right w:val="single" w:sz="4" w:space="0" w:color="auto"/>
            </w:tcBorders>
            <w:shd w:val="clear" w:color="auto" w:fill="auto"/>
            <w:noWrap/>
            <w:vAlign w:val="bottom"/>
            <w:hideMark/>
          </w:tcPr>
          <w:p w14:paraId="5FA031C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Pseudowire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1FA2884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A28FB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DC1507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9.8.9</w:t>
            </w:r>
          </w:p>
        </w:tc>
        <w:tc>
          <w:tcPr>
            <w:tcW w:w="840" w:type="dxa"/>
            <w:tcBorders>
              <w:top w:val="nil"/>
              <w:left w:val="single" w:sz="4" w:space="0" w:color="auto"/>
              <w:bottom w:val="nil"/>
              <w:right w:val="single" w:sz="4" w:space="0" w:color="auto"/>
            </w:tcBorders>
            <w:shd w:val="clear" w:color="auto" w:fill="auto"/>
            <w:noWrap/>
            <w:vAlign w:val="bottom"/>
            <w:hideMark/>
          </w:tcPr>
          <w:p w14:paraId="6C39723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286</w:t>
            </w:r>
          </w:p>
        </w:tc>
        <w:tc>
          <w:tcPr>
            <w:tcW w:w="5800" w:type="dxa"/>
            <w:tcBorders>
              <w:top w:val="nil"/>
              <w:left w:val="single" w:sz="4" w:space="0" w:color="auto"/>
              <w:bottom w:val="nil"/>
              <w:right w:val="single" w:sz="4" w:space="0" w:color="auto"/>
            </w:tcBorders>
            <w:shd w:val="clear" w:color="auto" w:fill="auto"/>
            <w:noWrap/>
            <w:vAlign w:val="bottom"/>
            <w:hideMark/>
          </w:tcPr>
          <w:p w14:paraId="72DFD1F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flow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F87DCA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955686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14D57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9.8.12</w:t>
            </w:r>
          </w:p>
        </w:tc>
        <w:tc>
          <w:tcPr>
            <w:tcW w:w="840" w:type="dxa"/>
            <w:tcBorders>
              <w:top w:val="nil"/>
              <w:left w:val="single" w:sz="4" w:space="0" w:color="auto"/>
              <w:bottom w:val="nil"/>
              <w:right w:val="single" w:sz="4" w:space="0" w:color="auto"/>
            </w:tcBorders>
            <w:shd w:val="clear" w:color="auto" w:fill="auto"/>
            <w:noWrap/>
            <w:vAlign w:val="bottom"/>
            <w:hideMark/>
          </w:tcPr>
          <w:p w14:paraId="4F1FB01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319</w:t>
            </w:r>
          </w:p>
        </w:tc>
        <w:tc>
          <w:tcPr>
            <w:tcW w:w="5800" w:type="dxa"/>
            <w:tcBorders>
              <w:top w:val="nil"/>
              <w:left w:val="single" w:sz="4" w:space="0" w:color="auto"/>
              <w:bottom w:val="nil"/>
              <w:right w:val="single" w:sz="4" w:space="0" w:color="auto"/>
            </w:tcBorders>
            <w:shd w:val="clear" w:color="auto" w:fill="auto"/>
            <w:noWrap/>
            <w:vAlign w:val="bottom"/>
            <w:hideMark/>
          </w:tcPr>
          <w:p w14:paraId="0DB229E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 2</w:t>
            </w:r>
          </w:p>
        </w:tc>
        <w:tc>
          <w:tcPr>
            <w:tcW w:w="1162" w:type="dxa"/>
            <w:tcBorders>
              <w:top w:val="nil"/>
              <w:left w:val="single" w:sz="4" w:space="0" w:color="auto"/>
              <w:bottom w:val="nil"/>
              <w:right w:val="single" w:sz="4" w:space="0" w:color="auto"/>
            </w:tcBorders>
            <w:shd w:val="clear" w:color="auto" w:fill="auto"/>
            <w:noWrap/>
            <w:vAlign w:val="bottom"/>
            <w:hideMark/>
          </w:tcPr>
          <w:p w14:paraId="06FD954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19B4FA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9382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9.8.13</w:t>
            </w:r>
          </w:p>
        </w:tc>
        <w:tc>
          <w:tcPr>
            <w:tcW w:w="840" w:type="dxa"/>
            <w:tcBorders>
              <w:top w:val="nil"/>
              <w:left w:val="single" w:sz="4" w:space="0" w:color="auto"/>
              <w:bottom w:val="nil"/>
              <w:right w:val="single" w:sz="4" w:space="0" w:color="auto"/>
            </w:tcBorders>
            <w:shd w:val="clear" w:color="auto" w:fill="auto"/>
            <w:noWrap/>
            <w:vAlign w:val="bottom"/>
            <w:hideMark/>
          </w:tcPr>
          <w:p w14:paraId="71F89F9F"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320</w:t>
            </w:r>
          </w:p>
        </w:tc>
        <w:tc>
          <w:tcPr>
            <w:tcW w:w="5800" w:type="dxa"/>
            <w:tcBorders>
              <w:top w:val="nil"/>
              <w:left w:val="single" w:sz="4" w:space="0" w:color="auto"/>
              <w:bottom w:val="nil"/>
              <w:right w:val="single" w:sz="4" w:space="0" w:color="auto"/>
            </w:tcBorders>
            <w:shd w:val="clear" w:color="auto" w:fill="auto"/>
            <w:noWrap/>
            <w:vAlign w:val="bottom"/>
            <w:hideMark/>
          </w:tcPr>
          <w:p w14:paraId="6A1096F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CES physical interface performance monitoring history data 3</w:t>
            </w:r>
          </w:p>
        </w:tc>
        <w:tc>
          <w:tcPr>
            <w:tcW w:w="1162" w:type="dxa"/>
            <w:tcBorders>
              <w:top w:val="nil"/>
              <w:left w:val="single" w:sz="4" w:space="0" w:color="auto"/>
              <w:bottom w:val="nil"/>
              <w:right w:val="single" w:sz="4" w:space="0" w:color="auto"/>
            </w:tcBorders>
            <w:shd w:val="clear" w:color="auto" w:fill="auto"/>
            <w:noWrap/>
            <w:vAlign w:val="bottom"/>
            <w:hideMark/>
          </w:tcPr>
          <w:p w14:paraId="197C537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17788D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E4C905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9.8.14</w:t>
            </w:r>
          </w:p>
        </w:tc>
        <w:tc>
          <w:tcPr>
            <w:tcW w:w="840" w:type="dxa"/>
            <w:tcBorders>
              <w:top w:val="nil"/>
              <w:left w:val="single" w:sz="4" w:space="0" w:color="auto"/>
              <w:bottom w:val="nil"/>
              <w:right w:val="single" w:sz="4" w:space="0" w:color="auto"/>
            </w:tcBorders>
            <w:shd w:val="clear" w:color="auto" w:fill="auto"/>
            <w:noWrap/>
            <w:vAlign w:val="bottom"/>
            <w:hideMark/>
          </w:tcPr>
          <w:p w14:paraId="6A493F8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333</w:t>
            </w:r>
          </w:p>
        </w:tc>
        <w:tc>
          <w:tcPr>
            <w:tcW w:w="5800" w:type="dxa"/>
            <w:tcBorders>
              <w:top w:val="nil"/>
              <w:left w:val="single" w:sz="4" w:space="0" w:color="auto"/>
              <w:bottom w:val="nil"/>
              <w:right w:val="single" w:sz="4" w:space="0" w:color="auto"/>
            </w:tcBorders>
            <w:shd w:val="clear" w:color="auto" w:fill="auto"/>
            <w:noWrap/>
            <w:vAlign w:val="bottom"/>
            <w:hideMark/>
          </w:tcPr>
          <w:p w14:paraId="1717F30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MPLS pseudowire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CD3B94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D91774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1C8CAB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9.8.15</w:t>
            </w:r>
          </w:p>
        </w:tc>
        <w:tc>
          <w:tcPr>
            <w:tcW w:w="840" w:type="dxa"/>
            <w:tcBorders>
              <w:top w:val="nil"/>
              <w:left w:val="single" w:sz="4" w:space="0" w:color="auto"/>
              <w:bottom w:val="nil"/>
              <w:right w:val="single" w:sz="4" w:space="0" w:color="auto"/>
            </w:tcBorders>
            <w:shd w:val="clear" w:color="auto" w:fill="auto"/>
            <w:noWrap/>
            <w:vAlign w:val="bottom"/>
            <w:hideMark/>
          </w:tcPr>
          <w:p w14:paraId="1F14991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337</w:t>
            </w:r>
          </w:p>
        </w:tc>
        <w:tc>
          <w:tcPr>
            <w:tcW w:w="5800" w:type="dxa"/>
            <w:tcBorders>
              <w:top w:val="nil"/>
              <w:left w:val="single" w:sz="4" w:space="0" w:color="auto"/>
              <w:bottom w:val="nil"/>
              <w:right w:val="single" w:sz="4" w:space="0" w:color="auto"/>
            </w:tcBorders>
            <w:shd w:val="clear" w:color="auto" w:fill="auto"/>
            <w:noWrap/>
            <w:vAlign w:val="bottom"/>
            <w:hideMark/>
          </w:tcPr>
          <w:p w14:paraId="7441779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ATM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E96E30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9FB568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09923B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9.8.16</w:t>
            </w:r>
          </w:p>
        </w:tc>
        <w:tc>
          <w:tcPr>
            <w:tcW w:w="840" w:type="dxa"/>
            <w:tcBorders>
              <w:top w:val="nil"/>
              <w:left w:val="single" w:sz="4" w:space="0" w:color="auto"/>
              <w:bottom w:val="nil"/>
              <w:right w:val="single" w:sz="4" w:space="0" w:color="auto"/>
            </w:tcBorders>
            <w:shd w:val="clear" w:color="auto" w:fill="auto"/>
            <w:noWrap/>
            <w:vAlign w:val="bottom"/>
            <w:hideMark/>
          </w:tcPr>
          <w:p w14:paraId="6DFD517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338</w:t>
            </w:r>
          </w:p>
        </w:tc>
        <w:tc>
          <w:tcPr>
            <w:tcW w:w="5800" w:type="dxa"/>
            <w:tcBorders>
              <w:top w:val="nil"/>
              <w:left w:val="single" w:sz="4" w:space="0" w:color="auto"/>
              <w:bottom w:val="nil"/>
              <w:right w:val="single" w:sz="4" w:space="0" w:color="auto"/>
            </w:tcBorders>
            <w:shd w:val="clear" w:color="auto" w:fill="auto"/>
            <w:noWrap/>
            <w:vAlign w:val="bottom"/>
            <w:hideMark/>
          </w:tcPr>
          <w:p w14:paraId="2A2C395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ATM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D9FE40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CF7166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A325FD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9.8.17</w:t>
            </w:r>
          </w:p>
        </w:tc>
        <w:tc>
          <w:tcPr>
            <w:tcW w:w="840" w:type="dxa"/>
            <w:tcBorders>
              <w:top w:val="nil"/>
              <w:left w:val="single" w:sz="4" w:space="0" w:color="auto"/>
              <w:bottom w:val="nil"/>
              <w:right w:val="single" w:sz="4" w:space="0" w:color="auto"/>
            </w:tcBorders>
            <w:shd w:val="clear" w:color="auto" w:fill="auto"/>
            <w:noWrap/>
            <w:vAlign w:val="bottom"/>
            <w:hideMark/>
          </w:tcPr>
          <w:p w14:paraId="39929D6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339</w:t>
            </w:r>
          </w:p>
        </w:tc>
        <w:tc>
          <w:tcPr>
            <w:tcW w:w="5800" w:type="dxa"/>
            <w:tcBorders>
              <w:top w:val="nil"/>
              <w:left w:val="single" w:sz="4" w:space="0" w:color="auto"/>
              <w:bottom w:val="nil"/>
              <w:right w:val="single" w:sz="4" w:space="0" w:color="auto"/>
            </w:tcBorders>
            <w:shd w:val="clear" w:color="auto" w:fill="auto"/>
            <w:noWrap/>
            <w:vAlign w:val="bottom"/>
            <w:hideMark/>
          </w:tcPr>
          <w:p w14:paraId="48AC84E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PW Ethernet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1D72822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0B3CC9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22AB1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9.8.18</w:t>
            </w:r>
          </w:p>
        </w:tc>
        <w:tc>
          <w:tcPr>
            <w:tcW w:w="840" w:type="dxa"/>
            <w:tcBorders>
              <w:top w:val="nil"/>
              <w:left w:val="single" w:sz="4" w:space="0" w:color="auto"/>
              <w:bottom w:val="nil"/>
              <w:right w:val="single" w:sz="4" w:space="0" w:color="auto"/>
            </w:tcBorders>
            <w:shd w:val="clear" w:color="auto" w:fill="auto"/>
            <w:noWrap/>
            <w:vAlign w:val="bottom"/>
            <w:hideMark/>
          </w:tcPr>
          <w:p w14:paraId="530B0E2A"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400</w:t>
            </w:r>
          </w:p>
        </w:tc>
        <w:tc>
          <w:tcPr>
            <w:tcW w:w="5800" w:type="dxa"/>
            <w:tcBorders>
              <w:top w:val="nil"/>
              <w:left w:val="single" w:sz="4" w:space="0" w:color="auto"/>
              <w:bottom w:val="nil"/>
              <w:right w:val="single" w:sz="4" w:space="0" w:color="auto"/>
            </w:tcBorders>
            <w:shd w:val="clear" w:color="auto" w:fill="auto"/>
            <w:noWrap/>
            <w:vAlign w:val="bottom"/>
            <w:hideMark/>
          </w:tcPr>
          <w:p w14:paraId="6A2B358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Ethernet pseudowire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16B2495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1B0C13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CBCBC1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w:t>
            </w:r>
          </w:p>
        </w:tc>
        <w:tc>
          <w:tcPr>
            <w:tcW w:w="840" w:type="dxa"/>
            <w:tcBorders>
              <w:top w:val="nil"/>
              <w:left w:val="single" w:sz="4" w:space="0" w:color="auto"/>
              <w:bottom w:val="nil"/>
              <w:right w:val="single" w:sz="4" w:space="0" w:color="auto"/>
            </w:tcBorders>
            <w:shd w:val="clear" w:color="auto" w:fill="auto"/>
            <w:noWrap/>
            <w:vAlign w:val="bottom"/>
            <w:hideMark/>
          </w:tcPr>
          <w:p w14:paraId="0F885BC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53</w:t>
            </w:r>
          </w:p>
        </w:tc>
        <w:tc>
          <w:tcPr>
            <w:tcW w:w="5800" w:type="dxa"/>
            <w:tcBorders>
              <w:top w:val="nil"/>
              <w:left w:val="single" w:sz="4" w:space="0" w:color="auto"/>
              <w:bottom w:val="nil"/>
              <w:right w:val="single" w:sz="4" w:space="0" w:color="auto"/>
            </w:tcBorders>
            <w:shd w:val="clear" w:color="auto" w:fill="auto"/>
            <w:noWrap/>
            <w:vAlign w:val="bottom"/>
            <w:hideMark/>
          </w:tcPr>
          <w:p w14:paraId="7D36B01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POTS UNI</w:t>
            </w:r>
          </w:p>
        </w:tc>
        <w:tc>
          <w:tcPr>
            <w:tcW w:w="1162" w:type="dxa"/>
            <w:tcBorders>
              <w:top w:val="nil"/>
              <w:left w:val="single" w:sz="4" w:space="0" w:color="auto"/>
              <w:bottom w:val="nil"/>
              <w:right w:val="single" w:sz="4" w:space="0" w:color="auto"/>
            </w:tcBorders>
            <w:shd w:val="clear" w:color="auto" w:fill="auto"/>
            <w:noWrap/>
            <w:vAlign w:val="bottom"/>
            <w:hideMark/>
          </w:tcPr>
          <w:p w14:paraId="360D924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EA96D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F179F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w:t>
            </w:r>
          </w:p>
        </w:tc>
        <w:tc>
          <w:tcPr>
            <w:tcW w:w="840" w:type="dxa"/>
            <w:tcBorders>
              <w:top w:val="nil"/>
              <w:left w:val="single" w:sz="4" w:space="0" w:color="auto"/>
              <w:bottom w:val="nil"/>
              <w:right w:val="single" w:sz="4" w:space="0" w:color="auto"/>
            </w:tcBorders>
            <w:shd w:val="clear" w:color="auto" w:fill="auto"/>
            <w:noWrap/>
            <w:vAlign w:val="bottom"/>
            <w:hideMark/>
          </w:tcPr>
          <w:p w14:paraId="2EE1569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153</w:t>
            </w:r>
          </w:p>
        </w:tc>
        <w:tc>
          <w:tcPr>
            <w:tcW w:w="5800" w:type="dxa"/>
            <w:tcBorders>
              <w:top w:val="nil"/>
              <w:left w:val="single" w:sz="4" w:space="0" w:color="auto"/>
              <w:bottom w:val="nil"/>
              <w:right w:val="single" w:sz="4" w:space="0" w:color="auto"/>
            </w:tcBorders>
            <w:shd w:val="clear" w:color="auto" w:fill="auto"/>
            <w:noWrap/>
            <w:vAlign w:val="bottom"/>
            <w:hideMark/>
          </w:tcPr>
          <w:p w14:paraId="15C3D8D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User Data</w:t>
            </w:r>
          </w:p>
        </w:tc>
        <w:tc>
          <w:tcPr>
            <w:tcW w:w="1162" w:type="dxa"/>
            <w:tcBorders>
              <w:top w:val="nil"/>
              <w:left w:val="single" w:sz="4" w:space="0" w:color="auto"/>
              <w:bottom w:val="nil"/>
              <w:right w:val="single" w:sz="4" w:space="0" w:color="auto"/>
            </w:tcBorders>
            <w:shd w:val="clear" w:color="auto" w:fill="auto"/>
            <w:noWrap/>
            <w:vAlign w:val="bottom"/>
            <w:hideMark/>
          </w:tcPr>
          <w:p w14:paraId="15627E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08E5A3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4E34E1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9.9.3</w:t>
            </w:r>
          </w:p>
        </w:tc>
        <w:tc>
          <w:tcPr>
            <w:tcW w:w="840" w:type="dxa"/>
            <w:tcBorders>
              <w:top w:val="nil"/>
              <w:left w:val="single" w:sz="4" w:space="0" w:color="auto"/>
              <w:bottom w:val="nil"/>
              <w:right w:val="single" w:sz="4" w:space="0" w:color="auto"/>
            </w:tcBorders>
            <w:shd w:val="clear" w:color="auto" w:fill="auto"/>
            <w:noWrap/>
            <w:vAlign w:val="bottom"/>
            <w:hideMark/>
          </w:tcPr>
          <w:p w14:paraId="5F369F6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150</w:t>
            </w:r>
          </w:p>
        </w:tc>
        <w:tc>
          <w:tcPr>
            <w:tcW w:w="5800" w:type="dxa"/>
            <w:tcBorders>
              <w:top w:val="nil"/>
              <w:left w:val="single" w:sz="4" w:space="0" w:color="auto"/>
              <w:bottom w:val="nil"/>
              <w:right w:val="single" w:sz="4" w:space="0" w:color="auto"/>
            </w:tcBorders>
            <w:shd w:val="clear" w:color="auto" w:fill="auto"/>
            <w:noWrap/>
            <w:vAlign w:val="bottom"/>
            <w:hideMark/>
          </w:tcPr>
          <w:p w14:paraId="4D8DA88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4E871DC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CE25C0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0280B0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9.9.4</w:t>
            </w:r>
          </w:p>
        </w:tc>
        <w:tc>
          <w:tcPr>
            <w:tcW w:w="840" w:type="dxa"/>
            <w:tcBorders>
              <w:top w:val="nil"/>
              <w:left w:val="single" w:sz="4" w:space="0" w:color="auto"/>
              <w:bottom w:val="nil"/>
              <w:right w:val="single" w:sz="4" w:space="0" w:color="auto"/>
            </w:tcBorders>
            <w:shd w:val="clear" w:color="auto" w:fill="auto"/>
            <w:noWrap/>
            <w:vAlign w:val="bottom"/>
            <w:hideMark/>
          </w:tcPr>
          <w:p w14:paraId="7B3B1E7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139</w:t>
            </w:r>
          </w:p>
        </w:tc>
        <w:tc>
          <w:tcPr>
            <w:tcW w:w="5800" w:type="dxa"/>
            <w:tcBorders>
              <w:top w:val="nil"/>
              <w:left w:val="single" w:sz="4" w:space="0" w:color="auto"/>
              <w:bottom w:val="nil"/>
              <w:right w:val="single" w:sz="4" w:space="0" w:color="auto"/>
            </w:tcBorders>
            <w:shd w:val="clear" w:color="auto" w:fill="auto"/>
            <w:noWrap/>
            <w:vAlign w:val="bottom"/>
            <w:hideMark/>
          </w:tcPr>
          <w:p w14:paraId="260BE9A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voice CTP</w:t>
            </w:r>
          </w:p>
        </w:tc>
        <w:tc>
          <w:tcPr>
            <w:tcW w:w="1162" w:type="dxa"/>
            <w:tcBorders>
              <w:top w:val="nil"/>
              <w:left w:val="single" w:sz="4" w:space="0" w:color="auto"/>
              <w:bottom w:val="nil"/>
              <w:right w:val="single" w:sz="4" w:space="0" w:color="auto"/>
            </w:tcBorders>
            <w:shd w:val="clear" w:color="auto" w:fill="auto"/>
            <w:noWrap/>
            <w:vAlign w:val="bottom"/>
            <w:hideMark/>
          </w:tcPr>
          <w:p w14:paraId="320ECD2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840862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2F1CEE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9.9.5</w:t>
            </w:r>
          </w:p>
        </w:tc>
        <w:tc>
          <w:tcPr>
            <w:tcW w:w="840" w:type="dxa"/>
            <w:tcBorders>
              <w:top w:val="nil"/>
              <w:left w:val="single" w:sz="4" w:space="0" w:color="auto"/>
              <w:bottom w:val="nil"/>
              <w:right w:val="single" w:sz="4" w:space="0" w:color="auto"/>
            </w:tcBorders>
            <w:shd w:val="clear" w:color="auto" w:fill="auto"/>
            <w:noWrap/>
            <w:vAlign w:val="bottom"/>
            <w:hideMark/>
          </w:tcPr>
          <w:p w14:paraId="619BB46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142</w:t>
            </w:r>
          </w:p>
        </w:tc>
        <w:tc>
          <w:tcPr>
            <w:tcW w:w="5800" w:type="dxa"/>
            <w:tcBorders>
              <w:top w:val="nil"/>
              <w:left w:val="single" w:sz="4" w:space="0" w:color="auto"/>
              <w:bottom w:val="nil"/>
              <w:right w:val="single" w:sz="4" w:space="0" w:color="auto"/>
            </w:tcBorders>
            <w:shd w:val="clear" w:color="auto" w:fill="auto"/>
            <w:noWrap/>
            <w:vAlign w:val="bottom"/>
            <w:hideMark/>
          </w:tcPr>
          <w:p w14:paraId="2D64EBF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media profile</w:t>
            </w:r>
          </w:p>
        </w:tc>
        <w:tc>
          <w:tcPr>
            <w:tcW w:w="1162" w:type="dxa"/>
            <w:tcBorders>
              <w:top w:val="nil"/>
              <w:left w:val="single" w:sz="4" w:space="0" w:color="auto"/>
              <w:bottom w:val="nil"/>
              <w:right w:val="single" w:sz="4" w:space="0" w:color="auto"/>
            </w:tcBorders>
            <w:shd w:val="clear" w:color="auto" w:fill="auto"/>
            <w:noWrap/>
            <w:vAlign w:val="bottom"/>
            <w:hideMark/>
          </w:tcPr>
          <w:p w14:paraId="13BD826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1EA227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68679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9.9.6</w:t>
            </w:r>
          </w:p>
        </w:tc>
        <w:tc>
          <w:tcPr>
            <w:tcW w:w="840" w:type="dxa"/>
            <w:tcBorders>
              <w:top w:val="nil"/>
              <w:left w:val="single" w:sz="4" w:space="0" w:color="auto"/>
              <w:bottom w:val="nil"/>
              <w:right w:val="single" w:sz="4" w:space="0" w:color="auto"/>
            </w:tcBorders>
            <w:shd w:val="clear" w:color="auto" w:fill="auto"/>
            <w:noWrap/>
            <w:vAlign w:val="bottom"/>
            <w:hideMark/>
          </w:tcPr>
          <w:p w14:paraId="565B776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58</w:t>
            </w:r>
          </w:p>
        </w:tc>
        <w:tc>
          <w:tcPr>
            <w:tcW w:w="5800" w:type="dxa"/>
            <w:tcBorders>
              <w:top w:val="nil"/>
              <w:left w:val="single" w:sz="4" w:space="0" w:color="auto"/>
              <w:bottom w:val="nil"/>
              <w:right w:val="single" w:sz="4" w:space="0" w:color="auto"/>
            </w:tcBorders>
            <w:shd w:val="clear" w:color="auto" w:fill="auto"/>
            <w:noWrap/>
            <w:vAlign w:val="bottom"/>
            <w:hideMark/>
          </w:tcPr>
          <w:p w14:paraId="0E0193C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Voice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6D8FD4F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8570D6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E38BFC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9.9.7</w:t>
            </w:r>
          </w:p>
        </w:tc>
        <w:tc>
          <w:tcPr>
            <w:tcW w:w="840" w:type="dxa"/>
            <w:tcBorders>
              <w:top w:val="nil"/>
              <w:left w:val="single" w:sz="4" w:space="0" w:color="auto"/>
              <w:bottom w:val="nil"/>
              <w:right w:val="single" w:sz="4" w:space="0" w:color="auto"/>
            </w:tcBorders>
            <w:shd w:val="clear" w:color="auto" w:fill="auto"/>
            <w:noWrap/>
            <w:vAlign w:val="bottom"/>
            <w:hideMark/>
          </w:tcPr>
          <w:p w14:paraId="722287B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143</w:t>
            </w:r>
          </w:p>
        </w:tc>
        <w:tc>
          <w:tcPr>
            <w:tcW w:w="5800" w:type="dxa"/>
            <w:tcBorders>
              <w:top w:val="nil"/>
              <w:left w:val="single" w:sz="4" w:space="0" w:color="auto"/>
              <w:bottom w:val="nil"/>
              <w:right w:val="single" w:sz="4" w:space="0" w:color="auto"/>
            </w:tcBorders>
            <w:shd w:val="clear" w:color="auto" w:fill="auto"/>
            <w:noWrap/>
            <w:vAlign w:val="bottom"/>
            <w:hideMark/>
          </w:tcPr>
          <w:p w14:paraId="31BC6CF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profile data</w:t>
            </w:r>
          </w:p>
        </w:tc>
        <w:tc>
          <w:tcPr>
            <w:tcW w:w="1162" w:type="dxa"/>
            <w:tcBorders>
              <w:top w:val="nil"/>
              <w:left w:val="single" w:sz="4" w:space="0" w:color="auto"/>
              <w:bottom w:val="nil"/>
              <w:right w:val="single" w:sz="4" w:space="0" w:color="auto"/>
            </w:tcBorders>
            <w:shd w:val="clear" w:color="auto" w:fill="auto"/>
            <w:noWrap/>
            <w:vAlign w:val="bottom"/>
            <w:hideMark/>
          </w:tcPr>
          <w:p w14:paraId="24AC12B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14E70D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A9621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9.9.8</w:t>
            </w:r>
          </w:p>
        </w:tc>
        <w:tc>
          <w:tcPr>
            <w:tcW w:w="840" w:type="dxa"/>
            <w:tcBorders>
              <w:top w:val="nil"/>
              <w:left w:val="single" w:sz="4" w:space="0" w:color="auto"/>
              <w:bottom w:val="nil"/>
              <w:right w:val="single" w:sz="4" w:space="0" w:color="auto"/>
            </w:tcBorders>
            <w:shd w:val="clear" w:color="auto" w:fill="auto"/>
            <w:noWrap/>
            <w:vAlign w:val="bottom"/>
            <w:hideMark/>
          </w:tcPr>
          <w:p w14:paraId="0323C43A"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146</w:t>
            </w:r>
          </w:p>
        </w:tc>
        <w:tc>
          <w:tcPr>
            <w:tcW w:w="5800" w:type="dxa"/>
            <w:tcBorders>
              <w:top w:val="nil"/>
              <w:left w:val="single" w:sz="4" w:space="0" w:color="auto"/>
              <w:bottom w:val="nil"/>
              <w:right w:val="single" w:sz="4" w:space="0" w:color="auto"/>
            </w:tcBorders>
            <w:shd w:val="clear" w:color="auto" w:fill="auto"/>
            <w:noWrap/>
            <w:vAlign w:val="bottom"/>
            <w:hideMark/>
          </w:tcPr>
          <w:p w14:paraId="0E2B925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application service profile</w:t>
            </w:r>
          </w:p>
        </w:tc>
        <w:tc>
          <w:tcPr>
            <w:tcW w:w="1162" w:type="dxa"/>
            <w:tcBorders>
              <w:top w:val="nil"/>
              <w:left w:val="single" w:sz="4" w:space="0" w:color="auto"/>
              <w:bottom w:val="nil"/>
              <w:right w:val="single" w:sz="4" w:space="0" w:color="auto"/>
            </w:tcBorders>
            <w:shd w:val="clear" w:color="auto" w:fill="auto"/>
            <w:noWrap/>
            <w:vAlign w:val="bottom"/>
            <w:hideMark/>
          </w:tcPr>
          <w:p w14:paraId="38996F4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24108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94D0DC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9.9.9</w:t>
            </w:r>
          </w:p>
        </w:tc>
        <w:tc>
          <w:tcPr>
            <w:tcW w:w="840" w:type="dxa"/>
            <w:tcBorders>
              <w:top w:val="nil"/>
              <w:left w:val="single" w:sz="4" w:space="0" w:color="auto"/>
              <w:bottom w:val="nil"/>
              <w:right w:val="single" w:sz="4" w:space="0" w:color="auto"/>
            </w:tcBorders>
            <w:shd w:val="clear" w:color="auto" w:fill="auto"/>
            <w:noWrap/>
            <w:vAlign w:val="bottom"/>
            <w:hideMark/>
          </w:tcPr>
          <w:p w14:paraId="4C1755C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147</w:t>
            </w:r>
          </w:p>
        </w:tc>
        <w:tc>
          <w:tcPr>
            <w:tcW w:w="5800" w:type="dxa"/>
            <w:tcBorders>
              <w:top w:val="nil"/>
              <w:left w:val="single" w:sz="4" w:space="0" w:color="auto"/>
              <w:bottom w:val="nil"/>
              <w:right w:val="single" w:sz="4" w:space="0" w:color="auto"/>
            </w:tcBorders>
            <w:shd w:val="clear" w:color="auto" w:fill="auto"/>
            <w:noWrap/>
            <w:vAlign w:val="bottom"/>
            <w:hideMark/>
          </w:tcPr>
          <w:p w14:paraId="36437B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feature access codes</w:t>
            </w:r>
          </w:p>
        </w:tc>
        <w:tc>
          <w:tcPr>
            <w:tcW w:w="1162" w:type="dxa"/>
            <w:tcBorders>
              <w:top w:val="nil"/>
              <w:left w:val="single" w:sz="4" w:space="0" w:color="auto"/>
              <w:bottom w:val="nil"/>
              <w:right w:val="single" w:sz="4" w:space="0" w:color="auto"/>
            </w:tcBorders>
            <w:shd w:val="clear" w:color="auto" w:fill="auto"/>
            <w:noWrap/>
            <w:vAlign w:val="bottom"/>
            <w:hideMark/>
          </w:tcPr>
          <w:p w14:paraId="55EAA76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1DA647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09BC2A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9.9.10</w:t>
            </w:r>
          </w:p>
        </w:tc>
        <w:tc>
          <w:tcPr>
            <w:tcW w:w="840" w:type="dxa"/>
            <w:tcBorders>
              <w:top w:val="nil"/>
              <w:left w:val="single" w:sz="4" w:space="0" w:color="auto"/>
              <w:bottom w:val="nil"/>
              <w:right w:val="single" w:sz="4" w:space="0" w:color="auto"/>
            </w:tcBorders>
            <w:shd w:val="clear" w:color="auto" w:fill="auto"/>
            <w:noWrap/>
            <w:vAlign w:val="bottom"/>
            <w:hideMark/>
          </w:tcPr>
          <w:p w14:paraId="028804F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145</w:t>
            </w:r>
          </w:p>
        </w:tc>
        <w:tc>
          <w:tcPr>
            <w:tcW w:w="5800" w:type="dxa"/>
            <w:tcBorders>
              <w:top w:val="nil"/>
              <w:left w:val="single" w:sz="4" w:space="0" w:color="auto"/>
              <w:bottom w:val="nil"/>
              <w:right w:val="single" w:sz="4" w:space="0" w:color="auto"/>
            </w:tcBorders>
            <w:shd w:val="clear" w:color="auto" w:fill="auto"/>
            <w:noWrap/>
            <w:vAlign w:val="bottom"/>
            <w:hideMark/>
          </w:tcPr>
          <w:p w14:paraId="373378A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Network Dial Plan</w:t>
            </w:r>
          </w:p>
        </w:tc>
        <w:tc>
          <w:tcPr>
            <w:tcW w:w="1162" w:type="dxa"/>
            <w:tcBorders>
              <w:top w:val="nil"/>
              <w:left w:val="single" w:sz="4" w:space="0" w:color="auto"/>
              <w:bottom w:val="nil"/>
              <w:right w:val="single" w:sz="4" w:space="0" w:color="auto"/>
            </w:tcBorders>
            <w:shd w:val="clear" w:color="auto" w:fill="auto"/>
            <w:noWrap/>
            <w:vAlign w:val="bottom"/>
            <w:hideMark/>
          </w:tcPr>
          <w:p w14:paraId="4CA99C3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2EAC28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24BE59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9.9.11</w:t>
            </w:r>
          </w:p>
        </w:tc>
        <w:tc>
          <w:tcPr>
            <w:tcW w:w="840" w:type="dxa"/>
            <w:tcBorders>
              <w:top w:val="nil"/>
              <w:left w:val="single" w:sz="4" w:space="0" w:color="auto"/>
              <w:bottom w:val="nil"/>
              <w:right w:val="single" w:sz="4" w:space="0" w:color="auto"/>
            </w:tcBorders>
            <w:shd w:val="clear" w:color="auto" w:fill="auto"/>
            <w:noWrap/>
            <w:vAlign w:val="bottom"/>
            <w:hideMark/>
          </w:tcPr>
          <w:p w14:paraId="44B3C7F1"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141</w:t>
            </w:r>
          </w:p>
        </w:tc>
        <w:tc>
          <w:tcPr>
            <w:tcW w:w="5800" w:type="dxa"/>
            <w:tcBorders>
              <w:top w:val="nil"/>
              <w:left w:val="single" w:sz="4" w:space="0" w:color="auto"/>
              <w:bottom w:val="nil"/>
              <w:right w:val="single" w:sz="4" w:space="0" w:color="auto"/>
            </w:tcBorders>
            <w:shd w:val="clear" w:color="auto" w:fill="auto"/>
            <w:noWrap/>
            <w:vAlign w:val="bottom"/>
            <w:hideMark/>
          </w:tcPr>
          <w:p w14:paraId="400A4C9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Voip Line Status</w:t>
            </w:r>
          </w:p>
        </w:tc>
        <w:tc>
          <w:tcPr>
            <w:tcW w:w="1162" w:type="dxa"/>
            <w:tcBorders>
              <w:top w:val="nil"/>
              <w:left w:val="single" w:sz="4" w:space="0" w:color="auto"/>
              <w:bottom w:val="nil"/>
              <w:right w:val="single" w:sz="4" w:space="0" w:color="auto"/>
            </w:tcBorders>
            <w:shd w:val="clear" w:color="auto" w:fill="auto"/>
            <w:noWrap/>
            <w:vAlign w:val="bottom"/>
            <w:hideMark/>
          </w:tcPr>
          <w:p w14:paraId="6628B66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5B9E18E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335432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9.9.12</w:t>
            </w:r>
          </w:p>
        </w:tc>
        <w:tc>
          <w:tcPr>
            <w:tcW w:w="840" w:type="dxa"/>
            <w:tcBorders>
              <w:top w:val="nil"/>
              <w:left w:val="single" w:sz="4" w:space="0" w:color="auto"/>
              <w:bottom w:val="nil"/>
              <w:right w:val="single" w:sz="4" w:space="0" w:color="auto"/>
            </w:tcBorders>
            <w:shd w:val="clear" w:color="auto" w:fill="auto"/>
            <w:noWrap/>
            <w:vAlign w:val="bottom"/>
            <w:hideMark/>
          </w:tcPr>
          <w:p w14:paraId="6D5D288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140</w:t>
            </w:r>
          </w:p>
        </w:tc>
        <w:tc>
          <w:tcPr>
            <w:tcW w:w="5800" w:type="dxa"/>
            <w:tcBorders>
              <w:top w:val="nil"/>
              <w:left w:val="single" w:sz="4" w:space="0" w:color="auto"/>
              <w:bottom w:val="nil"/>
              <w:right w:val="single" w:sz="4" w:space="0" w:color="auto"/>
            </w:tcBorders>
            <w:shd w:val="clear" w:color="auto" w:fill="auto"/>
            <w:noWrap/>
            <w:vAlign w:val="bottom"/>
            <w:hideMark/>
          </w:tcPr>
          <w:p w14:paraId="29E866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Call control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53BED9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447244B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B2DCD9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9.9.13</w:t>
            </w:r>
          </w:p>
        </w:tc>
        <w:tc>
          <w:tcPr>
            <w:tcW w:w="840" w:type="dxa"/>
            <w:tcBorders>
              <w:top w:val="nil"/>
              <w:left w:val="single" w:sz="4" w:space="0" w:color="auto"/>
              <w:bottom w:val="nil"/>
              <w:right w:val="single" w:sz="4" w:space="0" w:color="auto"/>
            </w:tcBorders>
            <w:shd w:val="clear" w:color="auto" w:fill="auto"/>
            <w:noWrap/>
            <w:vAlign w:val="bottom"/>
            <w:hideMark/>
          </w:tcPr>
          <w:p w14:paraId="0735609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144</w:t>
            </w:r>
          </w:p>
        </w:tc>
        <w:tc>
          <w:tcPr>
            <w:tcW w:w="5800" w:type="dxa"/>
            <w:tcBorders>
              <w:top w:val="nil"/>
              <w:left w:val="single" w:sz="4" w:space="0" w:color="auto"/>
              <w:bottom w:val="nil"/>
              <w:right w:val="single" w:sz="4" w:space="0" w:color="auto"/>
            </w:tcBorders>
            <w:shd w:val="clear" w:color="auto" w:fill="auto"/>
            <w:noWrap/>
            <w:vAlign w:val="bottom"/>
            <w:hideMark/>
          </w:tcPr>
          <w:p w14:paraId="25C6696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RTP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47C750C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62E9A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C244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9.9.14</w:t>
            </w:r>
          </w:p>
        </w:tc>
        <w:tc>
          <w:tcPr>
            <w:tcW w:w="840" w:type="dxa"/>
            <w:tcBorders>
              <w:top w:val="nil"/>
              <w:left w:val="single" w:sz="4" w:space="0" w:color="auto"/>
              <w:bottom w:val="nil"/>
              <w:right w:val="single" w:sz="4" w:space="0" w:color="auto"/>
            </w:tcBorders>
            <w:shd w:val="clear" w:color="auto" w:fill="auto"/>
            <w:noWrap/>
            <w:vAlign w:val="bottom"/>
            <w:hideMark/>
          </w:tcPr>
          <w:p w14:paraId="2DBE07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151</w:t>
            </w:r>
          </w:p>
        </w:tc>
        <w:tc>
          <w:tcPr>
            <w:tcW w:w="5800" w:type="dxa"/>
            <w:tcBorders>
              <w:top w:val="nil"/>
              <w:left w:val="single" w:sz="4" w:space="0" w:color="auto"/>
              <w:bottom w:val="nil"/>
              <w:right w:val="single" w:sz="4" w:space="0" w:color="auto"/>
            </w:tcBorders>
            <w:shd w:val="clear" w:color="auto" w:fill="auto"/>
            <w:noWrap/>
            <w:vAlign w:val="bottom"/>
            <w:hideMark/>
          </w:tcPr>
          <w:p w14:paraId="6E40152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2B77722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9AB9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DAAA14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9.9.15</w:t>
            </w:r>
          </w:p>
        </w:tc>
        <w:tc>
          <w:tcPr>
            <w:tcW w:w="840" w:type="dxa"/>
            <w:tcBorders>
              <w:top w:val="nil"/>
              <w:left w:val="single" w:sz="4" w:space="0" w:color="auto"/>
              <w:bottom w:val="nil"/>
              <w:right w:val="single" w:sz="4" w:space="0" w:color="auto"/>
            </w:tcBorders>
            <w:shd w:val="clear" w:color="auto" w:fill="auto"/>
            <w:noWrap/>
            <w:vAlign w:val="bottom"/>
            <w:hideMark/>
          </w:tcPr>
          <w:p w14:paraId="65FB0DE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152</w:t>
            </w:r>
          </w:p>
        </w:tc>
        <w:tc>
          <w:tcPr>
            <w:tcW w:w="5800" w:type="dxa"/>
            <w:tcBorders>
              <w:top w:val="nil"/>
              <w:left w:val="single" w:sz="4" w:space="0" w:color="auto"/>
              <w:bottom w:val="nil"/>
              <w:right w:val="single" w:sz="4" w:space="0" w:color="auto"/>
            </w:tcBorders>
            <w:shd w:val="clear" w:color="auto" w:fill="auto"/>
            <w:noWrap/>
            <w:vAlign w:val="bottom"/>
            <w:hideMark/>
          </w:tcPr>
          <w:p w14:paraId="6B51CF6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call initiation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C8DA25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7F2B65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AD6DC8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9.9.16</w:t>
            </w:r>
          </w:p>
        </w:tc>
        <w:tc>
          <w:tcPr>
            <w:tcW w:w="840" w:type="dxa"/>
            <w:tcBorders>
              <w:top w:val="nil"/>
              <w:left w:val="single" w:sz="4" w:space="0" w:color="auto"/>
              <w:bottom w:val="nil"/>
              <w:right w:val="single" w:sz="4" w:space="0" w:color="auto"/>
            </w:tcBorders>
            <w:shd w:val="clear" w:color="auto" w:fill="auto"/>
            <w:noWrap/>
            <w:vAlign w:val="bottom"/>
            <w:hideMark/>
          </w:tcPr>
          <w:p w14:paraId="4FD6952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155</w:t>
            </w:r>
          </w:p>
        </w:tc>
        <w:tc>
          <w:tcPr>
            <w:tcW w:w="5800" w:type="dxa"/>
            <w:tcBorders>
              <w:top w:val="nil"/>
              <w:left w:val="single" w:sz="4" w:space="0" w:color="auto"/>
              <w:bottom w:val="nil"/>
              <w:right w:val="single" w:sz="4" w:space="0" w:color="auto"/>
            </w:tcBorders>
            <w:shd w:val="clear" w:color="auto" w:fill="auto"/>
            <w:noWrap/>
            <w:vAlign w:val="bottom"/>
            <w:hideMark/>
          </w:tcPr>
          <w:p w14:paraId="762429D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6465296A" w14:textId="07CF2F56"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2ACFDE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54980C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9.9.17</w:t>
            </w:r>
          </w:p>
        </w:tc>
        <w:tc>
          <w:tcPr>
            <w:tcW w:w="840" w:type="dxa"/>
            <w:tcBorders>
              <w:top w:val="nil"/>
              <w:left w:val="single" w:sz="4" w:space="0" w:color="auto"/>
              <w:bottom w:val="nil"/>
              <w:right w:val="single" w:sz="4" w:space="0" w:color="auto"/>
            </w:tcBorders>
            <w:shd w:val="clear" w:color="auto" w:fill="auto"/>
            <w:noWrap/>
            <w:vAlign w:val="bottom"/>
            <w:hideMark/>
          </w:tcPr>
          <w:p w14:paraId="7FDEC22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156</w:t>
            </w:r>
          </w:p>
        </w:tc>
        <w:tc>
          <w:tcPr>
            <w:tcW w:w="5800" w:type="dxa"/>
            <w:tcBorders>
              <w:top w:val="nil"/>
              <w:left w:val="single" w:sz="4" w:space="0" w:color="auto"/>
              <w:bottom w:val="nil"/>
              <w:right w:val="single" w:sz="4" w:space="0" w:color="auto"/>
            </w:tcBorders>
            <w:shd w:val="clear" w:color="auto" w:fill="auto"/>
            <w:noWrap/>
            <w:vAlign w:val="bottom"/>
            <w:hideMark/>
          </w:tcPr>
          <w:p w14:paraId="1FCAA31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BE066AD" w14:textId="3257A094"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4A504D0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38C453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9.9.18</w:t>
            </w:r>
          </w:p>
        </w:tc>
        <w:tc>
          <w:tcPr>
            <w:tcW w:w="840" w:type="dxa"/>
            <w:tcBorders>
              <w:top w:val="nil"/>
              <w:left w:val="single" w:sz="4" w:space="0" w:color="auto"/>
              <w:bottom w:val="nil"/>
              <w:right w:val="single" w:sz="4" w:space="0" w:color="auto"/>
            </w:tcBorders>
            <w:shd w:val="clear" w:color="auto" w:fill="auto"/>
            <w:noWrap/>
            <w:vAlign w:val="bottom"/>
            <w:hideMark/>
          </w:tcPr>
          <w:p w14:paraId="3747032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138</w:t>
            </w:r>
          </w:p>
        </w:tc>
        <w:tc>
          <w:tcPr>
            <w:tcW w:w="5800" w:type="dxa"/>
            <w:tcBorders>
              <w:top w:val="nil"/>
              <w:left w:val="single" w:sz="4" w:space="0" w:color="auto"/>
              <w:bottom w:val="nil"/>
              <w:right w:val="single" w:sz="4" w:space="0" w:color="auto"/>
            </w:tcBorders>
            <w:shd w:val="clear" w:color="auto" w:fill="auto"/>
            <w:noWrap/>
            <w:vAlign w:val="bottom"/>
            <w:hideMark/>
          </w:tcPr>
          <w:p w14:paraId="3A51ACCA" w14:textId="1E9E163C"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w:t>
            </w:r>
            <w:r w:rsidRPr="004D2FDA">
              <w:rPr>
                <w:rFonts w:ascii="Calibri" w:hAnsi="Calibri"/>
                <w:iCs w:val="0"/>
                <w:color w:val="000000"/>
                <w:kern w:val="0"/>
                <w:sz w:val="22"/>
                <w:szCs w:val="22"/>
              </w:rPr>
              <w:t>Voip Config Data</w:t>
            </w:r>
          </w:p>
        </w:tc>
        <w:tc>
          <w:tcPr>
            <w:tcW w:w="1162" w:type="dxa"/>
            <w:tcBorders>
              <w:top w:val="nil"/>
              <w:left w:val="single" w:sz="4" w:space="0" w:color="auto"/>
              <w:bottom w:val="nil"/>
              <w:right w:val="single" w:sz="4" w:space="0" w:color="auto"/>
            </w:tcBorders>
            <w:shd w:val="clear" w:color="auto" w:fill="auto"/>
            <w:noWrap/>
            <w:vAlign w:val="bottom"/>
            <w:hideMark/>
          </w:tcPr>
          <w:p w14:paraId="6A5E9A3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3DBDBEC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5A9210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9.9.19</w:t>
            </w:r>
          </w:p>
        </w:tc>
        <w:tc>
          <w:tcPr>
            <w:tcW w:w="840" w:type="dxa"/>
            <w:tcBorders>
              <w:top w:val="nil"/>
              <w:left w:val="single" w:sz="4" w:space="0" w:color="auto"/>
              <w:bottom w:val="nil"/>
              <w:right w:val="single" w:sz="4" w:space="0" w:color="auto"/>
            </w:tcBorders>
            <w:shd w:val="clear" w:color="auto" w:fill="auto"/>
            <w:noWrap/>
            <w:vAlign w:val="bottom"/>
            <w:hideMark/>
          </w:tcPr>
          <w:p w14:paraId="4465B91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149</w:t>
            </w:r>
          </w:p>
        </w:tc>
        <w:tc>
          <w:tcPr>
            <w:tcW w:w="5800" w:type="dxa"/>
            <w:tcBorders>
              <w:top w:val="nil"/>
              <w:left w:val="single" w:sz="4" w:space="0" w:color="auto"/>
              <w:bottom w:val="nil"/>
              <w:right w:val="single" w:sz="4" w:space="0" w:color="auto"/>
            </w:tcBorders>
            <w:shd w:val="clear" w:color="auto" w:fill="auto"/>
            <w:noWrap/>
            <w:vAlign w:val="bottom"/>
            <w:hideMark/>
          </w:tcPr>
          <w:p w14:paraId="0D7A077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1D7C1EF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75A8C7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34DB8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9.9.20</w:t>
            </w:r>
          </w:p>
        </w:tc>
        <w:tc>
          <w:tcPr>
            <w:tcW w:w="840" w:type="dxa"/>
            <w:tcBorders>
              <w:top w:val="nil"/>
              <w:left w:val="single" w:sz="4" w:space="0" w:color="auto"/>
              <w:bottom w:val="nil"/>
              <w:right w:val="single" w:sz="4" w:space="0" w:color="auto"/>
            </w:tcBorders>
            <w:shd w:val="clear" w:color="auto" w:fill="auto"/>
            <w:noWrap/>
            <w:vAlign w:val="bottom"/>
            <w:hideMark/>
          </w:tcPr>
          <w:p w14:paraId="479BCFE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154</w:t>
            </w:r>
          </w:p>
        </w:tc>
        <w:tc>
          <w:tcPr>
            <w:tcW w:w="5800" w:type="dxa"/>
            <w:tcBorders>
              <w:top w:val="nil"/>
              <w:left w:val="single" w:sz="4" w:space="0" w:color="auto"/>
              <w:bottom w:val="nil"/>
              <w:right w:val="single" w:sz="4" w:space="0" w:color="auto"/>
            </w:tcBorders>
            <w:shd w:val="clear" w:color="auto" w:fill="auto"/>
            <w:noWrap/>
            <w:vAlign w:val="bottom"/>
            <w:hideMark/>
          </w:tcPr>
          <w:p w14:paraId="3F83955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MGC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36048B23" w14:textId="66B8194B" w:rsidR="00E56FF5" w:rsidRPr="004D2FDA" w:rsidRDefault="00934E2F" w:rsidP="004D2FDA">
            <w:pPr>
              <w:spacing w:after="0"/>
              <w:rPr>
                <w:rFonts w:ascii="Calibri" w:hAnsi="Calibri"/>
                <w:iCs w:val="0"/>
                <w:color w:val="000000"/>
                <w:kern w:val="0"/>
                <w:sz w:val="22"/>
                <w:szCs w:val="22"/>
              </w:rPr>
            </w:pPr>
            <w:r>
              <w:rPr>
                <w:rFonts w:ascii="Calibri" w:hAnsi="Calibri"/>
                <w:iCs w:val="0"/>
                <w:color w:val="000000"/>
                <w:kern w:val="0"/>
                <w:sz w:val="22"/>
                <w:szCs w:val="22"/>
              </w:rPr>
              <w:t>M</w:t>
            </w:r>
          </w:p>
        </w:tc>
      </w:tr>
      <w:tr w:rsidR="00E56FF5" w:rsidRPr="004D2FDA" w14:paraId="48EBDD5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7CB876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9.9.21</w:t>
            </w:r>
          </w:p>
        </w:tc>
        <w:tc>
          <w:tcPr>
            <w:tcW w:w="840" w:type="dxa"/>
            <w:tcBorders>
              <w:top w:val="nil"/>
              <w:left w:val="single" w:sz="4" w:space="0" w:color="auto"/>
              <w:bottom w:val="nil"/>
              <w:right w:val="single" w:sz="4" w:space="0" w:color="auto"/>
            </w:tcBorders>
            <w:shd w:val="clear" w:color="auto" w:fill="auto"/>
            <w:noWrap/>
            <w:vAlign w:val="bottom"/>
            <w:hideMark/>
          </w:tcPr>
          <w:p w14:paraId="7616298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407</w:t>
            </w:r>
          </w:p>
        </w:tc>
        <w:tc>
          <w:tcPr>
            <w:tcW w:w="5800" w:type="dxa"/>
            <w:tcBorders>
              <w:top w:val="nil"/>
              <w:left w:val="single" w:sz="4" w:space="0" w:color="auto"/>
              <w:bottom w:val="nil"/>
              <w:right w:val="single" w:sz="4" w:space="0" w:color="auto"/>
            </w:tcBorders>
            <w:shd w:val="clear" w:color="auto" w:fill="auto"/>
            <w:noWrap/>
            <w:vAlign w:val="bottom"/>
            <w:hideMark/>
          </w:tcPr>
          <w:p w14:paraId="4B44C35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SIP agent config data 2</w:t>
            </w:r>
          </w:p>
        </w:tc>
        <w:tc>
          <w:tcPr>
            <w:tcW w:w="1162" w:type="dxa"/>
            <w:tcBorders>
              <w:top w:val="nil"/>
              <w:left w:val="single" w:sz="4" w:space="0" w:color="auto"/>
              <w:bottom w:val="nil"/>
              <w:right w:val="single" w:sz="4" w:space="0" w:color="auto"/>
            </w:tcBorders>
            <w:shd w:val="clear" w:color="auto" w:fill="auto"/>
            <w:noWrap/>
            <w:vAlign w:val="bottom"/>
            <w:hideMark/>
          </w:tcPr>
          <w:p w14:paraId="2807A90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347C9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B961E4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9.10.1</w:t>
            </w:r>
          </w:p>
        </w:tc>
        <w:tc>
          <w:tcPr>
            <w:tcW w:w="840" w:type="dxa"/>
            <w:tcBorders>
              <w:top w:val="nil"/>
              <w:left w:val="single" w:sz="4" w:space="0" w:color="auto"/>
              <w:bottom w:val="nil"/>
              <w:right w:val="single" w:sz="4" w:space="0" w:color="auto"/>
            </w:tcBorders>
            <w:shd w:val="clear" w:color="auto" w:fill="auto"/>
            <w:noWrap/>
            <w:vAlign w:val="bottom"/>
            <w:hideMark/>
          </w:tcPr>
          <w:p w14:paraId="6913756F"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162</w:t>
            </w:r>
          </w:p>
        </w:tc>
        <w:tc>
          <w:tcPr>
            <w:tcW w:w="5800" w:type="dxa"/>
            <w:tcBorders>
              <w:top w:val="nil"/>
              <w:left w:val="single" w:sz="4" w:space="0" w:color="auto"/>
              <w:bottom w:val="nil"/>
              <w:right w:val="single" w:sz="4" w:space="0" w:color="auto"/>
            </w:tcBorders>
            <w:shd w:val="clear" w:color="auto" w:fill="auto"/>
            <w:noWrap/>
            <w:vAlign w:val="bottom"/>
            <w:hideMark/>
          </w:tcPr>
          <w:p w14:paraId="2A8D0AA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MoCA UNI</w:t>
            </w:r>
          </w:p>
        </w:tc>
        <w:tc>
          <w:tcPr>
            <w:tcW w:w="1162" w:type="dxa"/>
            <w:tcBorders>
              <w:top w:val="nil"/>
              <w:left w:val="single" w:sz="4" w:space="0" w:color="auto"/>
              <w:bottom w:val="nil"/>
              <w:right w:val="single" w:sz="4" w:space="0" w:color="auto"/>
            </w:tcBorders>
            <w:shd w:val="clear" w:color="auto" w:fill="auto"/>
            <w:noWrap/>
            <w:vAlign w:val="bottom"/>
            <w:hideMark/>
          </w:tcPr>
          <w:p w14:paraId="7FDE6EA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64755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3FD61F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9.10.2</w:t>
            </w:r>
          </w:p>
        </w:tc>
        <w:tc>
          <w:tcPr>
            <w:tcW w:w="840" w:type="dxa"/>
            <w:tcBorders>
              <w:top w:val="nil"/>
              <w:left w:val="single" w:sz="4" w:space="0" w:color="auto"/>
              <w:bottom w:val="nil"/>
              <w:right w:val="single" w:sz="4" w:space="0" w:color="auto"/>
            </w:tcBorders>
            <w:shd w:val="clear" w:color="auto" w:fill="auto"/>
            <w:noWrap/>
            <w:vAlign w:val="bottom"/>
            <w:hideMark/>
          </w:tcPr>
          <w:p w14:paraId="6AA5324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163</w:t>
            </w:r>
          </w:p>
        </w:tc>
        <w:tc>
          <w:tcPr>
            <w:tcW w:w="5800" w:type="dxa"/>
            <w:tcBorders>
              <w:top w:val="nil"/>
              <w:left w:val="single" w:sz="4" w:space="0" w:color="auto"/>
              <w:bottom w:val="nil"/>
              <w:right w:val="single" w:sz="4" w:space="0" w:color="auto"/>
            </w:tcBorders>
            <w:shd w:val="clear" w:color="auto" w:fill="auto"/>
            <w:noWrap/>
            <w:vAlign w:val="bottom"/>
            <w:hideMark/>
          </w:tcPr>
          <w:p w14:paraId="5E86A1F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MoCA Ethernet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DFF4D5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CFCBD1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9A3426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9.10.3</w:t>
            </w:r>
          </w:p>
        </w:tc>
        <w:tc>
          <w:tcPr>
            <w:tcW w:w="840" w:type="dxa"/>
            <w:tcBorders>
              <w:top w:val="nil"/>
              <w:left w:val="single" w:sz="4" w:space="0" w:color="auto"/>
              <w:bottom w:val="nil"/>
              <w:right w:val="single" w:sz="4" w:space="0" w:color="auto"/>
            </w:tcBorders>
            <w:shd w:val="clear" w:color="auto" w:fill="auto"/>
            <w:noWrap/>
            <w:vAlign w:val="bottom"/>
            <w:hideMark/>
          </w:tcPr>
          <w:p w14:paraId="773847D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164</w:t>
            </w:r>
          </w:p>
        </w:tc>
        <w:tc>
          <w:tcPr>
            <w:tcW w:w="5800" w:type="dxa"/>
            <w:tcBorders>
              <w:top w:val="nil"/>
              <w:left w:val="single" w:sz="4" w:space="0" w:color="auto"/>
              <w:bottom w:val="nil"/>
              <w:right w:val="single" w:sz="4" w:space="0" w:color="auto"/>
            </w:tcBorders>
            <w:shd w:val="clear" w:color="auto" w:fill="auto"/>
            <w:noWrap/>
            <w:vAlign w:val="bottom"/>
            <w:hideMark/>
          </w:tcPr>
          <w:p w14:paraId="45298AD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MoCA interface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5C0B56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697C5E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6EFC2F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w:t>
            </w:r>
          </w:p>
        </w:tc>
        <w:tc>
          <w:tcPr>
            <w:tcW w:w="840" w:type="dxa"/>
            <w:tcBorders>
              <w:top w:val="nil"/>
              <w:left w:val="single" w:sz="4" w:space="0" w:color="auto"/>
              <w:bottom w:val="nil"/>
              <w:right w:val="single" w:sz="4" w:space="0" w:color="auto"/>
            </w:tcBorders>
            <w:shd w:val="clear" w:color="auto" w:fill="auto"/>
            <w:noWrap/>
            <w:vAlign w:val="bottom"/>
            <w:hideMark/>
          </w:tcPr>
          <w:p w14:paraId="6716ADB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264</w:t>
            </w:r>
          </w:p>
        </w:tc>
        <w:tc>
          <w:tcPr>
            <w:tcW w:w="5800" w:type="dxa"/>
            <w:tcBorders>
              <w:top w:val="nil"/>
              <w:left w:val="single" w:sz="4" w:space="0" w:color="auto"/>
              <w:bottom w:val="nil"/>
              <w:right w:val="single" w:sz="4" w:space="0" w:color="auto"/>
            </w:tcBorders>
            <w:shd w:val="clear" w:color="auto" w:fill="auto"/>
            <w:noWrap/>
            <w:vAlign w:val="bottom"/>
            <w:hideMark/>
          </w:tcPr>
          <w:p w14:paraId="6C12D2E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UNI-G</w:t>
            </w:r>
          </w:p>
        </w:tc>
        <w:tc>
          <w:tcPr>
            <w:tcW w:w="1162" w:type="dxa"/>
            <w:tcBorders>
              <w:top w:val="nil"/>
              <w:left w:val="single" w:sz="4" w:space="0" w:color="auto"/>
              <w:bottom w:val="nil"/>
              <w:right w:val="single" w:sz="4" w:space="0" w:color="auto"/>
            </w:tcBorders>
            <w:shd w:val="clear" w:color="auto" w:fill="auto"/>
            <w:noWrap/>
            <w:vAlign w:val="bottom"/>
            <w:hideMark/>
          </w:tcPr>
          <w:p w14:paraId="2931626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783956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791191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lastRenderedPageBreak/>
              <w:t>9.12.2</w:t>
            </w:r>
          </w:p>
        </w:tc>
        <w:tc>
          <w:tcPr>
            <w:tcW w:w="840" w:type="dxa"/>
            <w:tcBorders>
              <w:top w:val="nil"/>
              <w:left w:val="single" w:sz="4" w:space="0" w:color="auto"/>
              <w:bottom w:val="nil"/>
              <w:right w:val="single" w:sz="4" w:space="0" w:color="auto"/>
            </w:tcBorders>
            <w:shd w:val="clear" w:color="auto" w:fill="auto"/>
            <w:noWrap/>
            <w:vAlign w:val="bottom"/>
            <w:hideMark/>
          </w:tcPr>
          <w:p w14:paraId="447D960D"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131</w:t>
            </w:r>
          </w:p>
        </w:tc>
        <w:tc>
          <w:tcPr>
            <w:tcW w:w="5800" w:type="dxa"/>
            <w:tcBorders>
              <w:top w:val="nil"/>
              <w:left w:val="single" w:sz="4" w:space="0" w:color="auto"/>
              <w:bottom w:val="nil"/>
              <w:right w:val="single" w:sz="4" w:space="0" w:color="auto"/>
            </w:tcBorders>
            <w:shd w:val="clear" w:color="auto" w:fill="auto"/>
            <w:noWrap/>
            <w:vAlign w:val="bottom"/>
            <w:hideMark/>
          </w:tcPr>
          <w:p w14:paraId="20F237C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OLT-G</w:t>
            </w:r>
          </w:p>
        </w:tc>
        <w:tc>
          <w:tcPr>
            <w:tcW w:w="1162" w:type="dxa"/>
            <w:tcBorders>
              <w:top w:val="nil"/>
              <w:left w:val="single" w:sz="4" w:space="0" w:color="auto"/>
              <w:bottom w:val="nil"/>
              <w:right w:val="single" w:sz="4" w:space="0" w:color="auto"/>
            </w:tcBorders>
            <w:shd w:val="clear" w:color="auto" w:fill="auto"/>
            <w:noWrap/>
            <w:vAlign w:val="bottom"/>
            <w:hideMark/>
          </w:tcPr>
          <w:p w14:paraId="0751C87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2742F8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E068D8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9.12.3</w:t>
            </w:r>
          </w:p>
        </w:tc>
        <w:tc>
          <w:tcPr>
            <w:tcW w:w="840" w:type="dxa"/>
            <w:tcBorders>
              <w:top w:val="nil"/>
              <w:left w:val="single" w:sz="4" w:space="0" w:color="auto"/>
              <w:bottom w:val="nil"/>
              <w:right w:val="single" w:sz="4" w:space="0" w:color="auto"/>
            </w:tcBorders>
            <w:shd w:val="clear" w:color="auto" w:fill="auto"/>
            <w:noWrap/>
            <w:vAlign w:val="bottom"/>
            <w:hideMark/>
          </w:tcPr>
          <w:p w14:paraId="1C6FF4A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137</w:t>
            </w:r>
          </w:p>
        </w:tc>
        <w:tc>
          <w:tcPr>
            <w:tcW w:w="5800" w:type="dxa"/>
            <w:tcBorders>
              <w:top w:val="nil"/>
              <w:left w:val="single" w:sz="4" w:space="0" w:color="auto"/>
              <w:bottom w:val="nil"/>
              <w:right w:val="single" w:sz="4" w:space="0" w:color="auto"/>
            </w:tcBorders>
            <w:shd w:val="clear" w:color="auto" w:fill="auto"/>
            <w:noWrap/>
            <w:vAlign w:val="bottom"/>
            <w:hideMark/>
          </w:tcPr>
          <w:p w14:paraId="0E0922C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Network Address</w:t>
            </w:r>
          </w:p>
        </w:tc>
        <w:tc>
          <w:tcPr>
            <w:tcW w:w="1162" w:type="dxa"/>
            <w:tcBorders>
              <w:top w:val="nil"/>
              <w:left w:val="single" w:sz="4" w:space="0" w:color="auto"/>
              <w:bottom w:val="nil"/>
              <w:right w:val="single" w:sz="4" w:space="0" w:color="auto"/>
            </w:tcBorders>
            <w:shd w:val="clear" w:color="auto" w:fill="auto"/>
            <w:noWrap/>
            <w:vAlign w:val="bottom"/>
            <w:hideMark/>
          </w:tcPr>
          <w:p w14:paraId="0F88E98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BC3565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4FD9B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9.12.4</w:t>
            </w:r>
          </w:p>
        </w:tc>
        <w:tc>
          <w:tcPr>
            <w:tcW w:w="840" w:type="dxa"/>
            <w:tcBorders>
              <w:top w:val="nil"/>
              <w:left w:val="single" w:sz="4" w:space="0" w:color="auto"/>
              <w:bottom w:val="nil"/>
              <w:right w:val="single" w:sz="4" w:space="0" w:color="auto"/>
            </w:tcBorders>
            <w:shd w:val="clear" w:color="auto" w:fill="auto"/>
            <w:noWrap/>
            <w:vAlign w:val="bottom"/>
            <w:hideMark/>
          </w:tcPr>
          <w:p w14:paraId="2860C1A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148</w:t>
            </w:r>
          </w:p>
        </w:tc>
        <w:tc>
          <w:tcPr>
            <w:tcW w:w="5800" w:type="dxa"/>
            <w:tcBorders>
              <w:top w:val="nil"/>
              <w:left w:val="single" w:sz="4" w:space="0" w:color="auto"/>
              <w:bottom w:val="nil"/>
              <w:right w:val="single" w:sz="4" w:space="0" w:color="auto"/>
            </w:tcBorders>
            <w:shd w:val="clear" w:color="auto" w:fill="auto"/>
            <w:noWrap/>
            <w:vAlign w:val="bottom"/>
            <w:hideMark/>
          </w:tcPr>
          <w:p w14:paraId="22F24B5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Authentication security method</w:t>
            </w:r>
          </w:p>
        </w:tc>
        <w:tc>
          <w:tcPr>
            <w:tcW w:w="1162" w:type="dxa"/>
            <w:tcBorders>
              <w:top w:val="nil"/>
              <w:left w:val="single" w:sz="4" w:space="0" w:color="auto"/>
              <w:bottom w:val="nil"/>
              <w:right w:val="single" w:sz="4" w:space="0" w:color="auto"/>
            </w:tcBorders>
            <w:shd w:val="clear" w:color="auto" w:fill="auto"/>
            <w:noWrap/>
            <w:vAlign w:val="bottom"/>
            <w:hideMark/>
          </w:tcPr>
          <w:p w14:paraId="4441CF8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930BDF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FD441C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9.12.5</w:t>
            </w:r>
          </w:p>
        </w:tc>
        <w:tc>
          <w:tcPr>
            <w:tcW w:w="840" w:type="dxa"/>
            <w:tcBorders>
              <w:top w:val="nil"/>
              <w:left w:val="single" w:sz="4" w:space="0" w:color="auto"/>
              <w:bottom w:val="nil"/>
              <w:right w:val="single" w:sz="4" w:space="0" w:color="auto"/>
            </w:tcBorders>
            <w:shd w:val="clear" w:color="auto" w:fill="auto"/>
            <w:noWrap/>
            <w:vAlign w:val="bottom"/>
            <w:hideMark/>
          </w:tcPr>
          <w:p w14:paraId="0CEDAC3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157</w:t>
            </w:r>
          </w:p>
        </w:tc>
        <w:tc>
          <w:tcPr>
            <w:tcW w:w="5800" w:type="dxa"/>
            <w:tcBorders>
              <w:top w:val="nil"/>
              <w:left w:val="single" w:sz="4" w:space="0" w:color="auto"/>
              <w:bottom w:val="nil"/>
              <w:right w:val="single" w:sz="4" w:space="0" w:color="auto"/>
            </w:tcBorders>
            <w:shd w:val="clear" w:color="auto" w:fill="auto"/>
            <w:noWrap/>
            <w:vAlign w:val="bottom"/>
            <w:hideMark/>
          </w:tcPr>
          <w:p w14:paraId="14F4AA4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Large string</w:t>
            </w:r>
          </w:p>
        </w:tc>
        <w:tc>
          <w:tcPr>
            <w:tcW w:w="1162" w:type="dxa"/>
            <w:tcBorders>
              <w:top w:val="nil"/>
              <w:left w:val="single" w:sz="4" w:space="0" w:color="auto"/>
              <w:bottom w:val="nil"/>
              <w:right w:val="single" w:sz="4" w:space="0" w:color="auto"/>
            </w:tcBorders>
            <w:shd w:val="clear" w:color="auto" w:fill="auto"/>
            <w:noWrap/>
            <w:vAlign w:val="bottom"/>
            <w:hideMark/>
          </w:tcPr>
          <w:p w14:paraId="09360A2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0D02804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DF42B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9.12.6</w:t>
            </w:r>
          </w:p>
        </w:tc>
        <w:tc>
          <w:tcPr>
            <w:tcW w:w="840" w:type="dxa"/>
            <w:tcBorders>
              <w:top w:val="nil"/>
              <w:left w:val="single" w:sz="4" w:space="0" w:color="auto"/>
              <w:bottom w:val="nil"/>
              <w:right w:val="single" w:sz="4" w:space="0" w:color="auto"/>
            </w:tcBorders>
            <w:shd w:val="clear" w:color="auto" w:fill="auto"/>
            <w:noWrap/>
            <w:vAlign w:val="bottom"/>
            <w:hideMark/>
          </w:tcPr>
          <w:p w14:paraId="7B36DDD7"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273</w:t>
            </w:r>
          </w:p>
        </w:tc>
        <w:tc>
          <w:tcPr>
            <w:tcW w:w="5800" w:type="dxa"/>
            <w:tcBorders>
              <w:top w:val="nil"/>
              <w:left w:val="single" w:sz="4" w:space="0" w:color="auto"/>
              <w:bottom w:val="nil"/>
              <w:right w:val="single" w:sz="4" w:space="0" w:color="auto"/>
            </w:tcBorders>
            <w:shd w:val="clear" w:color="auto" w:fill="auto"/>
            <w:noWrap/>
            <w:vAlign w:val="bottom"/>
            <w:hideMark/>
          </w:tcPr>
          <w:p w14:paraId="02E96E5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1</w:t>
            </w:r>
          </w:p>
        </w:tc>
        <w:tc>
          <w:tcPr>
            <w:tcW w:w="1162" w:type="dxa"/>
            <w:tcBorders>
              <w:top w:val="nil"/>
              <w:left w:val="single" w:sz="4" w:space="0" w:color="auto"/>
              <w:bottom w:val="nil"/>
              <w:right w:val="single" w:sz="4" w:space="0" w:color="auto"/>
            </w:tcBorders>
            <w:shd w:val="clear" w:color="auto" w:fill="auto"/>
            <w:noWrap/>
            <w:vAlign w:val="bottom"/>
            <w:hideMark/>
          </w:tcPr>
          <w:p w14:paraId="503B463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F0D0AE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40121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9.12.7</w:t>
            </w:r>
          </w:p>
        </w:tc>
        <w:tc>
          <w:tcPr>
            <w:tcW w:w="840" w:type="dxa"/>
            <w:tcBorders>
              <w:top w:val="nil"/>
              <w:left w:val="single" w:sz="4" w:space="0" w:color="auto"/>
              <w:bottom w:val="nil"/>
              <w:right w:val="single" w:sz="4" w:space="0" w:color="auto"/>
            </w:tcBorders>
            <w:shd w:val="clear" w:color="auto" w:fill="auto"/>
            <w:noWrap/>
            <w:vAlign w:val="bottom"/>
            <w:hideMark/>
          </w:tcPr>
          <w:p w14:paraId="2A73E98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274</w:t>
            </w:r>
          </w:p>
        </w:tc>
        <w:tc>
          <w:tcPr>
            <w:tcW w:w="5800" w:type="dxa"/>
            <w:tcBorders>
              <w:top w:val="nil"/>
              <w:left w:val="single" w:sz="4" w:space="0" w:color="auto"/>
              <w:bottom w:val="nil"/>
              <w:right w:val="single" w:sz="4" w:space="0" w:color="auto"/>
            </w:tcBorders>
            <w:shd w:val="clear" w:color="auto" w:fill="auto"/>
            <w:noWrap/>
            <w:vAlign w:val="bottom"/>
            <w:hideMark/>
          </w:tcPr>
          <w:p w14:paraId="3BD33AF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2</w:t>
            </w:r>
          </w:p>
        </w:tc>
        <w:tc>
          <w:tcPr>
            <w:tcW w:w="1162" w:type="dxa"/>
            <w:tcBorders>
              <w:top w:val="nil"/>
              <w:left w:val="single" w:sz="4" w:space="0" w:color="auto"/>
              <w:bottom w:val="nil"/>
              <w:right w:val="single" w:sz="4" w:space="0" w:color="auto"/>
            </w:tcBorders>
            <w:shd w:val="clear" w:color="auto" w:fill="auto"/>
            <w:noWrap/>
            <w:vAlign w:val="bottom"/>
            <w:hideMark/>
          </w:tcPr>
          <w:p w14:paraId="318AA5F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1F17057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2693A6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9.12.8</w:t>
            </w:r>
          </w:p>
        </w:tc>
        <w:tc>
          <w:tcPr>
            <w:tcW w:w="840" w:type="dxa"/>
            <w:tcBorders>
              <w:top w:val="nil"/>
              <w:left w:val="single" w:sz="4" w:space="0" w:color="auto"/>
              <w:bottom w:val="nil"/>
              <w:right w:val="single" w:sz="4" w:space="0" w:color="auto"/>
            </w:tcBorders>
            <w:shd w:val="clear" w:color="auto" w:fill="auto"/>
            <w:noWrap/>
            <w:vAlign w:val="bottom"/>
            <w:hideMark/>
          </w:tcPr>
          <w:p w14:paraId="39F186F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287</w:t>
            </w:r>
          </w:p>
        </w:tc>
        <w:tc>
          <w:tcPr>
            <w:tcW w:w="5800" w:type="dxa"/>
            <w:tcBorders>
              <w:top w:val="nil"/>
              <w:left w:val="single" w:sz="4" w:space="0" w:color="auto"/>
              <w:bottom w:val="nil"/>
              <w:right w:val="single" w:sz="4" w:space="0" w:color="auto"/>
            </w:tcBorders>
            <w:shd w:val="clear" w:color="auto" w:fill="auto"/>
            <w:noWrap/>
            <w:vAlign w:val="bottom"/>
            <w:hideMark/>
          </w:tcPr>
          <w:p w14:paraId="01D4530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OMCI</w:t>
            </w:r>
          </w:p>
        </w:tc>
        <w:tc>
          <w:tcPr>
            <w:tcW w:w="1162" w:type="dxa"/>
            <w:tcBorders>
              <w:top w:val="nil"/>
              <w:left w:val="single" w:sz="4" w:space="0" w:color="auto"/>
              <w:bottom w:val="nil"/>
              <w:right w:val="single" w:sz="4" w:space="0" w:color="auto"/>
            </w:tcBorders>
            <w:shd w:val="clear" w:color="auto" w:fill="auto"/>
            <w:noWrap/>
            <w:vAlign w:val="bottom"/>
            <w:hideMark/>
          </w:tcPr>
          <w:p w14:paraId="4982197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B3F161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139183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9.12.9</w:t>
            </w:r>
          </w:p>
        </w:tc>
        <w:tc>
          <w:tcPr>
            <w:tcW w:w="840" w:type="dxa"/>
            <w:tcBorders>
              <w:top w:val="nil"/>
              <w:left w:val="single" w:sz="4" w:space="0" w:color="auto"/>
              <w:bottom w:val="nil"/>
              <w:right w:val="single" w:sz="4" w:space="0" w:color="auto"/>
            </w:tcBorders>
            <w:shd w:val="clear" w:color="auto" w:fill="auto"/>
            <w:noWrap/>
            <w:vAlign w:val="bottom"/>
            <w:hideMark/>
          </w:tcPr>
          <w:p w14:paraId="1662F77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288</w:t>
            </w:r>
          </w:p>
        </w:tc>
        <w:tc>
          <w:tcPr>
            <w:tcW w:w="5800" w:type="dxa"/>
            <w:tcBorders>
              <w:top w:val="nil"/>
              <w:left w:val="single" w:sz="4" w:space="0" w:color="auto"/>
              <w:bottom w:val="nil"/>
              <w:right w:val="single" w:sz="4" w:space="0" w:color="auto"/>
            </w:tcBorders>
            <w:shd w:val="clear" w:color="auto" w:fill="auto"/>
            <w:noWrap/>
            <w:vAlign w:val="bottom"/>
            <w:hideMark/>
          </w:tcPr>
          <w:p w14:paraId="6DBC18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Managed entity</w:t>
            </w:r>
          </w:p>
        </w:tc>
        <w:tc>
          <w:tcPr>
            <w:tcW w:w="1162" w:type="dxa"/>
            <w:tcBorders>
              <w:top w:val="nil"/>
              <w:left w:val="single" w:sz="4" w:space="0" w:color="auto"/>
              <w:bottom w:val="nil"/>
              <w:right w:val="single" w:sz="4" w:space="0" w:color="auto"/>
            </w:tcBorders>
            <w:shd w:val="clear" w:color="auto" w:fill="auto"/>
            <w:noWrap/>
            <w:vAlign w:val="bottom"/>
            <w:hideMark/>
          </w:tcPr>
          <w:p w14:paraId="640692E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D2D12A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E40411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9.12.10</w:t>
            </w:r>
          </w:p>
        </w:tc>
        <w:tc>
          <w:tcPr>
            <w:tcW w:w="840" w:type="dxa"/>
            <w:tcBorders>
              <w:top w:val="nil"/>
              <w:left w:val="single" w:sz="4" w:space="0" w:color="auto"/>
              <w:bottom w:val="nil"/>
              <w:right w:val="single" w:sz="4" w:space="0" w:color="auto"/>
            </w:tcBorders>
            <w:shd w:val="clear" w:color="auto" w:fill="auto"/>
            <w:noWrap/>
            <w:vAlign w:val="bottom"/>
            <w:hideMark/>
          </w:tcPr>
          <w:p w14:paraId="320DA7D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289</w:t>
            </w:r>
          </w:p>
        </w:tc>
        <w:tc>
          <w:tcPr>
            <w:tcW w:w="5800" w:type="dxa"/>
            <w:tcBorders>
              <w:top w:val="nil"/>
              <w:left w:val="single" w:sz="4" w:space="0" w:color="auto"/>
              <w:bottom w:val="nil"/>
              <w:right w:val="single" w:sz="4" w:space="0" w:color="auto"/>
            </w:tcBorders>
            <w:shd w:val="clear" w:color="auto" w:fill="auto"/>
            <w:noWrap/>
            <w:vAlign w:val="bottom"/>
            <w:hideMark/>
          </w:tcPr>
          <w:p w14:paraId="50ED65A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Attribute</w:t>
            </w:r>
          </w:p>
        </w:tc>
        <w:tc>
          <w:tcPr>
            <w:tcW w:w="1162" w:type="dxa"/>
            <w:tcBorders>
              <w:top w:val="nil"/>
              <w:left w:val="single" w:sz="4" w:space="0" w:color="auto"/>
              <w:bottom w:val="nil"/>
              <w:right w:val="single" w:sz="4" w:space="0" w:color="auto"/>
            </w:tcBorders>
            <w:shd w:val="clear" w:color="auto" w:fill="auto"/>
            <w:noWrap/>
            <w:vAlign w:val="bottom"/>
            <w:hideMark/>
          </w:tcPr>
          <w:p w14:paraId="3E62BE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2D5F3F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53184F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9.12.11</w:t>
            </w:r>
          </w:p>
        </w:tc>
        <w:tc>
          <w:tcPr>
            <w:tcW w:w="840" w:type="dxa"/>
            <w:tcBorders>
              <w:top w:val="nil"/>
              <w:left w:val="single" w:sz="4" w:space="0" w:color="auto"/>
              <w:bottom w:val="nil"/>
              <w:right w:val="single" w:sz="4" w:space="0" w:color="auto"/>
            </w:tcBorders>
            <w:shd w:val="clear" w:color="auto" w:fill="auto"/>
            <w:noWrap/>
            <w:vAlign w:val="bottom"/>
            <w:hideMark/>
          </w:tcPr>
          <w:p w14:paraId="07C6814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307</w:t>
            </w:r>
          </w:p>
        </w:tc>
        <w:tc>
          <w:tcPr>
            <w:tcW w:w="5800" w:type="dxa"/>
            <w:tcBorders>
              <w:top w:val="nil"/>
              <w:left w:val="single" w:sz="4" w:space="0" w:color="auto"/>
              <w:bottom w:val="nil"/>
              <w:right w:val="single" w:sz="4" w:space="0" w:color="auto"/>
            </w:tcBorders>
            <w:shd w:val="clear" w:color="auto" w:fill="auto"/>
            <w:noWrap/>
            <w:vAlign w:val="bottom"/>
            <w:hideMark/>
          </w:tcPr>
          <w:p w14:paraId="65592A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Octet string</w:t>
            </w:r>
          </w:p>
        </w:tc>
        <w:tc>
          <w:tcPr>
            <w:tcW w:w="1162" w:type="dxa"/>
            <w:tcBorders>
              <w:top w:val="nil"/>
              <w:left w:val="single" w:sz="4" w:space="0" w:color="auto"/>
              <w:bottom w:val="nil"/>
              <w:right w:val="single" w:sz="4" w:space="0" w:color="auto"/>
            </w:tcBorders>
            <w:shd w:val="clear" w:color="auto" w:fill="auto"/>
            <w:noWrap/>
            <w:vAlign w:val="bottom"/>
            <w:hideMark/>
          </w:tcPr>
          <w:p w14:paraId="28BD579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12B033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4FD99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9.12.12</w:t>
            </w:r>
          </w:p>
        </w:tc>
        <w:tc>
          <w:tcPr>
            <w:tcW w:w="840" w:type="dxa"/>
            <w:tcBorders>
              <w:top w:val="nil"/>
              <w:left w:val="single" w:sz="4" w:space="0" w:color="auto"/>
              <w:bottom w:val="nil"/>
              <w:right w:val="single" w:sz="4" w:space="0" w:color="auto"/>
            </w:tcBorders>
            <w:shd w:val="clear" w:color="auto" w:fill="auto"/>
            <w:noWrap/>
            <w:vAlign w:val="bottom"/>
            <w:hideMark/>
          </w:tcPr>
          <w:p w14:paraId="6FF7DCD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308</w:t>
            </w:r>
          </w:p>
        </w:tc>
        <w:tc>
          <w:tcPr>
            <w:tcW w:w="5800" w:type="dxa"/>
            <w:tcBorders>
              <w:top w:val="nil"/>
              <w:left w:val="single" w:sz="4" w:space="0" w:color="auto"/>
              <w:bottom w:val="nil"/>
              <w:right w:val="single" w:sz="4" w:space="0" w:color="auto"/>
            </w:tcBorders>
            <w:shd w:val="clear" w:color="auto" w:fill="auto"/>
            <w:noWrap/>
            <w:vAlign w:val="bottom"/>
            <w:hideMark/>
          </w:tcPr>
          <w:p w14:paraId="12DFD3D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General purpose buffer</w:t>
            </w:r>
          </w:p>
        </w:tc>
        <w:tc>
          <w:tcPr>
            <w:tcW w:w="1162" w:type="dxa"/>
            <w:tcBorders>
              <w:top w:val="nil"/>
              <w:left w:val="single" w:sz="4" w:space="0" w:color="auto"/>
              <w:bottom w:val="nil"/>
              <w:right w:val="single" w:sz="4" w:space="0" w:color="auto"/>
            </w:tcBorders>
            <w:shd w:val="clear" w:color="auto" w:fill="auto"/>
            <w:noWrap/>
            <w:vAlign w:val="bottom"/>
            <w:hideMark/>
          </w:tcPr>
          <w:p w14:paraId="2FCE87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7358D1A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A26994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9.12.13</w:t>
            </w:r>
          </w:p>
        </w:tc>
        <w:tc>
          <w:tcPr>
            <w:tcW w:w="840" w:type="dxa"/>
            <w:tcBorders>
              <w:top w:val="nil"/>
              <w:left w:val="single" w:sz="4" w:space="0" w:color="auto"/>
              <w:bottom w:val="nil"/>
              <w:right w:val="single" w:sz="4" w:space="0" w:color="auto"/>
            </w:tcBorders>
            <w:shd w:val="clear" w:color="auto" w:fill="auto"/>
            <w:noWrap/>
            <w:vAlign w:val="bottom"/>
            <w:hideMark/>
          </w:tcPr>
          <w:p w14:paraId="05D28219"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318</w:t>
            </w:r>
          </w:p>
        </w:tc>
        <w:tc>
          <w:tcPr>
            <w:tcW w:w="5800" w:type="dxa"/>
            <w:tcBorders>
              <w:top w:val="nil"/>
              <w:left w:val="single" w:sz="4" w:space="0" w:color="auto"/>
              <w:bottom w:val="nil"/>
              <w:right w:val="single" w:sz="4" w:space="0" w:color="auto"/>
            </w:tcBorders>
            <w:shd w:val="clear" w:color="auto" w:fill="auto"/>
            <w:noWrap/>
            <w:vAlign w:val="bottom"/>
            <w:hideMark/>
          </w:tcPr>
          <w:p w14:paraId="77D5BBF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File transfer controller</w:t>
            </w:r>
          </w:p>
        </w:tc>
        <w:tc>
          <w:tcPr>
            <w:tcW w:w="1162" w:type="dxa"/>
            <w:tcBorders>
              <w:top w:val="nil"/>
              <w:left w:val="single" w:sz="4" w:space="0" w:color="auto"/>
              <w:bottom w:val="nil"/>
              <w:right w:val="single" w:sz="4" w:space="0" w:color="auto"/>
            </w:tcBorders>
            <w:shd w:val="clear" w:color="auto" w:fill="auto"/>
            <w:noWrap/>
            <w:vAlign w:val="bottom"/>
            <w:hideMark/>
          </w:tcPr>
          <w:p w14:paraId="5D99E0F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A6D3C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16EDC2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9.12.14</w:t>
            </w:r>
          </w:p>
        </w:tc>
        <w:tc>
          <w:tcPr>
            <w:tcW w:w="840" w:type="dxa"/>
            <w:tcBorders>
              <w:top w:val="nil"/>
              <w:left w:val="single" w:sz="4" w:space="0" w:color="auto"/>
              <w:bottom w:val="nil"/>
              <w:right w:val="single" w:sz="4" w:space="0" w:color="auto"/>
            </w:tcBorders>
            <w:shd w:val="clear" w:color="auto" w:fill="auto"/>
            <w:noWrap/>
            <w:vAlign w:val="bottom"/>
            <w:hideMark/>
          </w:tcPr>
          <w:p w14:paraId="0501069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330</w:t>
            </w:r>
          </w:p>
        </w:tc>
        <w:tc>
          <w:tcPr>
            <w:tcW w:w="5800" w:type="dxa"/>
            <w:tcBorders>
              <w:top w:val="nil"/>
              <w:left w:val="single" w:sz="4" w:space="0" w:color="auto"/>
              <w:bottom w:val="nil"/>
              <w:right w:val="single" w:sz="4" w:space="0" w:color="auto"/>
            </w:tcBorders>
            <w:shd w:val="clear" w:color="auto" w:fill="auto"/>
            <w:noWrap/>
            <w:vAlign w:val="bottom"/>
            <w:hideMark/>
          </w:tcPr>
          <w:p w14:paraId="13674F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Generic status portal</w:t>
            </w:r>
          </w:p>
        </w:tc>
        <w:tc>
          <w:tcPr>
            <w:tcW w:w="1162" w:type="dxa"/>
            <w:tcBorders>
              <w:top w:val="nil"/>
              <w:left w:val="single" w:sz="4" w:space="0" w:color="auto"/>
              <w:bottom w:val="nil"/>
              <w:right w:val="single" w:sz="4" w:space="0" w:color="auto"/>
            </w:tcBorders>
            <w:shd w:val="clear" w:color="auto" w:fill="auto"/>
            <w:noWrap/>
            <w:vAlign w:val="bottom"/>
            <w:hideMark/>
          </w:tcPr>
          <w:p w14:paraId="7D6F85C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2006F17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BBE8B7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9.12.15</w:t>
            </w:r>
          </w:p>
        </w:tc>
        <w:tc>
          <w:tcPr>
            <w:tcW w:w="840" w:type="dxa"/>
            <w:tcBorders>
              <w:top w:val="nil"/>
              <w:left w:val="single" w:sz="4" w:space="0" w:color="auto"/>
              <w:bottom w:val="nil"/>
              <w:right w:val="single" w:sz="4" w:space="0" w:color="auto"/>
            </w:tcBorders>
            <w:shd w:val="clear" w:color="auto" w:fill="auto"/>
            <w:noWrap/>
            <w:vAlign w:val="bottom"/>
            <w:hideMark/>
          </w:tcPr>
          <w:p w14:paraId="27F88E40"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335</w:t>
            </w:r>
          </w:p>
        </w:tc>
        <w:tc>
          <w:tcPr>
            <w:tcW w:w="5800" w:type="dxa"/>
            <w:tcBorders>
              <w:top w:val="nil"/>
              <w:left w:val="single" w:sz="4" w:space="0" w:color="auto"/>
              <w:bottom w:val="nil"/>
              <w:right w:val="single" w:sz="4" w:space="0" w:color="auto"/>
            </w:tcBorders>
            <w:shd w:val="clear" w:color="auto" w:fill="auto"/>
            <w:noWrap/>
            <w:vAlign w:val="bottom"/>
            <w:hideMark/>
          </w:tcPr>
          <w:p w14:paraId="0575EE1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SNMP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183ABA3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4DB55F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569B35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9.12.16</w:t>
            </w:r>
          </w:p>
        </w:tc>
        <w:tc>
          <w:tcPr>
            <w:tcW w:w="840" w:type="dxa"/>
            <w:tcBorders>
              <w:top w:val="nil"/>
              <w:left w:val="single" w:sz="4" w:space="0" w:color="auto"/>
              <w:bottom w:val="nil"/>
              <w:right w:val="single" w:sz="4" w:space="0" w:color="auto"/>
            </w:tcBorders>
            <w:shd w:val="clear" w:color="auto" w:fill="auto"/>
            <w:noWrap/>
            <w:vAlign w:val="bottom"/>
            <w:hideMark/>
          </w:tcPr>
          <w:p w14:paraId="03115C3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340</w:t>
            </w:r>
          </w:p>
        </w:tc>
        <w:tc>
          <w:tcPr>
            <w:tcW w:w="5800" w:type="dxa"/>
            <w:tcBorders>
              <w:top w:val="nil"/>
              <w:left w:val="single" w:sz="4" w:space="0" w:color="auto"/>
              <w:bottom w:val="nil"/>
              <w:right w:val="single" w:sz="4" w:space="0" w:color="auto"/>
            </w:tcBorders>
            <w:shd w:val="clear" w:color="auto" w:fill="auto"/>
            <w:noWrap/>
            <w:vAlign w:val="bottom"/>
            <w:hideMark/>
          </w:tcPr>
          <w:p w14:paraId="4C0C1E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BBF TR-069 management server</w:t>
            </w:r>
          </w:p>
        </w:tc>
        <w:tc>
          <w:tcPr>
            <w:tcW w:w="1162" w:type="dxa"/>
            <w:tcBorders>
              <w:top w:val="nil"/>
              <w:left w:val="single" w:sz="4" w:space="0" w:color="auto"/>
              <w:bottom w:val="nil"/>
              <w:right w:val="single" w:sz="4" w:space="0" w:color="auto"/>
            </w:tcBorders>
            <w:shd w:val="clear" w:color="auto" w:fill="auto"/>
            <w:noWrap/>
            <w:vAlign w:val="bottom"/>
            <w:hideMark/>
          </w:tcPr>
          <w:p w14:paraId="07FCB5E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69EA500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D7E49B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9.12.17</w:t>
            </w:r>
          </w:p>
        </w:tc>
        <w:tc>
          <w:tcPr>
            <w:tcW w:w="840" w:type="dxa"/>
            <w:tcBorders>
              <w:top w:val="nil"/>
              <w:left w:val="single" w:sz="4" w:space="0" w:color="auto"/>
              <w:bottom w:val="nil"/>
              <w:right w:val="single" w:sz="4" w:space="0" w:color="auto"/>
            </w:tcBorders>
            <w:shd w:val="clear" w:color="auto" w:fill="auto"/>
            <w:noWrap/>
            <w:vAlign w:val="bottom"/>
            <w:hideMark/>
          </w:tcPr>
          <w:p w14:paraId="20DEA88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426</w:t>
            </w:r>
          </w:p>
        </w:tc>
        <w:tc>
          <w:tcPr>
            <w:tcW w:w="5800" w:type="dxa"/>
            <w:tcBorders>
              <w:top w:val="nil"/>
              <w:left w:val="single" w:sz="4" w:space="0" w:color="auto"/>
              <w:bottom w:val="nil"/>
              <w:right w:val="single" w:sz="4" w:space="0" w:color="auto"/>
            </w:tcBorders>
            <w:shd w:val="clear" w:color="auto" w:fill="auto"/>
            <w:noWrap/>
            <w:vAlign w:val="bottom"/>
            <w:hideMark/>
          </w:tcPr>
          <w:p w14:paraId="18F5168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Threshold data 64-bit</w:t>
            </w:r>
          </w:p>
        </w:tc>
        <w:tc>
          <w:tcPr>
            <w:tcW w:w="1162" w:type="dxa"/>
            <w:tcBorders>
              <w:top w:val="nil"/>
              <w:left w:val="single" w:sz="4" w:space="0" w:color="auto"/>
              <w:bottom w:val="nil"/>
              <w:right w:val="single" w:sz="4" w:space="0" w:color="auto"/>
            </w:tcBorders>
            <w:shd w:val="clear" w:color="auto" w:fill="auto"/>
            <w:noWrap/>
            <w:vAlign w:val="bottom"/>
            <w:hideMark/>
          </w:tcPr>
          <w:p w14:paraId="0D6EACD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071F2EF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447D55A9" w14:textId="52588BD2"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9.12.18</w:t>
            </w:r>
          </w:p>
        </w:tc>
        <w:tc>
          <w:tcPr>
            <w:tcW w:w="840" w:type="dxa"/>
            <w:tcBorders>
              <w:top w:val="nil"/>
              <w:left w:val="single" w:sz="4" w:space="0" w:color="auto"/>
              <w:bottom w:val="nil"/>
              <w:right w:val="single" w:sz="4" w:space="0" w:color="auto"/>
            </w:tcBorders>
            <w:shd w:val="clear" w:color="auto" w:fill="auto"/>
            <w:noWrap/>
            <w:vAlign w:val="bottom"/>
          </w:tcPr>
          <w:p w14:paraId="174C12BB" w14:textId="29F8E0F1" w:rsidR="00E56FF5" w:rsidRPr="004D2FDA" w:rsidRDefault="00E56FF5" w:rsidP="004D2FDA">
            <w:pPr>
              <w:spacing w:after="0"/>
              <w:jc w:val="center"/>
              <w:rPr>
                <w:rFonts w:ascii="Calibri" w:hAnsi="Calibri"/>
                <w:iCs w:val="0"/>
                <w:color w:val="000000"/>
                <w:kern w:val="0"/>
                <w:sz w:val="22"/>
                <w:szCs w:val="22"/>
              </w:rPr>
            </w:pPr>
            <w:r>
              <w:rPr>
                <w:rFonts w:ascii="Calibri" w:hAnsi="Calibri"/>
                <w:iCs w:val="0"/>
                <w:color w:val="000000"/>
                <w:kern w:val="0"/>
                <w:sz w:val="22"/>
                <w:szCs w:val="22"/>
              </w:rPr>
              <w:t>439</w:t>
            </w:r>
          </w:p>
        </w:tc>
        <w:tc>
          <w:tcPr>
            <w:tcW w:w="5800" w:type="dxa"/>
            <w:tcBorders>
              <w:top w:val="nil"/>
              <w:left w:val="single" w:sz="4" w:space="0" w:color="auto"/>
              <w:bottom w:val="nil"/>
              <w:right w:val="single" w:sz="4" w:space="0" w:color="auto"/>
            </w:tcBorders>
            <w:shd w:val="clear" w:color="auto" w:fill="auto"/>
            <w:noWrap/>
            <w:vAlign w:val="bottom"/>
          </w:tcPr>
          <w:p w14:paraId="5C775DB5" w14:textId="4BDA355F"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OpenFlow config data</w:t>
            </w:r>
          </w:p>
        </w:tc>
        <w:tc>
          <w:tcPr>
            <w:tcW w:w="1162" w:type="dxa"/>
            <w:tcBorders>
              <w:top w:val="nil"/>
              <w:left w:val="single" w:sz="4" w:space="0" w:color="auto"/>
              <w:bottom w:val="nil"/>
              <w:right w:val="single" w:sz="4" w:space="0" w:color="auto"/>
            </w:tcBorders>
            <w:shd w:val="clear" w:color="auto" w:fill="auto"/>
            <w:noWrap/>
            <w:vAlign w:val="bottom"/>
          </w:tcPr>
          <w:p w14:paraId="6A52D76C" w14:textId="0D3E63B8" w:rsidR="00E56FF5" w:rsidRPr="004D2FDA" w:rsidRDefault="00E56FF5" w:rsidP="004D2FDA">
            <w:pPr>
              <w:spacing w:after="0"/>
              <w:rPr>
                <w:rFonts w:ascii="Calibri" w:hAnsi="Calibri"/>
                <w:iCs w:val="0"/>
                <w:color w:val="000000"/>
                <w:kern w:val="0"/>
                <w:sz w:val="22"/>
                <w:szCs w:val="22"/>
              </w:rPr>
            </w:pPr>
            <w:r>
              <w:rPr>
                <w:rFonts w:ascii="Calibri" w:hAnsi="Calibri"/>
                <w:iCs w:val="0"/>
                <w:color w:val="000000"/>
                <w:kern w:val="0"/>
                <w:sz w:val="22"/>
                <w:szCs w:val="22"/>
              </w:rPr>
              <w:t>No</w:t>
            </w:r>
          </w:p>
        </w:tc>
      </w:tr>
      <w:tr w:rsidR="00C430FC" w:rsidRPr="004D2FDA" w14:paraId="3BBE289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tcPr>
          <w:p w14:paraId="7AF5A49D" w14:textId="35E8B0F5"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9.12.19</w:t>
            </w:r>
          </w:p>
        </w:tc>
        <w:tc>
          <w:tcPr>
            <w:tcW w:w="840" w:type="dxa"/>
            <w:tcBorders>
              <w:top w:val="nil"/>
              <w:left w:val="single" w:sz="4" w:space="0" w:color="auto"/>
              <w:bottom w:val="nil"/>
              <w:right w:val="single" w:sz="4" w:space="0" w:color="auto"/>
            </w:tcBorders>
            <w:shd w:val="clear" w:color="auto" w:fill="auto"/>
            <w:noWrap/>
            <w:vAlign w:val="bottom"/>
          </w:tcPr>
          <w:p w14:paraId="3CB91013" w14:textId="3AD97D8C" w:rsidR="00C430FC" w:rsidRPr="00441846" w:rsidRDefault="00C430FC" w:rsidP="004D2FDA">
            <w:pPr>
              <w:spacing w:after="0"/>
              <w:jc w:val="center"/>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440</w:t>
            </w:r>
          </w:p>
        </w:tc>
        <w:tc>
          <w:tcPr>
            <w:tcW w:w="5800" w:type="dxa"/>
            <w:tcBorders>
              <w:top w:val="nil"/>
              <w:left w:val="single" w:sz="4" w:space="0" w:color="auto"/>
              <w:bottom w:val="nil"/>
              <w:right w:val="single" w:sz="4" w:space="0" w:color="auto"/>
            </w:tcBorders>
            <w:shd w:val="clear" w:color="auto" w:fill="auto"/>
            <w:noWrap/>
            <w:vAlign w:val="bottom"/>
          </w:tcPr>
          <w:p w14:paraId="22AA867D" w14:textId="44B235D5"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Time status message</w:t>
            </w:r>
          </w:p>
        </w:tc>
        <w:tc>
          <w:tcPr>
            <w:tcW w:w="1162" w:type="dxa"/>
            <w:tcBorders>
              <w:top w:val="nil"/>
              <w:left w:val="single" w:sz="4" w:space="0" w:color="auto"/>
              <w:bottom w:val="nil"/>
              <w:right w:val="single" w:sz="4" w:space="0" w:color="auto"/>
            </w:tcBorders>
            <w:shd w:val="clear" w:color="auto" w:fill="auto"/>
            <w:noWrap/>
            <w:vAlign w:val="bottom"/>
          </w:tcPr>
          <w:p w14:paraId="02F63E3C" w14:textId="03C7FB48" w:rsidR="00C430FC" w:rsidRPr="00441846" w:rsidRDefault="00C430FC" w:rsidP="004D2FDA">
            <w:pPr>
              <w:spacing w:after="0"/>
              <w:rPr>
                <w:rFonts w:ascii="Calibri" w:hAnsi="Calibri"/>
                <w:iCs w:val="0"/>
                <w:color w:val="4F81BD" w:themeColor="accent1"/>
                <w:kern w:val="0"/>
                <w:sz w:val="22"/>
                <w:szCs w:val="22"/>
              </w:rPr>
            </w:pPr>
            <w:r w:rsidRPr="00441846">
              <w:rPr>
                <w:rFonts w:ascii="Calibri" w:hAnsi="Calibri"/>
                <w:iCs w:val="0"/>
                <w:color w:val="4F81BD" w:themeColor="accent1"/>
                <w:kern w:val="0"/>
                <w:sz w:val="22"/>
                <w:szCs w:val="22"/>
              </w:rPr>
              <w:t>*</w:t>
            </w:r>
          </w:p>
        </w:tc>
      </w:tr>
      <w:tr w:rsidR="00E56FF5" w:rsidRPr="004D2FDA" w14:paraId="55E6FDB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D0C3FA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w:t>
            </w:r>
          </w:p>
        </w:tc>
        <w:tc>
          <w:tcPr>
            <w:tcW w:w="840" w:type="dxa"/>
            <w:tcBorders>
              <w:top w:val="nil"/>
              <w:left w:val="single" w:sz="4" w:space="0" w:color="auto"/>
              <w:bottom w:val="nil"/>
              <w:right w:val="single" w:sz="4" w:space="0" w:color="auto"/>
            </w:tcBorders>
            <w:shd w:val="clear" w:color="auto" w:fill="auto"/>
            <w:noWrap/>
            <w:vAlign w:val="bottom"/>
            <w:hideMark/>
          </w:tcPr>
          <w:p w14:paraId="39F1FAB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82</w:t>
            </w:r>
          </w:p>
        </w:tc>
        <w:tc>
          <w:tcPr>
            <w:tcW w:w="5800" w:type="dxa"/>
            <w:tcBorders>
              <w:top w:val="nil"/>
              <w:left w:val="single" w:sz="4" w:space="0" w:color="auto"/>
              <w:bottom w:val="nil"/>
              <w:right w:val="single" w:sz="4" w:space="0" w:color="auto"/>
            </w:tcBorders>
            <w:shd w:val="clear" w:color="auto" w:fill="auto"/>
            <w:noWrap/>
            <w:vAlign w:val="bottom"/>
            <w:hideMark/>
          </w:tcPr>
          <w:p w14:paraId="132B7E7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video UNI</w:t>
            </w:r>
          </w:p>
        </w:tc>
        <w:tc>
          <w:tcPr>
            <w:tcW w:w="1162" w:type="dxa"/>
            <w:tcBorders>
              <w:top w:val="nil"/>
              <w:left w:val="single" w:sz="4" w:space="0" w:color="auto"/>
              <w:bottom w:val="nil"/>
              <w:right w:val="single" w:sz="4" w:space="0" w:color="auto"/>
            </w:tcBorders>
            <w:shd w:val="clear" w:color="auto" w:fill="auto"/>
            <w:noWrap/>
            <w:vAlign w:val="bottom"/>
            <w:hideMark/>
          </w:tcPr>
          <w:p w14:paraId="06A07CF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E59B70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9A094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9.13.2</w:t>
            </w:r>
          </w:p>
        </w:tc>
        <w:tc>
          <w:tcPr>
            <w:tcW w:w="840" w:type="dxa"/>
            <w:tcBorders>
              <w:top w:val="nil"/>
              <w:left w:val="single" w:sz="4" w:space="0" w:color="auto"/>
              <w:bottom w:val="nil"/>
              <w:right w:val="single" w:sz="4" w:space="0" w:color="auto"/>
            </w:tcBorders>
            <w:shd w:val="clear" w:color="auto" w:fill="auto"/>
            <w:noWrap/>
            <w:vAlign w:val="bottom"/>
            <w:hideMark/>
          </w:tcPr>
          <w:p w14:paraId="407DFF18"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90</w:t>
            </w:r>
          </w:p>
        </w:tc>
        <w:tc>
          <w:tcPr>
            <w:tcW w:w="5800" w:type="dxa"/>
            <w:tcBorders>
              <w:top w:val="nil"/>
              <w:left w:val="single" w:sz="4" w:space="0" w:color="auto"/>
              <w:bottom w:val="nil"/>
              <w:right w:val="single" w:sz="4" w:space="0" w:color="auto"/>
            </w:tcBorders>
            <w:shd w:val="clear" w:color="auto" w:fill="auto"/>
            <w:noWrap/>
            <w:vAlign w:val="bottom"/>
            <w:hideMark/>
          </w:tcPr>
          <w:p w14:paraId="3CB021F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video ANI</w:t>
            </w:r>
          </w:p>
        </w:tc>
        <w:tc>
          <w:tcPr>
            <w:tcW w:w="1162" w:type="dxa"/>
            <w:tcBorders>
              <w:top w:val="nil"/>
              <w:left w:val="single" w:sz="4" w:space="0" w:color="auto"/>
              <w:bottom w:val="nil"/>
              <w:right w:val="single" w:sz="4" w:space="0" w:color="auto"/>
            </w:tcBorders>
            <w:shd w:val="clear" w:color="auto" w:fill="auto"/>
            <w:noWrap/>
            <w:vAlign w:val="bottom"/>
            <w:hideMark/>
          </w:tcPr>
          <w:p w14:paraId="4C150B27"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5B3346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32CE610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9.13.3</w:t>
            </w:r>
          </w:p>
        </w:tc>
        <w:tc>
          <w:tcPr>
            <w:tcW w:w="840" w:type="dxa"/>
            <w:tcBorders>
              <w:top w:val="nil"/>
              <w:left w:val="single" w:sz="4" w:space="0" w:color="auto"/>
              <w:bottom w:val="nil"/>
              <w:right w:val="single" w:sz="4" w:space="0" w:color="auto"/>
            </w:tcBorders>
            <w:shd w:val="clear" w:color="auto" w:fill="auto"/>
            <w:noWrap/>
            <w:vAlign w:val="bottom"/>
            <w:hideMark/>
          </w:tcPr>
          <w:p w14:paraId="326E18B3"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83</w:t>
            </w:r>
          </w:p>
        </w:tc>
        <w:tc>
          <w:tcPr>
            <w:tcW w:w="5800" w:type="dxa"/>
            <w:tcBorders>
              <w:top w:val="nil"/>
              <w:left w:val="single" w:sz="4" w:space="0" w:color="auto"/>
              <w:bottom w:val="nil"/>
              <w:right w:val="single" w:sz="4" w:space="0" w:color="auto"/>
            </w:tcBorders>
            <w:shd w:val="clear" w:color="auto" w:fill="auto"/>
            <w:noWrap/>
            <w:vAlign w:val="bottom"/>
            <w:hideMark/>
          </w:tcPr>
          <w:p w14:paraId="44B650D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LCT UNI</w:t>
            </w:r>
          </w:p>
        </w:tc>
        <w:tc>
          <w:tcPr>
            <w:tcW w:w="1162" w:type="dxa"/>
            <w:tcBorders>
              <w:top w:val="nil"/>
              <w:left w:val="single" w:sz="4" w:space="0" w:color="auto"/>
              <w:bottom w:val="nil"/>
              <w:right w:val="single" w:sz="4" w:space="0" w:color="auto"/>
            </w:tcBorders>
            <w:shd w:val="clear" w:color="auto" w:fill="auto"/>
            <w:noWrap/>
            <w:vAlign w:val="bottom"/>
            <w:hideMark/>
          </w:tcPr>
          <w:p w14:paraId="2148ECD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79AD9B2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46ECFDC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9.13.4</w:t>
            </w:r>
          </w:p>
        </w:tc>
        <w:tc>
          <w:tcPr>
            <w:tcW w:w="840" w:type="dxa"/>
            <w:tcBorders>
              <w:top w:val="nil"/>
              <w:left w:val="single" w:sz="4" w:space="0" w:color="auto"/>
              <w:bottom w:val="nil"/>
              <w:right w:val="single" w:sz="4" w:space="0" w:color="auto"/>
            </w:tcBorders>
            <w:shd w:val="clear" w:color="auto" w:fill="auto"/>
            <w:noWrap/>
            <w:vAlign w:val="bottom"/>
            <w:hideMark/>
          </w:tcPr>
          <w:p w14:paraId="0CD15A6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14</w:t>
            </w:r>
          </w:p>
        </w:tc>
        <w:tc>
          <w:tcPr>
            <w:tcW w:w="5800" w:type="dxa"/>
            <w:tcBorders>
              <w:top w:val="nil"/>
              <w:left w:val="single" w:sz="4" w:space="0" w:color="auto"/>
              <w:bottom w:val="nil"/>
              <w:right w:val="single" w:sz="4" w:space="0" w:color="auto"/>
            </w:tcBorders>
            <w:shd w:val="clear" w:color="auto" w:fill="auto"/>
            <w:noWrap/>
            <w:vAlign w:val="bottom"/>
            <w:hideMark/>
          </w:tcPr>
          <w:p w14:paraId="5686968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Interworking VCC termination point</w:t>
            </w:r>
          </w:p>
        </w:tc>
        <w:tc>
          <w:tcPr>
            <w:tcW w:w="1162" w:type="dxa"/>
            <w:tcBorders>
              <w:top w:val="nil"/>
              <w:left w:val="single" w:sz="4" w:space="0" w:color="auto"/>
              <w:bottom w:val="nil"/>
              <w:right w:val="single" w:sz="4" w:space="0" w:color="auto"/>
            </w:tcBorders>
            <w:shd w:val="clear" w:color="auto" w:fill="auto"/>
            <w:noWrap/>
            <w:vAlign w:val="bottom"/>
            <w:hideMark/>
          </w:tcPr>
          <w:p w14:paraId="0448D8B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0556C07E"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425D806"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9.13.5</w:t>
            </w:r>
          </w:p>
        </w:tc>
        <w:tc>
          <w:tcPr>
            <w:tcW w:w="840" w:type="dxa"/>
            <w:tcBorders>
              <w:top w:val="nil"/>
              <w:left w:val="single" w:sz="4" w:space="0" w:color="auto"/>
              <w:bottom w:val="nil"/>
              <w:right w:val="single" w:sz="4" w:space="0" w:color="auto"/>
            </w:tcBorders>
            <w:shd w:val="clear" w:color="auto" w:fill="auto"/>
            <w:noWrap/>
            <w:vAlign w:val="bottom"/>
            <w:hideMark/>
          </w:tcPr>
          <w:p w14:paraId="0ADD222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16</w:t>
            </w:r>
          </w:p>
        </w:tc>
        <w:tc>
          <w:tcPr>
            <w:tcW w:w="5800" w:type="dxa"/>
            <w:tcBorders>
              <w:top w:val="nil"/>
              <w:left w:val="single" w:sz="4" w:space="0" w:color="auto"/>
              <w:bottom w:val="nil"/>
              <w:right w:val="single" w:sz="4" w:space="0" w:color="auto"/>
            </w:tcBorders>
            <w:shd w:val="clear" w:color="auto" w:fill="auto"/>
            <w:noWrap/>
            <w:vAlign w:val="bottom"/>
            <w:hideMark/>
          </w:tcPr>
          <w:p w14:paraId="60738F4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AAL5 profile</w:t>
            </w:r>
          </w:p>
        </w:tc>
        <w:tc>
          <w:tcPr>
            <w:tcW w:w="1162" w:type="dxa"/>
            <w:tcBorders>
              <w:top w:val="nil"/>
              <w:left w:val="single" w:sz="4" w:space="0" w:color="auto"/>
              <w:bottom w:val="nil"/>
              <w:right w:val="single" w:sz="4" w:space="0" w:color="auto"/>
            </w:tcBorders>
            <w:shd w:val="clear" w:color="auto" w:fill="auto"/>
            <w:noWrap/>
            <w:vAlign w:val="bottom"/>
            <w:hideMark/>
          </w:tcPr>
          <w:p w14:paraId="4C4B71B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11C2EE6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C23660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9.13.6</w:t>
            </w:r>
          </w:p>
        </w:tc>
        <w:tc>
          <w:tcPr>
            <w:tcW w:w="840" w:type="dxa"/>
            <w:tcBorders>
              <w:top w:val="nil"/>
              <w:left w:val="single" w:sz="4" w:space="0" w:color="auto"/>
              <w:bottom w:val="nil"/>
              <w:right w:val="single" w:sz="4" w:space="0" w:color="auto"/>
            </w:tcBorders>
            <w:shd w:val="clear" w:color="auto" w:fill="auto"/>
            <w:noWrap/>
            <w:vAlign w:val="bottom"/>
            <w:hideMark/>
          </w:tcPr>
          <w:p w14:paraId="250E2CF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18</w:t>
            </w:r>
          </w:p>
        </w:tc>
        <w:tc>
          <w:tcPr>
            <w:tcW w:w="5800" w:type="dxa"/>
            <w:tcBorders>
              <w:top w:val="nil"/>
              <w:left w:val="single" w:sz="4" w:space="0" w:color="auto"/>
              <w:bottom w:val="nil"/>
              <w:right w:val="single" w:sz="4" w:space="0" w:color="auto"/>
            </w:tcBorders>
            <w:shd w:val="clear" w:color="auto" w:fill="auto"/>
            <w:noWrap/>
            <w:vAlign w:val="bottom"/>
            <w:hideMark/>
          </w:tcPr>
          <w:p w14:paraId="2BDF63C9"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AAL5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3403D30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3478830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400CB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9.13.9</w:t>
            </w:r>
          </w:p>
        </w:tc>
        <w:tc>
          <w:tcPr>
            <w:tcW w:w="840" w:type="dxa"/>
            <w:tcBorders>
              <w:top w:val="nil"/>
              <w:left w:val="single" w:sz="4" w:space="0" w:color="auto"/>
              <w:bottom w:val="nil"/>
              <w:right w:val="single" w:sz="4" w:space="0" w:color="auto"/>
            </w:tcBorders>
            <w:shd w:val="clear" w:color="auto" w:fill="auto"/>
            <w:noWrap/>
            <w:vAlign w:val="bottom"/>
            <w:hideMark/>
          </w:tcPr>
          <w:p w14:paraId="7A342CD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269</w:t>
            </w:r>
          </w:p>
        </w:tc>
        <w:tc>
          <w:tcPr>
            <w:tcW w:w="5800" w:type="dxa"/>
            <w:tcBorders>
              <w:top w:val="nil"/>
              <w:left w:val="single" w:sz="4" w:space="0" w:color="auto"/>
              <w:bottom w:val="nil"/>
              <w:right w:val="single" w:sz="4" w:space="0" w:color="auto"/>
            </w:tcBorders>
            <w:shd w:val="clear" w:color="auto" w:fill="auto"/>
            <w:noWrap/>
            <w:vAlign w:val="bottom"/>
            <w:hideMark/>
          </w:tcPr>
          <w:p w14:paraId="3EA8C05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VP network CTP</w:t>
            </w:r>
          </w:p>
        </w:tc>
        <w:tc>
          <w:tcPr>
            <w:tcW w:w="1162" w:type="dxa"/>
            <w:tcBorders>
              <w:top w:val="nil"/>
              <w:left w:val="single" w:sz="4" w:space="0" w:color="auto"/>
              <w:bottom w:val="nil"/>
              <w:right w:val="single" w:sz="4" w:space="0" w:color="auto"/>
            </w:tcBorders>
            <w:shd w:val="clear" w:color="auto" w:fill="auto"/>
            <w:noWrap/>
            <w:vAlign w:val="bottom"/>
            <w:hideMark/>
          </w:tcPr>
          <w:p w14:paraId="6AE6D4A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902A2D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E47694E"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9.13.10</w:t>
            </w:r>
          </w:p>
        </w:tc>
        <w:tc>
          <w:tcPr>
            <w:tcW w:w="840" w:type="dxa"/>
            <w:tcBorders>
              <w:top w:val="nil"/>
              <w:left w:val="single" w:sz="4" w:space="0" w:color="auto"/>
              <w:bottom w:val="nil"/>
              <w:right w:val="single" w:sz="4" w:space="0" w:color="auto"/>
            </w:tcBorders>
            <w:shd w:val="clear" w:color="auto" w:fill="auto"/>
            <w:noWrap/>
            <w:vAlign w:val="bottom"/>
            <w:hideMark/>
          </w:tcPr>
          <w:p w14:paraId="649F8CEE"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62</w:t>
            </w:r>
          </w:p>
        </w:tc>
        <w:tc>
          <w:tcPr>
            <w:tcW w:w="5800" w:type="dxa"/>
            <w:tcBorders>
              <w:top w:val="nil"/>
              <w:left w:val="single" w:sz="4" w:space="0" w:color="auto"/>
              <w:bottom w:val="nil"/>
              <w:right w:val="single" w:sz="4" w:space="0" w:color="auto"/>
            </w:tcBorders>
            <w:shd w:val="clear" w:color="auto" w:fill="auto"/>
            <w:noWrap/>
            <w:vAlign w:val="bottom"/>
            <w:hideMark/>
          </w:tcPr>
          <w:p w14:paraId="57EE7E1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VP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7369482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4B5857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652CF5E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9.13.11</w:t>
            </w:r>
          </w:p>
        </w:tc>
        <w:tc>
          <w:tcPr>
            <w:tcW w:w="840" w:type="dxa"/>
            <w:tcBorders>
              <w:top w:val="nil"/>
              <w:left w:val="single" w:sz="4" w:space="0" w:color="auto"/>
              <w:bottom w:val="nil"/>
              <w:right w:val="single" w:sz="4" w:space="0" w:color="auto"/>
            </w:tcBorders>
            <w:shd w:val="clear" w:color="auto" w:fill="auto"/>
            <w:noWrap/>
            <w:vAlign w:val="bottom"/>
            <w:hideMark/>
          </w:tcPr>
          <w:p w14:paraId="08E19D4C"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332</w:t>
            </w:r>
          </w:p>
        </w:tc>
        <w:tc>
          <w:tcPr>
            <w:tcW w:w="5800" w:type="dxa"/>
            <w:tcBorders>
              <w:top w:val="nil"/>
              <w:left w:val="single" w:sz="4" w:space="0" w:color="auto"/>
              <w:bottom w:val="nil"/>
              <w:right w:val="single" w:sz="4" w:space="0" w:color="auto"/>
            </w:tcBorders>
            <w:shd w:val="clear" w:color="auto" w:fill="auto"/>
            <w:noWrap/>
            <w:vAlign w:val="bottom"/>
            <w:hideMark/>
          </w:tcPr>
          <w:p w14:paraId="525C16F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Enhanced security control</w:t>
            </w:r>
          </w:p>
        </w:tc>
        <w:tc>
          <w:tcPr>
            <w:tcW w:w="1162" w:type="dxa"/>
            <w:tcBorders>
              <w:top w:val="nil"/>
              <w:left w:val="single" w:sz="4" w:space="0" w:color="auto"/>
              <w:bottom w:val="nil"/>
              <w:right w:val="single" w:sz="4" w:space="0" w:color="auto"/>
            </w:tcBorders>
            <w:shd w:val="clear" w:color="auto" w:fill="auto"/>
            <w:noWrap/>
            <w:vAlign w:val="bottom"/>
            <w:hideMark/>
          </w:tcPr>
          <w:p w14:paraId="31E90D71"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M</w:t>
            </w:r>
          </w:p>
        </w:tc>
      </w:tr>
      <w:tr w:rsidR="00E56FF5" w:rsidRPr="004D2FDA" w14:paraId="54ED309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2CED34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9.14.1</w:t>
            </w:r>
          </w:p>
        </w:tc>
        <w:tc>
          <w:tcPr>
            <w:tcW w:w="840" w:type="dxa"/>
            <w:tcBorders>
              <w:top w:val="nil"/>
              <w:left w:val="single" w:sz="4" w:space="0" w:color="auto"/>
              <w:bottom w:val="nil"/>
              <w:right w:val="single" w:sz="4" w:space="0" w:color="auto"/>
            </w:tcBorders>
            <w:shd w:val="clear" w:color="auto" w:fill="auto"/>
            <w:noWrap/>
            <w:vAlign w:val="bottom"/>
            <w:hideMark/>
          </w:tcPr>
          <w:p w14:paraId="638CB7A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313</w:t>
            </w:r>
          </w:p>
        </w:tc>
        <w:tc>
          <w:tcPr>
            <w:tcW w:w="5800" w:type="dxa"/>
            <w:tcBorders>
              <w:top w:val="nil"/>
              <w:left w:val="single" w:sz="4" w:space="0" w:color="auto"/>
              <w:bottom w:val="nil"/>
              <w:right w:val="single" w:sz="4" w:space="0" w:color="auto"/>
            </w:tcBorders>
            <w:shd w:val="clear" w:color="auto" w:fill="auto"/>
            <w:noWrap/>
            <w:vAlign w:val="bottom"/>
            <w:hideMark/>
          </w:tcPr>
          <w:p w14:paraId="286DEEC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ANI-G</w:t>
            </w:r>
          </w:p>
        </w:tc>
        <w:tc>
          <w:tcPr>
            <w:tcW w:w="1162" w:type="dxa"/>
            <w:tcBorders>
              <w:top w:val="nil"/>
              <w:left w:val="single" w:sz="4" w:space="0" w:color="auto"/>
              <w:bottom w:val="nil"/>
              <w:right w:val="single" w:sz="4" w:space="0" w:color="auto"/>
            </w:tcBorders>
            <w:shd w:val="clear" w:color="auto" w:fill="auto"/>
            <w:noWrap/>
            <w:vAlign w:val="bottom"/>
            <w:hideMark/>
          </w:tcPr>
          <w:p w14:paraId="1C6E778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A61ADA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2A6DFEE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9.14.2</w:t>
            </w:r>
          </w:p>
        </w:tc>
        <w:tc>
          <w:tcPr>
            <w:tcW w:w="840" w:type="dxa"/>
            <w:tcBorders>
              <w:top w:val="nil"/>
              <w:left w:val="single" w:sz="4" w:space="0" w:color="auto"/>
              <w:bottom w:val="nil"/>
              <w:right w:val="single" w:sz="4" w:space="0" w:color="auto"/>
            </w:tcBorders>
            <w:shd w:val="clear" w:color="auto" w:fill="auto"/>
            <w:noWrap/>
            <w:vAlign w:val="bottom"/>
            <w:hideMark/>
          </w:tcPr>
          <w:p w14:paraId="58D99D6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314</w:t>
            </w:r>
          </w:p>
        </w:tc>
        <w:tc>
          <w:tcPr>
            <w:tcW w:w="5800" w:type="dxa"/>
            <w:tcBorders>
              <w:top w:val="nil"/>
              <w:left w:val="single" w:sz="4" w:space="0" w:color="auto"/>
              <w:bottom w:val="nil"/>
              <w:right w:val="single" w:sz="4" w:space="0" w:color="auto"/>
            </w:tcBorders>
            <w:shd w:val="clear" w:color="auto" w:fill="auto"/>
            <w:noWrap/>
            <w:vAlign w:val="bottom"/>
            <w:hideMark/>
          </w:tcPr>
          <w:p w14:paraId="2F78EB1D"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RE UNI</w:t>
            </w:r>
          </w:p>
        </w:tc>
        <w:tc>
          <w:tcPr>
            <w:tcW w:w="1162" w:type="dxa"/>
            <w:tcBorders>
              <w:top w:val="nil"/>
              <w:left w:val="single" w:sz="4" w:space="0" w:color="auto"/>
              <w:bottom w:val="nil"/>
              <w:right w:val="single" w:sz="4" w:space="0" w:color="auto"/>
            </w:tcBorders>
            <w:shd w:val="clear" w:color="auto" w:fill="auto"/>
            <w:noWrap/>
            <w:vAlign w:val="bottom"/>
            <w:hideMark/>
          </w:tcPr>
          <w:p w14:paraId="4CE077D3"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661AFD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04F848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9.14.3</w:t>
            </w:r>
          </w:p>
        </w:tc>
        <w:tc>
          <w:tcPr>
            <w:tcW w:w="840" w:type="dxa"/>
            <w:tcBorders>
              <w:top w:val="nil"/>
              <w:left w:val="single" w:sz="4" w:space="0" w:color="auto"/>
              <w:bottom w:val="nil"/>
              <w:right w:val="single" w:sz="4" w:space="0" w:color="auto"/>
            </w:tcBorders>
            <w:shd w:val="clear" w:color="auto" w:fill="auto"/>
            <w:noWrap/>
            <w:vAlign w:val="bottom"/>
            <w:hideMark/>
          </w:tcPr>
          <w:p w14:paraId="359C3D5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315</w:t>
            </w:r>
          </w:p>
        </w:tc>
        <w:tc>
          <w:tcPr>
            <w:tcW w:w="5800" w:type="dxa"/>
            <w:tcBorders>
              <w:top w:val="nil"/>
              <w:left w:val="single" w:sz="4" w:space="0" w:color="auto"/>
              <w:bottom w:val="nil"/>
              <w:right w:val="single" w:sz="4" w:space="0" w:color="auto"/>
            </w:tcBorders>
            <w:shd w:val="clear" w:color="auto" w:fill="auto"/>
            <w:noWrap/>
            <w:vAlign w:val="bottom"/>
            <w:hideMark/>
          </w:tcPr>
          <w:p w14:paraId="45E9BD52"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upstream amplifier</w:t>
            </w:r>
          </w:p>
        </w:tc>
        <w:tc>
          <w:tcPr>
            <w:tcW w:w="1162" w:type="dxa"/>
            <w:tcBorders>
              <w:top w:val="nil"/>
              <w:left w:val="single" w:sz="4" w:space="0" w:color="auto"/>
              <w:bottom w:val="nil"/>
              <w:right w:val="single" w:sz="4" w:space="0" w:color="auto"/>
            </w:tcBorders>
            <w:shd w:val="clear" w:color="auto" w:fill="auto"/>
            <w:noWrap/>
            <w:vAlign w:val="bottom"/>
            <w:hideMark/>
          </w:tcPr>
          <w:p w14:paraId="3310CBA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2A56D1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CA3B3B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9.14.4</w:t>
            </w:r>
          </w:p>
        </w:tc>
        <w:tc>
          <w:tcPr>
            <w:tcW w:w="840" w:type="dxa"/>
            <w:tcBorders>
              <w:top w:val="nil"/>
              <w:left w:val="single" w:sz="4" w:space="0" w:color="auto"/>
              <w:bottom w:val="nil"/>
              <w:right w:val="single" w:sz="4" w:space="0" w:color="auto"/>
            </w:tcBorders>
            <w:shd w:val="clear" w:color="auto" w:fill="auto"/>
            <w:noWrap/>
            <w:vAlign w:val="bottom"/>
            <w:hideMark/>
          </w:tcPr>
          <w:p w14:paraId="7F31F01B"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316</w:t>
            </w:r>
          </w:p>
        </w:tc>
        <w:tc>
          <w:tcPr>
            <w:tcW w:w="5800" w:type="dxa"/>
            <w:tcBorders>
              <w:top w:val="nil"/>
              <w:left w:val="single" w:sz="4" w:space="0" w:color="auto"/>
              <w:bottom w:val="nil"/>
              <w:right w:val="single" w:sz="4" w:space="0" w:color="auto"/>
            </w:tcBorders>
            <w:shd w:val="clear" w:color="auto" w:fill="auto"/>
            <w:noWrap/>
            <w:vAlign w:val="bottom"/>
            <w:hideMark/>
          </w:tcPr>
          <w:p w14:paraId="39D5355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downstream amplifier</w:t>
            </w:r>
          </w:p>
        </w:tc>
        <w:tc>
          <w:tcPr>
            <w:tcW w:w="1162" w:type="dxa"/>
            <w:tcBorders>
              <w:top w:val="nil"/>
              <w:left w:val="single" w:sz="4" w:space="0" w:color="auto"/>
              <w:bottom w:val="nil"/>
              <w:right w:val="single" w:sz="4" w:space="0" w:color="auto"/>
            </w:tcBorders>
            <w:shd w:val="clear" w:color="auto" w:fill="auto"/>
            <w:noWrap/>
            <w:vAlign w:val="bottom"/>
            <w:hideMark/>
          </w:tcPr>
          <w:p w14:paraId="436C3C6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02968F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5FB7B16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9.14.5</w:t>
            </w:r>
          </w:p>
        </w:tc>
        <w:tc>
          <w:tcPr>
            <w:tcW w:w="840" w:type="dxa"/>
            <w:tcBorders>
              <w:top w:val="nil"/>
              <w:left w:val="single" w:sz="4" w:space="0" w:color="auto"/>
              <w:bottom w:val="nil"/>
              <w:right w:val="single" w:sz="4" w:space="0" w:color="auto"/>
            </w:tcBorders>
            <w:shd w:val="clear" w:color="auto" w:fill="auto"/>
            <w:noWrap/>
            <w:vAlign w:val="bottom"/>
            <w:hideMark/>
          </w:tcPr>
          <w:p w14:paraId="251D42B7"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317</w:t>
            </w:r>
          </w:p>
        </w:tc>
        <w:tc>
          <w:tcPr>
            <w:tcW w:w="5800" w:type="dxa"/>
            <w:tcBorders>
              <w:top w:val="nil"/>
              <w:left w:val="single" w:sz="4" w:space="0" w:color="auto"/>
              <w:bottom w:val="nil"/>
              <w:right w:val="single" w:sz="4" w:space="0" w:color="auto"/>
            </w:tcBorders>
            <w:shd w:val="clear" w:color="auto" w:fill="auto"/>
            <w:noWrap/>
            <w:vAlign w:val="bottom"/>
            <w:hideMark/>
          </w:tcPr>
          <w:p w14:paraId="6E9523D8"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config portal</w:t>
            </w:r>
          </w:p>
        </w:tc>
        <w:tc>
          <w:tcPr>
            <w:tcW w:w="1162" w:type="dxa"/>
            <w:tcBorders>
              <w:top w:val="nil"/>
              <w:left w:val="single" w:sz="4" w:space="0" w:color="auto"/>
              <w:bottom w:val="nil"/>
              <w:right w:val="single" w:sz="4" w:space="0" w:color="auto"/>
            </w:tcBorders>
            <w:shd w:val="clear" w:color="auto" w:fill="auto"/>
            <w:noWrap/>
            <w:vAlign w:val="bottom"/>
            <w:hideMark/>
          </w:tcPr>
          <w:p w14:paraId="6A8D0C9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6B8F993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0FAC3FE5"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9.14.6</w:t>
            </w:r>
          </w:p>
        </w:tc>
        <w:tc>
          <w:tcPr>
            <w:tcW w:w="840" w:type="dxa"/>
            <w:tcBorders>
              <w:top w:val="nil"/>
              <w:left w:val="single" w:sz="4" w:space="0" w:color="auto"/>
              <w:bottom w:val="nil"/>
              <w:right w:val="single" w:sz="4" w:space="0" w:color="auto"/>
            </w:tcBorders>
            <w:shd w:val="clear" w:color="auto" w:fill="auto"/>
            <w:noWrap/>
            <w:vAlign w:val="bottom"/>
            <w:hideMark/>
          </w:tcPr>
          <w:p w14:paraId="5E1BF334"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328</w:t>
            </w:r>
          </w:p>
        </w:tc>
        <w:tc>
          <w:tcPr>
            <w:tcW w:w="5800" w:type="dxa"/>
            <w:tcBorders>
              <w:top w:val="nil"/>
              <w:left w:val="single" w:sz="4" w:space="0" w:color="auto"/>
              <w:bottom w:val="nil"/>
              <w:right w:val="single" w:sz="4" w:space="0" w:color="auto"/>
            </w:tcBorders>
            <w:shd w:val="clear" w:color="auto" w:fill="auto"/>
            <w:noWrap/>
            <w:vAlign w:val="bottom"/>
            <w:hideMark/>
          </w:tcPr>
          <w:p w14:paraId="714E08E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RE common amplifier parameters</w:t>
            </w:r>
          </w:p>
        </w:tc>
        <w:tc>
          <w:tcPr>
            <w:tcW w:w="1162" w:type="dxa"/>
            <w:tcBorders>
              <w:top w:val="nil"/>
              <w:left w:val="single" w:sz="4" w:space="0" w:color="auto"/>
              <w:bottom w:val="nil"/>
              <w:right w:val="single" w:sz="4" w:space="0" w:color="auto"/>
            </w:tcBorders>
            <w:shd w:val="clear" w:color="auto" w:fill="auto"/>
            <w:noWrap/>
            <w:vAlign w:val="bottom"/>
            <w:hideMark/>
          </w:tcPr>
          <w:p w14:paraId="59B7644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DAA490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7EF6ACF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9.15.1</w:t>
            </w:r>
          </w:p>
        </w:tc>
        <w:tc>
          <w:tcPr>
            <w:tcW w:w="840" w:type="dxa"/>
            <w:tcBorders>
              <w:top w:val="nil"/>
              <w:left w:val="single" w:sz="4" w:space="0" w:color="auto"/>
              <w:bottom w:val="nil"/>
              <w:right w:val="single" w:sz="4" w:space="0" w:color="auto"/>
            </w:tcBorders>
            <w:shd w:val="clear" w:color="auto" w:fill="auto"/>
            <w:noWrap/>
            <w:vAlign w:val="bottom"/>
            <w:hideMark/>
          </w:tcPr>
          <w:p w14:paraId="5857ABF2"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401</w:t>
            </w:r>
          </w:p>
        </w:tc>
        <w:tc>
          <w:tcPr>
            <w:tcW w:w="5800" w:type="dxa"/>
            <w:tcBorders>
              <w:top w:val="nil"/>
              <w:left w:val="single" w:sz="4" w:space="0" w:color="auto"/>
              <w:bottom w:val="nil"/>
              <w:right w:val="single" w:sz="4" w:space="0" w:color="auto"/>
            </w:tcBorders>
            <w:shd w:val="clear" w:color="auto" w:fill="auto"/>
            <w:noWrap/>
            <w:vAlign w:val="bottom"/>
            <w:hideMark/>
          </w:tcPr>
          <w:p w14:paraId="366C3FC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Physical path termination point RS232/RS485 UNI</w:t>
            </w:r>
          </w:p>
        </w:tc>
        <w:tc>
          <w:tcPr>
            <w:tcW w:w="1162" w:type="dxa"/>
            <w:tcBorders>
              <w:top w:val="nil"/>
              <w:left w:val="single" w:sz="4" w:space="0" w:color="auto"/>
              <w:bottom w:val="nil"/>
              <w:right w:val="single" w:sz="4" w:space="0" w:color="auto"/>
            </w:tcBorders>
            <w:shd w:val="clear" w:color="auto" w:fill="auto"/>
            <w:noWrap/>
            <w:vAlign w:val="bottom"/>
            <w:hideMark/>
          </w:tcPr>
          <w:p w14:paraId="71D6849C"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4224948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8C0BB8F"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9.15.2</w:t>
            </w:r>
          </w:p>
        </w:tc>
        <w:tc>
          <w:tcPr>
            <w:tcW w:w="840" w:type="dxa"/>
            <w:tcBorders>
              <w:top w:val="nil"/>
              <w:left w:val="single" w:sz="4" w:space="0" w:color="auto"/>
              <w:bottom w:val="nil"/>
              <w:right w:val="single" w:sz="4" w:space="0" w:color="auto"/>
            </w:tcBorders>
            <w:shd w:val="clear" w:color="auto" w:fill="auto"/>
            <w:noWrap/>
            <w:vAlign w:val="bottom"/>
            <w:hideMark/>
          </w:tcPr>
          <w:p w14:paraId="34E815E5"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402</w:t>
            </w:r>
          </w:p>
        </w:tc>
        <w:tc>
          <w:tcPr>
            <w:tcW w:w="5800" w:type="dxa"/>
            <w:tcBorders>
              <w:top w:val="nil"/>
              <w:left w:val="single" w:sz="4" w:space="0" w:color="auto"/>
              <w:bottom w:val="nil"/>
              <w:right w:val="single" w:sz="4" w:space="0" w:color="auto"/>
            </w:tcBorders>
            <w:shd w:val="clear" w:color="auto" w:fill="auto"/>
            <w:noWrap/>
            <w:vAlign w:val="bottom"/>
            <w:hideMark/>
          </w:tcPr>
          <w:p w14:paraId="469CCDD4"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RS232/RS485 Port Operation Configuration data</w:t>
            </w:r>
          </w:p>
        </w:tc>
        <w:tc>
          <w:tcPr>
            <w:tcW w:w="1162" w:type="dxa"/>
            <w:tcBorders>
              <w:top w:val="nil"/>
              <w:left w:val="single" w:sz="4" w:space="0" w:color="auto"/>
              <w:bottom w:val="nil"/>
              <w:right w:val="single" w:sz="4" w:space="0" w:color="auto"/>
            </w:tcBorders>
            <w:shd w:val="clear" w:color="auto" w:fill="auto"/>
            <w:noWrap/>
            <w:vAlign w:val="bottom"/>
            <w:hideMark/>
          </w:tcPr>
          <w:p w14:paraId="08911D7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E56FF5" w:rsidRPr="004D2FDA" w14:paraId="5D3B983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bottom"/>
            <w:hideMark/>
          </w:tcPr>
          <w:p w14:paraId="1062FCA0"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9.15.3</w:t>
            </w:r>
          </w:p>
        </w:tc>
        <w:tc>
          <w:tcPr>
            <w:tcW w:w="840" w:type="dxa"/>
            <w:tcBorders>
              <w:top w:val="nil"/>
              <w:left w:val="single" w:sz="4" w:space="0" w:color="auto"/>
              <w:bottom w:val="nil"/>
              <w:right w:val="single" w:sz="4" w:space="0" w:color="auto"/>
            </w:tcBorders>
            <w:shd w:val="clear" w:color="auto" w:fill="auto"/>
            <w:noWrap/>
            <w:vAlign w:val="bottom"/>
            <w:hideMark/>
          </w:tcPr>
          <w:p w14:paraId="40824A16" w14:textId="77777777" w:rsidR="00E56FF5" w:rsidRPr="004D2FDA" w:rsidRDefault="00E56FF5" w:rsidP="004D2FDA">
            <w:pPr>
              <w:spacing w:after="0"/>
              <w:jc w:val="center"/>
              <w:rPr>
                <w:rFonts w:ascii="Calibri" w:hAnsi="Calibri"/>
                <w:iCs w:val="0"/>
                <w:color w:val="000000"/>
                <w:kern w:val="0"/>
                <w:sz w:val="22"/>
                <w:szCs w:val="22"/>
              </w:rPr>
            </w:pPr>
            <w:r w:rsidRPr="004D2FDA">
              <w:rPr>
                <w:rFonts w:ascii="Calibri" w:hAnsi="Calibri"/>
                <w:iCs w:val="0"/>
                <w:color w:val="000000"/>
                <w:kern w:val="0"/>
                <w:sz w:val="22"/>
                <w:szCs w:val="22"/>
              </w:rPr>
              <w:t>403</w:t>
            </w:r>
          </w:p>
        </w:tc>
        <w:tc>
          <w:tcPr>
            <w:tcW w:w="5800" w:type="dxa"/>
            <w:tcBorders>
              <w:top w:val="nil"/>
              <w:left w:val="single" w:sz="4" w:space="0" w:color="auto"/>
              <w:bottom w:val="nil"/>
              <w:right w:val="single" w:sz="4" w:space="0" w:color="auto"/>
            </w:tcBorders>
            <w:shd w:val="clear" w:color="auto" w:fill="auto"/>
            <w:noWrap/>
            <w:vAlign w:val="bottom"/>
            <w:hideMark/>
          </w:tcPr>
          <w:p w14:paraId="6160FE2A"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RS232/RS485 performance monitoring history data</w:t>
            </w:r>
          </w:p>
        </w:tc>
        <w:tc>
          <w:tcPr>
            <w:tcW w:w="1162" w:type="dxa"/>
            <w:tcBorders>
              <w:top w:val="nil"/>
              <w:left w:val="single" w:sz="4" w:space="0" w:color="auto"/>
              <w:bottom w:val="nil"/>
              <w:right w:val="single" w:sz="4" w:space="0" w:color="auto"/>
            </w:tcBorders>
            <w:shd w:val="clear" w:color="auto" w:fill="auto"/>
            <w:noWrap/>
            <w:vAlign w:val="bottom"/>
            <w:hideMark/>
          </w:tcPr>
          <w:p w14:paraId="610378BB" w14:textId="77777777" w:rsidR="00E56FF5" w:rsidRPr="004D2FDA" w:rsidRDefault="00E56FF5" w:rsidP="004D2FDA">
            <w:pPr>
              <w:spacing w:after="0"/>
              <w:rPr>
                <w:rFonts w:ascii="Calibri" w:hAnsi="Calibri"/>
                <w:iCs w:val="0"/>
                <w:color w:val="000000"/>
                <w:kern w:val="0"/>
                <w:sz w:val="22"/>
                <w:szCs w:val="22"/>
              </w:rPr>
            </w:pPr>
            <w:r w:rsidRPr="004D2FDA">
              <w:rPr>
                <w:rFonts w:ascii="Calibri" w:hAnsi="Calibri"/>
                <w:iCs w:val="0"/>
                <w:color w:val="000000"/>
                <w:kern w:val="0"/>
                <w:sz w:val="22"/>
                <w:szCs w:val="22"/>
              </w:rPr>
              <w:t>No</w:t>
            </w:r>
          </w:p>
        </w:tc>
      </w:tr>
      <w:tr w:rsidR="00C430FC" w:rsidRPr="004D2FDA" w14:paraId="3541BF40"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F798494" w14:textId="70CB62BF"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w:t>
            </w:r>
          </w:p>
        </w:tc>
        <w:tc>
          <w:tcPr>
            <w:tcW w:w="840" w:type="dxa"/>
            <w:tcBorders>
              <w:top w:val="nil"/>
              <w:left w:val="single" w:sz="4" w:space="0" w:color="auto"/>
              <w:bottom w:val="nil"/>
              <w:right w:val="single" w:sz="4" w:space="0" w:color="auto"/>
            </w:tcBorders>
            <w:shd w:val="clear" w:color="auto" w:fill="auto"/>
            <w:noWrap/>
            <w:vAlign w:val="center"/>
          </w:tcPr>
          <w:p w14:paraId="53DFFC34" w14:textId="5446278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442</w:t>
            </w:r>
          </w:p>
        </w:tc>
        <w:tc>
          <w:tcPr>
            <w:tcW w:w="5800" w:type="dxa"/>
            <w:tcBorders>
              <w:top w:val="nil"/>
              <w:left w:val="single" w:sz="4" w:space="0" w:color="auto"/>
              <w:bottom w:val="nil"/>
              <w:right w:val="single" w:sz="4" w:space="0" w:color="auto"/>
            </w:tcBorders>
            <w:shd w:val="clear" w:color="auto" w:fill="auto"/>
            <w:noWrap/>
            <w:vAlign w:val="center"/>
          </w:tcPr>
          <w:p w14:paraId="52DB39F2" w14:textId="23BBFAD4"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rPr>
              <w:t xml:space="preserve">TWDM System Profile </w:t>
            </w:r>
          </w:p>
        </w:tc>
        <w:tc>
          <w:tcPr>
            <w:tcW w:w="1162" w:type="dxa"/>
            <w:tcBorders>
              <w:top w:val="nil"/>
              <w:left w:val="single" w:sz="4" w:space="0" w:color="auto"/>
              <w:bottom w:val="nil"/>
              <w:right w:val="single" w:sz="4" w:space="0" w:color="auto"/>
            </w:tcBorders>
            <w:shd w:val="clear" w:color="auto" w:fill="auto"/>
            <w:noWrap/>
            <w:vAlign w:val="center"/>
          </w:tcPr>
          <w:p w14:paraId="3F4AD7B3" w14:textId="5C4826E2"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7FA7129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D35E168" w14:textId="76CF6442"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9.16.2</w:t>
            </w:r>
          </w:p>
        </w:tc>
        <w:tc>
          <w:tcPr>
            <w:tcW w:w="840" w:type="dxa"/>
            <w:tcBorders>
              <w:top w:val="nil"/>
              <w:left w:val="single" w:sz="4" w:space="0" w:color="auto"/>
              <w:bottom w:val="nil"/>
              <w:right w:val="single" w:sz="4" w:space="0" w:color="auto"/>
            </w:tcBorders>
            <w:shd w:val="clear" w:color="auto" w:fill="auto"/>
            <w:noWrap/>
            <w:vAlign w:val="center"/>
          </w:tcPr>
          <w:p w14:paraId="6715032F" w14:textId="14435A8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443</w:t>
            </w:r>
          </w:p>
        </w:tc>
        <w:tc>
          <w:tcPr>
            <w:tcW w:w="5800" w:type="dxa"/>
            <w:tcBorders>
              <w:top w:val="nil"/>
              <w:left w:val="single" w:sz="4" w:space="0" w:color="auto"/>
              <w:bottom w:val="nil"/>
              <w:right w:val="single" w:sz="4" w:space="0" w:color="auto"/>
            </w:tcBorders>
            <w:shd w:val="clear" w:color="auto" w:fill="auto"/>
            <w:noWrap/>
            <w:vAlign w:val="center"/>
          </w:tcPr>
          <w:p w14:paraId="2C2808F4" w14:textId="7D925F78"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rPr>
              <w:t xml:space="preserve">TWDM channel </w:t>
            </w:r>
          </w:p>
        </w:tc>
        <w:tc>
          <w:tcPr>
            <w:tcW w:w="1162" w:type="dxa"/>
            <w:tcBorders>
              <w:top w:val="nil"/>
              <w:left w:val="single" w:sz="4" w:space="0" w:color="auto"/>
              <w:bottom w:val="nil"/>
              <w:right w:val="single" w:sz="4" w:space="0" w:color="auto"/>
            </w:tcBorders>
            <w:shd w:val="clear" w:color="auto" w:fill="auto"/>
            <w:noWrap/>
            <w:vAlign w:val="center"/>
          </w:tcPr>
          <w:p w14:paraId="16EC3B2E" w14:textId="5708A602"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772939A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945D075" w14:textId="0D462620"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9.16.3</w:t>
            </w:r>
          </w:p>
        </w:tc>
        <w:tc>
          <w:tcPr>
            <w:tcW w:w="840" w:type="dxa"/>
            <w:tcBorders>
              <w:top w:val="nil"/>
              <w:left w:val="single" w:sz="4" w:space="0" w:color="auto"/>
              <w:bottom w:val="nil"/>
              <w:right w:val="single" w:sz="4" w:space="0" w:color="auto"/>
            </w:tcBorders>
            <w:shd w:val="clear" w:color="auto" w:fill="auto"/>
            <w:noWrap/>
            <w:vAlign w:val="center"/>
          </w:tcPr>
          <w:p w14:paraId="065B1EDB" w14:textId="461A7D3B"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444</w:t>
            </w:r>
          </w:p>
        </w:tc>
        <w:tc>
          <w:tcPr>
            <w:tcW w:w="5800" w:type="dxa"/>
            <w:tcBorders>
              <w:top w:val="nil"/>
              <w:left w:val="single" w:sz="4" w:space="0" w:color="auto"/>
              <w:bottom w:val="nil"/>
              <w:right w:val="single" w:sz="4" w:space="0" w:color="auto"/>
            </w:tcBorders>
            <w:shd w:val="clear" w:color="auto" w:fill="auto"/>
            <w:noWrap/>
            <w:vAlign w:val="center"/>
          </w:tcPr>
          <w:p w14:paraId="70BB5EE5" w14:textId="63372D6A" w:rsidR="00C430FC" w:rsidRPr="00441846" w:rsidRDefault="00C430FC" w:rsidP="00B7508B">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TWDM channel</w:t>
            </w:r>
            <w:r w:rsidRPr="00441846">
              <w:rPr>
                <w:rFonts w:asciiTheme="minorHAnsi" w:hAnsiTheme="minorHAnsi" w:cstheme="minorHAnsi"/>
                <w:color w:val="4F81BD" w:themeColor="accent1"/>
              </w:rPr>
              <w:t xml:space="preserve"> PHY/LODS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5F345EE4" w14:textId="01D588E0"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4D6916A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F4434FE" w14:textId="57314DB3" w:rsidR="00C430FC" w:rsidRPr="00441846" w:rsidRDefault="00C430FC" w:rsidP="00B7508B">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9.16.4</w:t>
            </w:r>
          </w:p>
        </w:tc>
        <w:tc>
          <w:tcPr>
            <w:tcW w:w="840" w:type="dxa"/>
            <w:tcBorders>
              <w:top w:val="nil"/>
              <w:left w:val="single" w:sz="4" w:space="0" w:color="auto"/>
              <w:bottom w:val="nil"/>
              <w:right w:val="single" w:sz="4" w:space="0" w:color="auto"/>
            </w:tcBorders>
            <w:shd w:val="clear" w:color="auto" w:fill="auto"/>
            <w:noWrap/>
            <w:vAlign w:val="center"/>
          </w:tcPr>
          <w:p w14:paraId="36B1C100" w14:textId="2AAE078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445</w:t>
            </w:r>
          </w:p>
        </w:tc>
        <w:tc>
          <w:tcPr>
            <w:tcW w:w="5800" w:type="dxa"/>
            <w:tcBorders>
              <w:top w:val="nil"/>
              <w:left w:val="single" w:sz="4" w:space="0" w:color="auto"/>
              <w:bottom w:val="nil"/>
              <w:right w:val="single" w:sz="4" w:space="0" w:color="auto"/>
            </w:tcBorders>
            <w:shd w:val="clear" w:color="auto" w:fill="auto"/>
            <w:noWrap/>
            <w:vAlign w:val="center"/>
          </w:tcPr>
          <w:p w14:paraId="5C45F6D6" w14:textId="72EA70EE" w:rsidR="00C430FC" w:rsidRPr="00441846" w:rsidRDefault="00C430FC" w:rsidP="00B7508B">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TWDM channel</w:t>
            </w:r>
            <w:r w:rsidRPr="00441846">
              <w:rPr>
                <w:rFonts w:asciiTheme="minorHAnsi" w:hAnsiTheme="minorHAnsi" w:cstheme="minorHAnsi"/>
                <w:color w:val="4F81BD" w:themeColor="accent1"/>
              </w:rPr>
              <w:t xml:space="preserve"> XGEM 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031B67C8" w14:textId="77F0AD4C" w:rsidR="00C430FC" w:rsidRPr="00441846" w:rsidRDefault="00C430FC" w:rsidP="00B7508B">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6AF364C2"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6C664D1" w14:textId="197EAF16"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9.16.5</w:t>
            </w:r>
          </w:p>
        </w:tc>
        <w:tc>
          <w:tcPr>
            <w:tcW w:w="840" w:type="dxa"/>
            <w:tcBorders>
              <w:top w:val="nil"/>
              <w:left w:val="single" w:sz="4" w:space="0" w:color="auto"/>
              <w:bottom w:val="nil"/>
              <w:right w:val="single" w:sz="4" w:space="0" w:color="auto"/>
            </w:tcBorders>
            <w:shd w:val="clear" w:color="auto" w:fill="auto"/>
            <w:noWrap/>
            <w:vAlign w:val="center"/>
          </w:tcPr>
          <w:p w14:paraId="34168BC1" w14:textId="32B31A3D"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446</w:t>
            </w:r>
          </w:p>
        </w:tc>
        <w:tc>
          <w:tcPr>
            <w:tcW w:w="5800" w:type="dxa"/>
            <w:tcBorders>
              <w:top w:val="nil"/>
              <w:left w:val="single" w:sz="4" w:space="0" w:color="auto"/>
              <w:bottom w:val="nil"/>
              <w:right w:val="single" w:sz="4" w:space="0" w:color="auto"/>
            </w:tcBorders>
            <w:shd w:val="clear" w:color="auto" w:fill="auto"/>
            <w:noWrap/>
            <w:vAlign w:val="center"/>
          </w:tcPr>
          <w:p w14:paraId="5FFC3F42" w14:textId="2DD88E05"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1</w:t>
            </w:r>
          </w:p>
        </w:tc>
        <w:tc>
          <w:tcPr>
            <w:tcW w:w="1162" w:type="dxa"/>
            <w:tcBorders>
              <w:top w:val="nil"/>
              <w:left w:val="single" w:sz="4" w:space="0" w:color="auto"/>
              <w:bottom w:val="nil"/>
              <w:right w:val="single" w:sz="4" w:space="0" w:color="auto"/>
            </w:tcBorders>
            <w:shd w:val="clear" w:color="auto" w:fill="auto"/>
            <w:noWrap/>
            <w:vAlign w:val="center"/>
          </w:tcPr>
          <w:p w14:paraId="6B13A024" w14:textId="67353817"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5507186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A74C0C3" w14:textId="2C0F976A"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9.16.6</w:t>
            </w:r>
          </w:p>
        </w:tc>
        <w:tc>
          <w:tcPr>
            <w:tcW w:w="840" w:type="dxa"/>
            <w:tcBorders>
              <w:top w:val="nil"/>
              <w:left w:val="single" w:sz="4" w:space="0" w:color="auto"/>
              <w:bottom w:val="nil"/>
              <w:right w:val="single" w:sz="4" w:space="0" w:color="auto"/>
            </w:tcBorders>
            <w:shd w:val="clear" w:color="auto" w:fill="auto"/>
            <w:noWrap/>
            <w:vAlign w:val="center"/>
          </w:tcPr>
          <w:p w14:paraId="5C13C0B2" w14:textId="211749A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447</w:t>
            </w:r>
          </w:p>
        </w:tc>
        <w:tc>
          <w:tcPr>
            <w:tcW w:w="5800" w:type="dxa"/>
            <w:tcBorders>
              <w:top w:val="nil"/>
              <w:left w:val="single" w:sz="4" w:space="0" w:color="auto"/>
              <w:bottom w:val="nil"/>
              <w:right w:val="single" w:sz="4" w:space="0" w:color="auto"/>
            </w:tcBorders>
            <w:shd w:val="clear" w:color="auto" w:fill="auto"/>
            <w:noWrap/>
            <w:vAlign w:val="center"/>
          </w:tcPr>
          <w:p w14:paraId="7CD44DEB" w14:textId="0D400D89"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77BE27BB" w14:textId="7FB5C875"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58B2BEC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C404825" w14:textId="6D308EBA"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lastRenderedPageBreak/>
              <w:t>9.16.7</w:t>
            </w:r>
          </w:p>
        </w:tc>
        <w:tc>
          <w:tcPr>
            <w:tcW w:w="840" w:type="dxa"/>
            <w:tcBorders>
              <w:top w:val="nil"/>
              <w:left w:val="single" w:sz="4" w:space="0" w:color="auto"/>
              <w:bottom w:val="nil"/>
              <w:right w:val="single" w:sz="4" w:space="0" w:color="auto"/>
            </w:tcBorders>
            <w:shd w:val="clear" w:color="auto" w:fill="auto"/>
            <w:noWrap/>
            <w:vAlign w:val="center"/>
          </w:tcPr>
          <w:p w14:paraId="191C584F" w14:textId="1E9C9CF3"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448</w:t>
            </w:r>
          </w:p>
        </w:tc>
        <w:tc>
          <w:tcPr>
            <w:tcW w:w="5800" w:type="dxa"/>
            <w:tcBorders>
              <w:top w:val="nil"/>
              <w:left w:val="single" w:sz="4" w:space="0" w:color="auto"/>
              <w:bottom w:val="nil"/>
              <w:right w:val="single" w:sz="4" w:space="0" w:color="auto"/>
            </w:tcBorders>
            <w:shd w:val="clear" w:color="auto" w:fill="auto"/>
            <w:noWrap/>
            <w:vAlign w:val="center"/>
          </w:tcPr>
          <w:p w14:paraId="6F749042" w14:textId="48B127DA"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PLOAM </w:t>
            </w:r>
            <w:r w:rsidRPr="00441846">
              <w:rPr>
                <w:rFonts w:asciiTheme="minorHAnsi" w:hAnsiTheme="minorHAnsi" w:cstheme="minorHAnsi"/>
                <w:color w:val="4F81BD" w:themeColor="accent1"/>
              </w:rPr>
              <w:t>performance monitoring history data part 3</w:t>
            </w:r>
          </w:p>
        </w:tc>
        <w:tc>
          <w:tcPr>
            <w:tcW w:w="1162" w:type="dxa"/>
            <w:tcBorders>
              <w:top w:val="nil"/>
              <w:left w:val="single" w:sz="4" w:space="0" w:color="auto"/>
              <w:bottom w:val="nil"/>
              <w:right w:val="single" w:sz="4" w:space="0" w:color="auto"/>
            </w:tcBorders>
            <w:shd w:val="clear" w:color="auto" w:fill="auto"/>
            <w:noWrap/>
            <w:vAlign w:val="center"/>
          </w:tcPr>
          <w:p w14:paraId="65CF31B4" w14:textId="7BD8253D"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6E7A4173"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C4E9457" w14:textId="7AE071E0"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9.16.8</w:t>
            </w:r>
          </w:p>
        </w:tc>
        <w:tc>
          <w:tcPr>
            <w:tcW w:w="840" w:type="dxa"/>
            <w:tcBorders>
              <w:top w:val="nil"/>
              <w:left w:val="single" w:sz="4" w:space="0" w:color="auto"/>
              <w:bottom w:val="nil"/>
              <w:right w:val="single" w:sz="4" w:space="0" w:color="auto"/>
            </w:tcBorders>
            <w:shd w:val="clear" w:color="auto" w:fill="auto"/>
            <w:noWrap/>
            <w:vAlign w:val="center"/>
          </w:tcPr>
          <w:p w14:paraId="4D9DAD97" w14:textId="526EE2EA"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449</w:t>
            </w:r>
          </w:p>
        </w:tc>
        <w:tc>
          <w:tcPr>
            <w:tcW w:w="5800" w:type="dxa"/>
            <w:tcBorders>
              <w:top w:val="nil"/>
              <w:left w:val="single" w:sz="4" w:space="0" w:color="auto"/>
              <w:bottom w:val="nil"/>
              <w:right w:val="single" w:sz="4" w:space="0" w:color="auto"/>
            </w:tcBorders>
            <w:shd w:val="clear" w:color="auto" w:fill="auto"/>
            <w:noWrap/>
            <w:vAlign w:val="center"/>
          </w:tcPr>
          <w:p w14:paraId="3519477B" w14:textId="763BA570"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1</w:t>
            </w:r>
          </w:p>
        </w:tc>
        <w:tc>
          <w:tcPr>
            <w:tcW w:w="1162" w:type="dxa"/>
            <w:tcBorders>
              <w:top w:val="nil"/>
              <w:left w:val="single" w:sz="4" w:space="0" w:color="auto"/>
              <w:bottom w:val="nil"/>
              <w:right w:val="single" w:sz="4" w:space="0" w:color="auto"/>
            </w:tcBorders>
            <w:shd w:val="clear" w:color="auto" w:fill="auto"/>
            <w:noWrap/>
            <w:vAlign w:val="center"/>
          </w:tcPr>
          <w:p w14:paraId="25D81A6B" w14:textId="2E19955D"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19292EB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32DDD06" w14:textId="0F7D8568"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9.16.9</w:t>
            </w:r>
          </w:p>
        </w:tc>
        <w:tc>
          <w:tcPr>
            <w:tcW w:w="840" w:type="dxa"/>
            <w:tcBorders>
              <w:top w:val="nil"/>
              <w:left w:val="single" w:sz="4" w:space="0" w:color="auto"/>
              <w:bottom w:val="nil"/>
              <w:right w:val="single" w:sz="4" w:space="0" w:color="auto"/>
            </w:tcBorders>
            <w:shd w:val="clear" w:color="auto" w:fill="auto"/>
            <w:noWrap/>
            <w:vAlign w:val="center"/>
          </w:tcPr>
          <w:p w14:paraId="71851FF2" w14:textId="4CCA840A"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450</w:t>
            </w:r>
          </w:p>
        </w:tc>
        <w:tc>
          <w:tcPr>
            <w:tcW w:w="5800" w:type="dxa"/>
            <w:tcBorders>
              <w:top w:val="nil"/>
              <w:left w:val="single" w:sz="4" w:space="0" w:color="auto"/>
              <w:bottom w:val="nil"/>
              <w:right w:val="single" w:sz="4" w:space="0" w:color="auto"/>
            </w:tcBorders>
            <w:shd w:val="clear" w:color="auto" w:fill="auto"/>
            <w:noWrap/>
            <w:vAlign w:val="center"/>
          </w:tcPr>
          <w:p w14:paraId="1B276EEB" w14:textId="1D328E12"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2D6E557" w14:textId="2683E289"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14:paraId="6F1956B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BF31DB1" w14:textId="5D7390F7"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9.16.10</w:t>
            </w:r>
          </w:p>
        </w:tc>
        <w:tc>
          <w:tcPr>
            <w:tcW w:w="840" w:type="dxa"/>
            <w:tcBorders>
              <w:top w:val="nil"/>
              <w:left w:val="single" w:sz="4" w:space="0" w:color="auto"/>
              <w:bottom w:val="nil"/>
              <w:right w:val="single" w:sz="4" w:space="0" w:color="auto"/>
            </w:tcBorders>
            <w:shd w:val="clear" w:color="auto" w:fill="auto"/>
            <w:noWrap/>
            <w:vAlign w:val="center"/>
          </w:tcPr>
          <w:p w14:paraId="18C6F402" w14:textId="58CD9CFB"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451</w:t>
            </w:r>
          </w:p>
        </w:tc>
        <w:tc>
          <w:tcPr>
            <w:tcW w:w="5800" w:type="dxa"/>
            <w:tcBorders>
              <w:top w:val="nil"/>
              <w:left w:val="single" w:sz="4" w:space="0" w:color="auto"/>
              <w:bottom w:val="nil"/>
              <w:right w:val="single" w:sz="4" w:space="0" w:color="auto"/>
            </w:tcBorders>
            <w:shd w:val="clear" w:color="auto" w:fill="auto"/>
            <w:noWrap/>
            <w:vAlign w:val="center"/>
          </w:tcPr>
          <w:p w14:paraId="238BA900" w14:textId="6B50E29E"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tuning </w:t>
            </w:r>
            <w:r w:rsidRPr="00441846">
              <w:rPr>
                <w:rFonts w:asciiTheme="minorHAnsi" w:hAnsiTheme="minorHAnsi" w:cstheme="minorHAnsi"/>
                <w:color w:val="4F81BD" w:themeColor="accent1"/>
              </w:rPr>
              <w:t>performance monitoring history data part 3</w:t>
            </w:r>
          </w:p>
        </w:tc>
        <w:tc>
          <w:tcPr>
            <w:tcW w:w="1162" w:type="dxa"/>
            <w:tcBorders>
              <w:top w:val="nil"/>
              <w:left w:val="single" w:sz="4" w:space="0" w:color="auto"/>
              <w:bottom w:val="nil"/>
              <w:right w:val="single" w:sz="4" w:space="0" w:color="auto"/>
            </w:tcBorders>
            <w:shd w:val="clear" w:color="auto" w:fill="auto"/>
            <w:noWrap/>
            <w:vAlign w:val="center"/>
          </w:tcPr>
          <w:p w14:paraId="3FDF2849" w14:textId="2C965BC4"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66993EE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99F113C" w14:textId="358D37B0" w:rsidR="00C430FC" w:rsidRPr="00441846" w:rsidRDefault="00C430FC" w:rsidP="00C430FC">
            <w:pPr>
              <w:spacing w:after="0"/>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9.16.11</w:t>
            </w:r>
          </w:p>
        </w:tc>
        <w:tc>
          <w:tcPr>
            <w:tcW w:w="840" w:type="dxa"/>
            <w:tcBorders>
              <w:top w:val="nil"/>
              <w:left w:val="single" w:sz="4" w:space="0" w:color="auto"/>
              <w:bottom w:val="nil"/>
              <w:right w:val="single" w:sz="4" w:space="0" w:color="auto"/>
            </w:tcBorders>
            <w:shd w:val="clear" w:color="auto" w:fill="auto"/>
            <w:noWrap/>
            <w:vAlign w:val="center"/>
          </w:tcPr>
          <w:p w14:paraId="66652BE5" w14:textId="628BDBA7" w:rsidR="00C430FC" w:rsidRPr="00441846" w:rsidRDefault="00C430FC" w:rsidP="00C430FC">
            <w:pPr>
              <w:spacing w:after="0"/>
              <w:jc w:val="center"/>
              <w:rPr>
                <w:rFonts w:asciiTheme="minorHAnsi" w:hAnsiTheme="minorHAnsi" w:cstheme="minorHAnsi"/>
                <w:iCs w:val="0"/>
                <w:color w:val="4F81BD" w:themeColor="accent1"/>
                <w:kern w:val="0"/>
                <w:sz w:val="22"/>
                <w:szCs w:val="22"/>
              </w:rPr>
            </w:pPr>
            <w:r w:rsidRPr="00441846">
              <w:rPr>
                <w:rFonts w:asciiTheme="minorHAnsi" w:hAnsiTheme="minorHAnsi" w:cstheme="minorHAnsi"/>
                <w:iCs w:val="0"/>
                <w:color w:val="4F81BD" w:themeColor="accent1"/>
                <w:kern w:val="0"/>
                <w:sz w:val="22"/>
                <w:szCs w:val="22"/>
              </w:rPr>
              <w:t>452</w:t>
            </w:r>
          </w:p>
        </w:tc>
        <w:tc>
          <w:tcPr>
            <w:tcW w:w="5800" w:type="dxa"/>
            <w:tcBorders>
              <w:top w:val="nil"/>
              <w:left w:val="single" w:sz="4" w:space="0" w:color="auto"/>
              <w:bottom w:val="nil"/>
              <w:right w:val="single" w:sz="4" w:space="0" w:color="auto"/>
            </w:tcBorders>
            <w:shd w:val="clear" w:color="auto" w:fill="auto"/>
            <w:noWrap/>
            <w:vAlign w:val="center"/>
          </w:tcPr>
          <w:p w14:paraId="5251EF32" w14:textId="7D98EB89" w:rsidR="00C430FC" w:rsidRPr="00441846" w:rsidRDefault="00C430FC" w:rsidP="00C430FC">
            <w:pPr>
              <w:spacing w:after="0"/>
              <w:rPr>
                <w:rFonts w:asciiTheme="minorHAnsi" w:hAnsiTheme="minorHAnsi" w:cstheme="minorHAnsi"/>
                <w:color w:val="4F81BD" w:themeColor="accent1"/>
                <w:sz w:val="22"/>
                <w:szCs w:val="22"/>
              </w:rPr>
            </w:pPr>
            <w:r w:rsidRPr="00441846">
              <w:rPr>
                <w:rFonts w:asciiTheme="minorHAnsi" w:hAnsiTheme="minorHAnsi" w:cstheme="minorHAnsi"/>
                <w:color w:val="4F81BD" w:themeColor="accent1"/>
                <w:lang w:eastAsia="zh-CN"/>
              </w:rPr>
              <w:t xml:space="preserve">TWDM channel OMCI </w:t>
            </w:r>
            <w:r w:rsidRPr="00441846">
              <w:rPr>
                <w:rFonts w:asciiTheme="minorHAnsi" w:hAnsiTheme="minorHAnsi" w:cstheme="minorHAnsi"/>
                <w:color w:val="4F81BD" w:themeColor="accent1"/>
              </w:rPr>
              <w:t>performance monitoring history data</w:t>
            </w:r>
          </w:p>
        </w:tc>
        <w:tc>
          <w:tcPr>
            <w:tcW w:w="1162" w:type="dxa"/>
            <w:tcBorders>
              <w:top w:val="nil"/>
              <w:left w:val="single" w:sz="4" w:space="0" w:color="auto"/>
              <w:bottom w:val="nil"/>
              <w:right w:val="single" w:sz="4" w:space="0" w:color="auto"/>
            </w:tcBorders>
            <w:shd w:val="clear" w:color="auto" w:fill="auto"/>
            <w:noWrap/>
            <w:vAlign w:val="center"/>
          </w:tcPr>
          <w:p w14:paraId="2C52266F" w14:textId="1F4B384F" w:rsidR="00C430FC" w:rsidRPr="00441846" w:rsidRDefault="00C430FC" w:rsidP="00C430FC">
            <w:pPr>
              <w:spacing w:after="0"/>
              <w:rPr>
                <w:rFonts w:asciiTheme="minorHAnsi" w:hAnsiTheme="minorHAnsi"/>
                <w:iCs w:val="0"/>
                <w:color w:val="4F81BD" w:themeColor="accent1"/>
                <w:kern w:val="0"/>
                <w:sz w:val="22"/>
                <w:szCs w:val="22"/>
              </w:rPr>
            </w:pPr>
            <w:r w:rsidRPr="00441846">
              <w:rPr>
                <w:rFonts w:asciiTheme="minorHAnsi" w:hAnsiTheme="minorHAnsi"/>
                <w:iCs w:val="0"/>
                <w:color w:val="4F81BD" w:themeColor="accent1"/>
                <w:kern w:val="0"/>
                <w:sz w:val="22"/>
                <w:szCs w:val="22"/>
              </w:rPr>
              <w:t>M</w:t>
            </w:r>
          </w:p>
        </w:tc>
      </w:tr>
      <w:tr w:rsidR="00C430FC" w:rsidRPr="004D2FDA" w14:paraId="5F7FCA2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1B977BF5" w14:textId="0DB8BD6B"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V7.1.1</w:t>
            </w:r>
          </w:p>
        </w:tc>
        <w:tc>
          <w:tcPr>
            <w:tcW w:w="840" w:type="dxa"/>
            <w:tcBorders>
              <w:top w:val="nil"/>
              <w:left w:val="single" w:sz="4" w:space="0" w:color="auto"/>
              <w:bottom w:val="nil"/>
              <w:right w:val="single" w:sz="4" w:space="0" w:color="auto"/>
            </w:tcBorders>
            <w:shd w:val="clear" w:color="auto" w:fill="auto"/>
            <w:noWrap/>
            <w:vAlign w:val="center"/>
          </w:tcPr>
          <w:p w14:paraId="1D7B33C8" w14:textId="7EBAF855"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65400</w:t>
            </w:r>
          </w:p>
        </w:tc>
        <w:tc>
          <w:tcPr>
            <w:tcW w:w="5800" w:type="dxa"/>
            <w:tcBorders>
              <w:top w:val="nil"/>
              <w:left w:val="single" w:sz="4" w:space="0" w:color="auto"/>
              <w:bottom w:val="nil"/>
              <w:right w:val="single" w:sz="4" w:space="0" w:color="auto"/>
            </w:tcBorders>
            <w:shd w:val="clear" w:color="auto" w:fill="auto"/>
            <w:noWrap/>
            <w:vAlign w:val="center"/>
          </w:tcPr>
          <w:p w14:paraId="1A7E47F7" w14:textId="04B87D31"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sz w:val="22"/>
                <w:szCs w:val="22"/>
              </w:rPr>
              <w:t>Verizon OpenOMCI</w:t>
            </w:r>
          </w:p>
        </w:tc>
        <w:tc>
          <w:tcPr>
            <w:tcW w:w="1162" w:type="dxa"/>
            <w:tcBorders>
              <w:top w:val="nil"/>
              <w:left w:val="single" w:sz="4" w:space="0" w:color="auto"/>
              <w:bottom w:val="nil"/>
              <w:right w:val="single" w:sz="4" w:space="0" w:color="auto"/>
            </w:tcBorders>
            <w:shd w:val="clear" w:color="auto" w:fill="auto"/>
            <w:noWrap/>
            <w:vAlign w:val="center"/>
          </w:tcPr>
          <w:p w14:paraId="799B8D11" w14:textId="50EABCA1"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70185AA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C92A5C6" w14:textId="0F20A76C"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V7.1.2</w:t>
            </w:r>
          </w:p>
        </w:tc>
        <w:tc>
          <w:tcPr>
            <w:tcW w:w="840" w:type="dxa"/>
            <w:tcBorders>
              <w:top w:val="nil"/>
              <w:left w:val="single" w:sz="4" w:space="0" w:color="auto"/>
              <w:bottom w:val="nil"/>
              <w:right w:val="single" w:sz="4" w:space="0" w:color="auto"/>
            </w:tcBorders>
            <w:shd w:val="clear" w:color="auto" w:fill="auto"/>
            <w:noWrap/>
            <w:vAlign w:val="center"/>
          </w:tcPr>
          <w:p w14:paraId="60EE66F5" w14:textId="65D5CED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65401</w:t>
            </w:r>
          </w:p>
        </w:tc>
        <w:tc>
          <w:tcPr>
            <w:tcW w:w="5800" w:type="dxa"/>
            <w:tcBorders>
              <w:top w:val="nil"/>
              <w:left w:val="single" w:sz="4" w:space="0" w:color="auto"/>
              <w:bottom w:val="nil"/>
              <w:right w:val="single" w:sz="4" w:space="0" w:color="auto"/>
            </w:tcBorders>
            <w:shd w:val="clear" w:color="auto" w:fill="auto"/>
            <w:noWrap/>
            <w:vAlign w:val="center"/>
          </w:tcPr>
          <w:p w14:paraId="34F0B087" w14:textId="3414E80B"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system profile</w:t>
            </w:r>
          </w:p>
        </w:tc>
        <w:tc>
          <w:tcPr>
            <w:tcW w:w="1162" w:type="dxa"/>
            <w:tcBorders>
              <w:top w:val="nil"/>
              <w:left w:val="single" w:sz="4" w:space="0" w:color="auto"/>
              <w:bottom w:val="nil"/>
              <w:right w:val="single" w:sz="4" w:space="0" w:color="auto"/>
            </w:tcBorders>
            <w:shd w:val="clear" w:color="auto" w:fill="auto"/>
            <w:noWrap/>
            <w:vAlign w:val="center"/>
          </w:tcPr>
          <w:p w14:paraId="10B0F79F" w14:textId="61B0D14B"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w:t>
            </w:r>
          </w:p>
        </w:tc>
      </w:tr>
      <w:tr w:rsidR="00C430FC" w:rsidRPr="004D2FDA" w14:paraId="09C23927"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196D12D6" w14:textId="1B51BB9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V7.1.3</w:t>
            </w:r>
          </w:p>
        </w:tc>
        <w:tc>
          <w:tcPr>
            <w:tcW w:w="840" w:type="dxa"/>
            <w:tcBorders>
              <w:top w:val="nil"/>
              <w:left w:val="single" w:sz="4" w:space="0" w:color="auto"/>
              <w:bottom w:val="nil"/>
              <w:right w:val="single" w:sz="4" w:space="0" w:color="auto"/>
            </w:tcBorders>
            <w:shd w:val="clear" w:color="auto" w:fill="auto"/>
            <w:noWrap/>
            <w:vAlign w:val="center"/>
          </w:tcPr>
          <w:p w14:paraId="08785B96" w14:textId="566DC309"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65402</w:t>
            </w:r>
          </w:p>
        </w:tc>
        <w:tc>
          <w:tcPr>
            <w:tcW w:w="5800" w:type="dxa"/>
            <w:tcBorders>
              <w:top w:val="nil"/>
              <w:left w:val="single" w:sz="4" w:space="0" w:color="auto"/>
              <w:bottom w:val="nil"/>
              <w:right w:val="single" w:sz="4" w:space="0" w:color="auto"/>
            </w:tcBorders>
            <w:shd w:val="clear" w:color="auto" w:fill="auto"/>
            <w:noWrap/>
            <w:vAlign w:val="center"/>
          </w:tcPr>
          <w:p w14:paraId="0C5E33AE" w14:textId="5FA637CA"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w:t>
            </w:r>
          </w:p>
        </w:tc>
        <w:tc>
          <w:tcPr>
            <w:tcW w:w="1162" w:type="dxa"/>
            <w:tcBorders>
              <w:top w:val="nil"/>
              <w:left w:val="single" w:sz="4" w:space="0" w:color="auto"/>
              <w:bottom w:val="nil"/>
              <w:right w:val="single" w:sz="4" w:space="0" w:color="auto"/>
            </w:tcBorders>
            <w:shd w:val="clear" w:color="auto" w:fill="auto"/>
            <w:noWrap/>
            <w:vAlign w:val="center"/>
          </w:tcPr>
          <w:p w14:paraId="14F157CE" w14:textId="575A0356"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9.16.2</w:t>
            </w:r>
          </w:p>
        </w:tc>
      </w:tr>
      <w:tr w:rsidR="00C430FC" w:rsidRPr="004D2FDA" w14:paraId="428B6C8B"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9455DAB" w14:textId="17BE7E1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V7.1.4</w:t>
            </w:r>
          </w:p>
        </w:tc>
        <w:tc>
          <w:tcPr>
            <w:tcW w:w="840" w:type="dxa"/>
            <w:tcBorders>
              <w:top w:val="nil"/>
              <w:left w:val="single" w:sz="4" w:space="0" w:color="auto"/>
              <w:bottom w:val="nil"/>
              <w:right w:val="single" w:sz="4" w:space="0" w:color="auto"/>
            </w:tcBorders>
            <w:shd w:val="clear" w:color="auto" w:fill="auto"/>
            <w:noWrap/>
            <w:vAlign w:val="center"/>
          </w:tcPr>
          <w:p w14:paraId="65272630" w14:textId="4BE00670"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65403</w:t>
            </w:r>
          </w:p>
        </w:tc>
        <w:tc>
          <w:tcPr>
            <w:tcW w:w="5800" w:type="dxa"/>
            <w:tcBorders>
              <w:top w:val="nil"/>
              <w:left w:val="single" w:sz="4" w:space="0" w:color="auto"/>
              <w:bottom w:val="nil"/>
              <w:right w:val="single" w:sz="4" w:space="0" w:color="auto"/>
            </w:tcBorders>
            <w:shd w:val="clear" w:color="auto" w:fill="auto"/>
            <w:noWrap/>
            <w:vAlign w:val="center"/>
          </w:tcPr>
          <w:p w14:paraId="29F0DAB4" w14:textId="79CFE5D6"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Watchdog config data</w:t>
            </w:r>
          </w:p>
        </w:tc>
        <w:tc>
          <w:tcPr>
            <w:tcW w:w="1162" w:type="dxa"/>
            <w:tcBorders>
              <w:top w:val="nil"/>
              <w:left w:val="single" w:sz="4" w:space="0" w:color="auto"/>
              <w:bottom w:val="nil"/>
              <w:right w:val="single" w:sz="4" w:space="0" w:color="auto"/>
            </w:tcBorders>
            <w:shd w:val="clear" w:color="auto" w:fill="auto"/>
            <w:noWrap/>
            <w:vAlign w:val="center"/>
          </w:tcPr>
          <w:p w14:paraId="1802E803" w14:textId="3F333892"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30DD87D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E0400A3" w14:textId="5FC68F5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V7.1.5</w:t>
            </w:r>
          </w:p>
        </w:tc>
        <w:tc>
          <w:tcPr>
            <w:tcW w:w="840" w:type="dxa"/>
            <w:tcBorders>
              <w:top w:val="nil"/>
              <w:left w:val="single" w:sz="4" w:space="0" w:color="auto"/>
              <w:bottom w:val="nil"/>
              <w:right w:val="single" w:sz="4" w:space="0" w:color="auto"/>
            </w:tcBorders>
            <w:shd w:val="clear" w:color="auto" w:fill="auto"/>
            <w:noWrap/>
            <w:vAlign w:val="center"/>
          </w:tcPr>
          <w:p w14:paraId="7A99701C" w14:textId="6C63CC2E"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65404</w:t>
            </w:r>
          </w:p>
        </w:tc>
        <w:tc>
          <w:tcPr>
            <w:tcW w:w="5800" w:type="dxa"/>
            <w:tcBorders>
              <w:top w:val="nil"/>
              <w:left w:val="single" w:sz="4" w:space="0" w:color="auto"/>
              <w:bottom w:val="nil"/>
              <w:right w:val="single" w:sz="4" w:space="0" w:color="auto"/>
            </w:tcBorders>
            <w:shd w:val="clear" w:color="auto" w:fill="auto"/>
            <w:noWrap/>
            <w:vAlign w:val="center"/>
          </w:tcPr>
          <w:p w14:paraId="6B6EEEF6" w14:textId="3DB0934D"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Watchdog PM history data</w:t>
            </w:r>
          </w:p>
        </w:tc>
        <w:tc>
          <w:tcPr>
            <w:tcW w:w="1162" w:type="dxa"/>
            <w:tcBorders>
              <w:top w:val="nil"/>
              <w:left w:val="single" w:sz="4" w:space="0" w:color="auto"/>
              <w:bottom w:val="nil"/>
              <w:right w:val="single" w:sz="4" w:space="0" w:color="auto"/>
            </w:tcBorders>
            <w:shd w:val="clear" w:color="auto" w:fill="auto"/>
            <w:noWrap/>
            <w:vAlign w:val="center"/>
          </w:tcPr>
          <w:p w14:paraId="19D238E6" w14:textId="2B0E1E0B"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1C8570D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2AAE29D" w14:textId="0A6FBF6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V7.1.6</w:t>
            </w:r>
          </w:p>
        </w:tc>
        <w:tc>
          <w:tcPr>
            <w:tcW w:w="840" w:type="dxa"/>
            <w:tcBorders>
              <w:top w:val="nil"/>
              <w:left w:val="single" w:sz="4" w:space="0" w:color="auto"/>
              <w:bottom w:val="nil"/>
              <w:right w:val="single" w:sz="4" w:space="0" w:color="auto"/>
            </w:tcBorders>
            <w:shd w:val="clear" w:color="auto" w:fill="auto"/>
            <w:noWrap/>
            <w:vAlign w:val="center"/>
          </w:tcPr>
          <w:p w14:paraId="70C44DFD" w14:textId="4FC4729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65420</w:t>
            </w:r>
          </w:p>
        </w:tc>
        <w:tc>
          <w:tcPr>
            <w:tcW w:w="5800" w:type="dxa"/>
            <w:tcBorders>
              <w:top w:val="nil"/>
              <w:left w:val="single" w:sz="4" w:space="0" w:color="auto"/>
              <w:bottom w:val="nil"/>
              <w:right w:val="single" w:sz="4" w:space="0" w:color="auto"/>
            </w:tcBorders>
            <w:shd w:val="clear" w:color="auto" w:fill="auto"/>
            <w:noWrap/>
            <w:vAlign w:val="center"/>
          </w:tcPr>
          <w:p w14:paraId="35F0E284" w14:textId="3E6D7083"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Flexible Configuration Status Portal</w:t>
            </w:r>
          </w:p>
        </w:tc>
        <w:tc>
          <w:tcPr>
            <w:tcW w:w="1162" w:type="dxa"/>
            <w:tcBorders>
              <w:top w:val="nil"/>
              <w:left w:val="single" w:sz="4" w:space="0" w:color="auto"/>
              <w:bottom w:val="nil"/>
              <w:right w:val="single" w:sz="4" w:space="0" w:color="auto"/>
            </w:tcBorders>
            <w:shd w:val="clear" w:color="auto" w:fill="auto"/>
            <w:noWrap/>
            <w:vAlign w:val="center"/>
          </w:tcPr>
          <w:p w14:paraId="752EB93E" w14:textId="5E5591FE"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487C499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A510294" w14:textId="405678A4"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V7.1.7</w:t>
            </w:r>
          </w:p>
        </w:tc>
        <w:tc>
          <w:tcPr>
            <w:tcW w:w="840" w:type="dxa"/>
            <w:tcBorders>
              <w:top w:val="nil"/>
              <w:left w:val="single" w:sz="4" w:space="0" w:color="auto"/>
              <w:bottom w:val="nil"/>
              <w:right w:val="single" w:sz="4" w:space="0" w:color="auto"/>
            </w:tcBorders>
            <w:shd w:val="clear" w:color="auto" w:fill="auto"/>
            <w:noWrap/>
            <w:vAlign w:val="center"/>
          </w:tcPr>
          <w:p w14:paraId="70DCD2B0" w14:textId="26395E9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65421</w:t>
            </w:r>
          </w:p>
        </w:tc>
        <w:tc>
          <w:tcPr>
            <w:tcW w:w="5800" w:type="dxa"/>
            <w:tcBorders>
              <w:top w:val="nil"/>
              <w:left w:val="single" w:sz="4" w:space="0" w:color="auto"/>
              <w:bottom w:val="nil"/>
              <w:right w:val="single" w:sz="4" w:space="0" w:color="auto"/>
            </w:tcBorders>
            <w:shd w:val="clear" w:color="auto" w:fill="auto"/>
            <w:noWrap/>
            <w:vAlign w:val="center"/>
          </w:tcPr>
          <w:p w14:paraId="628B8B7E" w14:textId="01EF5D71"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Flexible Configuration Status Portal PM history data</w:t>
            </w:r>
          </w:p>
        </w:tc>
        <w:tc>
          <w:tcPr>
            <w:tcW w:w="1162" w:type="dxa"/>
            <w:tcBorders>
              <w:top w:val="nil"/>
              <w:left w:val="single" w:sz="4" w:space="0" w:color="auto"/>
              <w:bottom w:val="nil"/>
              <w:right w:val="single" w:sz="4" w:space="0" w:color="auto"/>
            </w:tcBorders>
            <w:shd w:val="clear" w:color="auto" w:fill="auto"/>
            <w:noWrap/>
            <w:vAlign w:val="center"/>
          </w:tcPr>
          <w:p w14:paraId="1E734DCC" w14:textId="13CE9325"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3E80A0B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90758FD" w14:textId="687C6A3F"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V7.1.8</w:t>
            </w:r>
          </w:p>
        </w:tc>
        <w:tc>
          <w:tcPr>
            <w:tcW w:w="840" w:type="dxa"/>
            <w:tcBorders>
              <w:top w:val="nil"/>
              <w:left w:val="single" w:sz="4" w:space="0" w:color="auto"/>
              <w:bottom w:val="nil"/>
              <w:right w:val="single" w:sz="4" w:space="0" w:color="auto"/>
            </w:tcBorders>
            <w:shd w:val="clear" w:color="auto" w:fill="auto"/>
            <w:noWrap/>
            <w:vAlign w:val="center"/>
          </w:tcPr>
          <w:p w14:paraId="59EDC57D" w14:textId="7C7E153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kern w:val="0"/>
                <w:sz w:val="22"/>
                <w:szCs w:val="22"/>
              </w:rPr>
              <w:t>65422</w:t>
            </w:r>
          </w:p>
        </w:tc>
        <w:tc>
          <w:tcPr>
            <w:tcW w:w="5800" w:type="dxa"/>
            <w:tcBorders>
              <w:top w:val="nil"/>
              <w:left w:val="single" w:sz="4" w:space="0" w:color="auto"/>
              <w:bottom w:val="nil"/>
              <w:right w:val="single" w:sz="4" w:space="0" w:color="auto"/>
            </w:tcBorders>
            <w:shd w:val="clear" w:color="auto" w:fill="auto"/>
            <w:noWrap/>
            <w:vAlign w:val="center"/>
          </w:tcPr>
          <w:p w14:paraId="11BE359D" w14:textId="1AFA0553"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ONU3-G</w:t>
            </w:r>
          </w:p>
        </w:tc>
        <w:tc>
          <w:tcPr>
            <w:tcW w:w="1162" w:type="dxa"/>
            <w:tcBorders>
              <w:top w:val="nil"/>
              <w:left w:val="single" w:sz="4" w:space="0" w:color="auto"/>
              <w:bottom w:val="nil"/>
              <w:right w:val="single" w:sz="4" w:space="0" w:color="auto"/>
            </w:tcBorders>
            <w:shd w:val="clear" w:color="auto" w:fill="auto"/>
            <w:noWrap/>
            <w:vAlign w:val="center"/>
          </w:tcPr>
          <w:p w14:paraId="491B7C69" w14:textId="333ED2F5"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9.1.15</w:t>
            </w:r>
          </w:p>
        </w:tc>
      </w:tr>
      <w:tr w:rsidR="00C430FC" w:rsidRPr="004D2FDA" w14:paraId="0D02E074"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4435E10" w14:textId="1B2E59DB"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V7.2.1</w:t>
            </w:r>
          </w:p>
        </w:tc>
        <w:tc>
          <w:tcPr>
            <w:tcW w:w="840" w:type="dxa"/>
            <w:tcBorders>
              <w:top w:val="nil"/>
              <w:left w:val="single" w:sz="4" w:space="0" w:color="auto"/>
              <w:bottom w:val="nil"/>
              <w:right w:val="single" w:sz="4" w:space="0" w:color="auto"/>
            </w:tcBorders>
            <w:shd w:val="clear" w:color="auto" w:fill="auto"/>
            <w:noWrap/>
            <w:vAlign w:val="center"/>
          </w:tcPr>
          <w:p w14:paraId="477C5FF5" w14:textId="4B9CE437"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65405</w:t>
            </w:r>
          </w:p>
        </w:tc>
        <w:tc>
          <w:tcPr>
            <w:tcW w:w="5800" w:type="dxa"/>
            <w:tcBorders>
              <w:top w:val="nil"/>
              <w:left w:val="single" w:sz="4" w:space="0" w:color="auto"/>
              <w:bottom w:val="nil"/>
              <w:right w:val="single" w:sz="4" w:space="0" w:color="auto"/>
            </w:tcBorders>
            <w:shd w:val="clear" w:color="auto" w:fill="auto"/>
            <w:noWrap/>
            <w:vAlign w:val="center"/>
          </w:tcPr>
          <w:p w14:paraId="097A132C" w14:textId="42698CFF" w:rsidR="00C430FC" w:rsidRPr="00452A6A" w:rsidRDefault="00C430FC" w:rsidP="00C430FC">
            <w:pPr>
              <w:spacing w:after="0"/>
              <w:rPr>
                <w:rFonts w:asciiTheme="minorHAnsi" w:hAnsiTheme="minorHAnsi"/>
                <w:sz w:val="22"/>
                <w:szCs w:val="22"/>
              </w:rPr>
            </w:pPr>
            <w:r w:rsidRPr="00452A6A">
              <w:rPr>
                <w:rFonts w:asciiTheme="minorHAnsi" w:hAnsiTheme="minorHAnsi"/>
                <w:sz w:val="22"/>
                <w:szCs w:val="22"/>
              </w:rPr>
              <w:t>SIP UNI Application server alarm status</w:t>
            </w:r>
          </w:p>
        </w:tc>
        <w:tc>
          <w:tcPr>
            <w:tcW w:w="1162" w:type="dxa"/>
            <w:tcBorders>
              <w:top w:val="nil"/>
              <w:left w:val="single" w:sz="4" w:space="0" w:color="auto"/>
              <w:bottom w:val="nil"/>
              <w:right w:val="single" w:sz="4" w:space="0" w:color="auto"/>
            </w:tcBorders>
            <w:shd w:val="clear" w:color="auto" w:fill="auto"/>
            <w:noWrap/>
            <w:vAlign w:val="center"/>
          </w:tcPr>
          <w:p w14:paraId="2B3E384E" w14:textId="57A36024"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M</w:t>
            </w:r>
          </w:p>
        </w:tc>
      </w:tr>
      <w:tr w:rsidR="00C430FC" w:rsidRPr="004D2FDA" w14:paraId="107AED1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5B87D692" w14:textId="1D5FC72A"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V7.3.1</w:t>
            </w:r>
          </w:p>
        </w:tc>
        <w:tc>
          <w:tcPr>
            <w:tcW w:w="840" w:type="dxa"/>
            <w:tcBorders>
              <w:top w:val="nil"/>
              <w:left w:val="single" w:sz="4" w:space="0" w:color="auto"/>
              <w:bottom w:val="nil"/>
              <w:right w:val="single" w:sz="4" w:space="0" w:color="auto"/>
            </w:tcBorders>
            <w:shd w:val="clear" w:color="auto" w:fill="auto"/>
            <w:noWrap/>
            <w:vAlign w:val="center"/>
          </w:tcPr>
          <w:p w14:paraId="053F8984" w14:textId="398E6D1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65406</w:t>
            </w:r>
          </w:p>
        </w:tc>
        <w:tc>
          <w:tcPr>
            <w:tcW w:w="5800" w:type="dxa"/>
            <w:tcBorders>
              <w:top w:val="nil"/>
              <w:left w:val="single" w:sz="4" w:space="0" w:color="auto"/>
              <w:bottom w:val="nil"/>
              <w:right w:val="single" w:sz="4" w:space="0" w:color="auto"/>
            </w:tcBorders>
            <w:shd w:val="clear" w:color="auto" w:fill="auto"/>
            <w:noWrap/>
            <w:vAlign w:val="center"/>
          </w:tcPr>
          <w:p w14:paraId="718B44B2" w14:textId="49B40F59"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PHY/LODS PM history data</w:t>
            </w:r>
          </w:p>
        </w:tc>
        <w:tc>
          <w:tcPr>
            <w:tcW w:w="1162" w:type="dxa"/>
            <w:tcBorders>
              <w:top w:val="nil"/>
              <w:left w:val="single" w:sz="4" w:space="0" w:color="auto"/>
              <w:bottom w:val="nil"/>
              <w:right w:val="single" w:sz="4" w:space="0" w:color="auto"/>
            </w:tcBorders>
            <w:shd w:val="clear" w:color="auto" w:fill="auto"/>
            <w:noWrap/>
            <w:vAlign w:val="center"/>
          </w:tcPr>
          <w:p w14:paraId="06D76644" w14:textId="0C2FDD3E" w:rsidR="00C430FC" w:rsidRPr="00452A6A" w:rsidRDefault="006415B5"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9.16.3</w:t>
            </w:r>
          </w:p>
        </w:tc>
      </w:tr>
      <w:tr w:rsidR="00C430FC" w:rsidRPr="004D2FDA" w14:paraId="15730E1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4FD0462" w14:textId="6744BA05"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V7.3.3</w:t>
            </w:r>
          </w:p>
        </w:tc>
        <w:tc>
          <w:tcPr>
            <w:tcW w:w="840" w:type="dxa"/>
            <w:tcBorders>
              <w:top w:val="nil"/>
              <w:left w:val="single" w:sz="4" w:space="0" w:color="auto"/>
              <w:bottom w:val="nil"/>
              <w:right w:val="single" w:sz="4" w:space="0" w:color="auto"/>
            </w:tcBorders>
            <w:shd w:val="clear" w:color="auto" w:fill="auto"/>
            <w:noWrap/>
            <w:vAlign w:val="center"/>
          </w:tcPr>
          <w:p w14:paraId="299E0E3A" w14:textId="27FC498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65407</w:t>
            </w:r>
          </w:p>
        </w:tc>
        <w:tc>
          <w:tcPr>
            <w:tcW w:w="5800" w:type="dxa"/>
            <w:tcBorders>
              <w:top w:val="nil"/>
              <w:left w:val="single" w:sz="4" w:space="0" w:color="auto"/>
              <w:bottom w:val="nil"/>
              <w:right w:val="single" w:sz="4" w:space="0" w:color="auto"/>
            </w:tcBorders>
            <w:shd w:val="clear" w:color="auto" w:fill="auto"/>
            <w:noWrap/>
            <w:vAlign w:val="center"/>
          </w:tcPr>
          <w:p w14:paraId="2F948CD4" w14:textId="1BBDB395"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XGEM PM history data</w:t>
            </w:r>
          </w:p>
        </w:tc>
        <w:tc>
          <w:tcPr>
            <w:tcW w:w="1162" w:type="dxa"/>
            <w:tcBorders>
              <w:top w:val="nil"/>
              <w:left w:val="single" w:sz="4" w:space="0" w:color="auto"/>
              <w:bottom w:val="nil"/>
              <w:right w:val="single" w:sz="4" w:space="0" w:color="auto"/>
            </w:tcBorders>
            <w:shd w:val="clear" w:color="auto" w:fill="auto"/>
            <w:noWrap/>
            <w:vAlign w:val="center"/>
          </w:tcPr>
          <w:p w14:paraId="70EB7EF9" w14:textId="23475E01"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9.16.4</w:t>
            </w:r>
          </w:p>
        </w:tc>
      </w:tr>
      <w:tr w:rsidR="00C430FC" w:rsidRPr="004D2FDA" w14:paraId="4E34592D"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16F400D" w14:textId="0DD5098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V7.3.4</w:t>
            </w:r>
          </w:p>
        </w:tc>
        <w:tc>
          <w:tcPr>
            <w:tcW w:w="840" w:type="dxa"/>
            <w:tcBorders>
              <w:top w:val="nil"/>
              <w:left w:val="single" w:sz="4" w:space="0" w:color="auto"/>
              <w:bottom w:val="nil"/>
              <w:right w:val="single" w:sz="4" w:space="0" w:color="auto"/>
            </w:tcBorders>
            <w:shd w:val="clear" w:color="auto" w:fill="auto"/>
            <w:noWrap/>
            <w:vAlign w:val="center"/>
          </w:tcPr>
          <w:p w14:paraId="13F90632" w14:textId="149D73AC"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65408</w:t>
            </w:r>
          </w:p>
        </w:tc>
        <w:tc>
          <w:tcPr>
            <w:tcW w:w="5800" w:type="dxa"/>
            <w:tcBorders>
              <w:top w:val="nil"/>
              <w:left w:val="single" w:sz="4" w:space="0" w:color="auto"/>
              <w:bottom w:val="nil"/>
              <w:right w:val="single" w:sz="4" w:space="0" w:color="auto"/>
            </w:tcBorders>
            <w:shd w:val="clear" w:color="auto" w:fill="auto"/>
            <w:noWrap/>
            <w:vAlign w:val="center"/>
          </w:tcPr>
          <w:p w14:paraId="536F6CFA" w14:textId="579F2455"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1</w:t>
            </w:r>
          </w:p>
        </w:tc>
        <w:tc>
          <w:tcPr>
            <w:tcW w:w="1162" w:type="dxa"/>
            <w:tcBorders>
              <w:top w:val="nil"/>
              <w:left w:val="single" w:sz="4" w:space="0" w:color="auto"/>
              <w:bottom w:val="nil"/>
              <w:right w:val="single" w:sz="4" w:space="0" w:color="auto"/>
            </w:tcBorders>
            <w:shd w:val="clear" w:color="auto" w:fill="auto"/>
            <w:noWrap/>
            <w:vAlign w:val="center"/>
          </w:tcPr>
          <w:p w14:paraId="74B4913A" w14:textId="03EE14F9"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9.16.5</w:t>
            </w:r>
          </w:p>
        </w:tc>
      </w:tr>
      <w:tr w:rsidR="00C430FC" w:rsidRPr="004D2FDA" w14:paraId="63628F9A"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4CA557C" w14:textId="3B67358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V7.3.5</w:t>
            </w:r>
          </w:p>
        </w:tc>
        <w:tc>
          <w:tcPr>
            <w:tcW w:w="840" w:type="dxa"/>
            <w:tcBorders>
              <w:top w:val="nil"/>
              <w:left w:val="single" w:sz="4" w:space="0" w:color="auto"/>
              <w:bottom w:val="nil"/>
              <w:right w:val="single" w:sz="4" w:space="0" w:color="auto"/>
            </w:tcBorders>
            <w:shd w:val="clear" w:color="auto" w:fill="auto"/>
            <w:noWrap/>
            <w:vAlign w:val="center"/>
          </w:tcPr>
          <w:p w14:paraId="513E5488" w14:textId="776B46BA"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65409</w:t>
            </w:r>
          </w:p>
        </w:tc>
        <w:tc>
          <w:tcPr>
            <w:tcW w:w="5800" w:type="dxa"/>
            <w:tcBorders>
              <w:top w:val="nil"/>
              <w:left w:val="single" w:sz="4" w:space="0" w:color="auto"/>
              <w:bottom w:val="nil"/>
              <w:right w:val="single" w:sz="4" w:space="0" w:color="auto"/>
            </w:tcBorders>
            <w:shd w:val="clear" w:color="auto" w:fill="auto"/>
            <w:noWrap/>
            <w:vAlign w:val="center"/>
          </w:tcPr>
          <w:p w14:paraId="5F3DC11E" w14:textId="0F41BC7B"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F268253" w14:textId="5FA7484E"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9.16.6</w:t>
            </w:r>
          </w:p>
        </w:tc>
      </w:tr>
      <w:tr w:rsidR="00C430FC" w:rsidRPr="004D2FDA" w14:paraId="4F4F5BAC"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6C3C63BB" w14:textId="3FF5E3C0"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V7.3.6</w:t>
            </w:r>
          </w:p>
        </w:tc>
        <w:tc>
          <w:tcPr>
            <w:tcW w:w="840" w:type="dxa"/>
            <w:tcBorders>
              <w:top w:val="nil"/>
              <w:left w:val="single" w:sz="4" w:space="0" w:color="auto"/>
              <w:bottom w:val="nil"/>
              <w:right w:val="single" w:sz="4" w:space="0" w:color="auto"/>
            </w:tcBorders>
            <w:shd w:val="clear" w:color="auto" w:fill="auto"/>
            <w:noWrap/>
            <w:vAlign w:val="center"/>
          </w:tcPr>
          <w:p w14:paraId="63CAEA1A" w14:textId="69854514"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65410</w:t>
            </w:r>
          </w:p>
        </w:tc>
        <w:tc>
          <w:tcPr>
            <w:tcW w:w="5800" w:type="dxa"/>
            <w:tcBorders>
              <w:top w:val="nil"/>
              <w:left w:val="single" w:sz="4" w:space="0" w:color="auto"/>
              <w:bottom w:val="nil"/>
              <w:right w:val="single" w:sz="4" w:space="0" w:color="auto"/>
            </w:tcBorders>
            <w:shd w:val="clear" w:color="auto" w:fill="auto"/>
            <w:noWrap/>
            <w:vAlign w:val="center"/>
          </w:tcPr>
          <w:p w14:paraId="7A83DA4F" w14:textId="67E867DD"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PLOAM PM history data part 3</w:t>
            </w:r>
          </w:p>
        </w:tc>
        <w:tc>
          <w:tcPr>
            <w:tcW w:w="1162" w:type="dxa"/>
            <w:tcBorders>
              <w:top w:val="nil"/>
              <w:left w:val="single" w:sz="4" w:space="0" w:color="auto"/>
              <w:bottom w:val="nil"/>
              <w:right w:val="single" w:sz="4" w:space="0" w:color="auto"/>
            </w:tcBorders>
            <w:shd w:val="clear" w:color="auto" w:fill="auto"/>
            <w:noWrap/>
            <w:vAlign w:val="center"/>
          </w:tcPr>
          <w:p w14:paraId="2F5AF3FF" w14:textId="2F8DCCDA"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9.16.7</w:t>
            </w:r>
          </w:p>
        </w:tc>
      </w:tr>
      <w:tr w:rsidR="00C430FC" w:rsidRPr="004D2FDA" w14:paraId="6DE27238"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7891BBCE" w14:textId="381C0E2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V7.3.7</w:t>
            </w:r>
          </w:p>
        </w:tc>
        <w:tc>
          <w:tcPr>
            <w:tcW w:w="840" w:type="dxa"/>
            <w:tcBorders>
              <w:top w:val="nil"/>
              <w:left w:val="single" w:sz="4" w:space="0" w:color="auto"/>
              <w:bottom w:val="nil"/>
              <w:right w:val="single" w:sz="4" w:space="0" w:color="auto"/>
            </w:tcBorders>
            <w:shd w:val="clear" w:color="auto" w:fill="auto"/>
            <w:noWrap/>
            <w:vAlign w:val="center"/>
          </w:tcPr>
          <w:p w14:paraId="09DED41C" w14:textId="38B805AE"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65411</w:t>
            </w:r>
          </w:p>
        </w:tc>
        <w:tc>
          <w:tcPr>
            <w:tcW w:w="5800" w:type="dxa"/>
            <w:tcBorders>
              <w:top w:val="nil"/>
              <w:left w:val="single" w:sz="4" w:space="0" w:color="auto"/>
              <w:bottom w:val="nil"/>
              <w:right w:val="single" w:sz="4" w:space="0" w:color="auto"/>
            </w:tcBorders>
            <w:shd w:val="clear" w:color="auto" w:fill="auto"/>
            <w:noWrap/>
            <w:vAlign w:val="center"/>
          </w:tcPr>
          <w:p w14:paraId="447BFCD4" w14:textId="59E5776E"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1</w:t>
            </w:r>
          </w:p>
        </w:tc>
        <w:tc>
          <w:tcPr>
            <w:tcW w:w="1162" w:type="dxa"/>
            <w:tcBorders>
              <w:top w:val="nil"/>
              <w:left w:val="single" w:sz="4" w:space="0" w:color="auto"/>
              <w:bottom w:val="nil"/>
              <w:right w:val="single" w:sz="4" w:space="0" w:color="auto"/>
            </w:tcBorders>
            <w:shd w:val="clear" w:color="auto" w:fill="auto"/>
            <w:noWrap/>
            <w:vAlign w:val="center"/>
          </w:tcPr>
          <w:p w14:paraId="639F35DE" w14:textId="6DF88BFA"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9.16.8</w:t>
            </w:r>
          </w:p>
        </w:tc>
      </w:tr>
      <w:tr w:rsidR="00C430FC" w:rsidRPr="004D2FDA" w14:paraId="247D07A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EB89211" w14:textId="10C867B7"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V7.3.8</w:t>
            </w:r>
          </w:p>
        </w:tc>
        <w:tc>
          <w:tcPr>
            <w:tcW w:w="840" w:type="dxa"/>
            <w:tcBorders>
              <w:top w:val="nil"/>
              <w:left w:val="single" w:sz="4" w:space="0" w:color="auto"/>
              <w:bottom w:val="nil"/>
              <w:right w:val="single" w:sz="4" w:space="0" w:color="auto"/>
            </w:tcBorders>
            <w:shd w:val="clear" w:color="auto" w:fill="auto"/>
            <w:noWrap/>
            <w:vAlign w:val="center"/>
          </w:tcPr>
          <w:p w14:paraId="49C8746F" w14:textId="06BEAFE4"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65412</w:t>
            </w:r>
          </w:p>
        </w:tc>
        <w:tc>
          <w:tcPr>
            <w:tcW w:w="5800" w:type="dxa"/>
            <w:tcBorders>
              <w:top w:val="nil"/>
              <w:left w:val="single" w:sz="4" w:space="0" w:color="auto"/>
              <w:bottom w:val="nil"/>
              <w:right w:val="single" w:sz="4" w:space="0" w:color="auto"/>
            </w:tcBorders>
            <w:shd w:val="clear" w:color="auto" w:fill="auto"/>
            <w:noWrap/>
            <w:vAlign w:val="center"/>
          </w:tcPr>
          <w:p w14:paraId="2A27B37F" w14:textId="53239140"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2</w:t>
            </w:r>
          </w:p>
        </w:tc>
        <w:tc>
          <w:tcPr>
            <w:tcW w:w="1162" w:type="dxa"/>
            <w:tcBorders>
              <w:top w:val="nil"/>
              <w:left w:val="single" w:sz="4" w:space="0" w:color="auto"/>
              <w:bottom w:val="nil"/>
              <w:right w:val="single" w:sz="4" w:space="0" w:color="auto"/>
            </w:tcBorders>
            <w:shd w:val="clear" w:color="auto" w:fill="auto"/>
            <w:noWrap/>
            <w:vAlign w:val="center"/>
          </w:tcPr>
          <w:p w14:paraId="501DDB90" w14:textId="731EEC47"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9.16.9</w:t>
            </w:r>
          </w:p>
        </w:tc>
      </w:tr>
      <w:tr w:rsidR="00C430FC" w:rsidRPr="004D2FDA" w14:paraId="6A181F05"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59FD6E2" w14:textId="2266F373"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V7.3.9</w:t>
            </w:r>
          </w:p>
        </w:tc>
        <w:tc>
          <w:tcPr>
            <w:tcW w:w="840" w:type="dxa"/>
            <w:tcBorders>
              <w:top w:val="nil"/>
              <w:left w:val="single" w:sz="4" w:space="0" w:color="auto"/>
              <w:bottom w:val="nil"/>
              <w:right w:val="single" w:sz="4" w:space="0" w:color="auto"/>
            </w:tcBorders>
            <w:shd w:val="clear" w:color="auto" w:fill="auto"/>
            <w:noWrap/>
            <w:vAlign w:val="center"/>
          </w:tcPr>
          <w:p w14:paraId="5003635C" w14:textId="5C6E82D6"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65413</w:t>
            </w:r>
          </w:p>
        </w:tc>
        <w:tc>
          <w:tcPr>
            <w:tcW w:w="5800" w:type="dxa"/>
            <w:tcBorders>
              <w:top w:val="nil"/>
              <w:left w:val="single" w:sz="4" w:space="0" w:color="auto"/>
              <w:bottom w:val="nil"/>
              <w:right w:val="single" w:sz="4" w:space="0" w:color="auto"/>
            </w:tcBorders>
            <w:shd w:val="clear" w:color="auto" w:fill="auto"/>
            <w:noWrap/>
            <w:vAlign w:val="center"/>
          </w:tcPr>
          <w:p w14:paraId="2D07904C" w14:textId="1688195F"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tuning PM history data part 3</w:t>
            </w:r>
          </w:p>
        </w:tc>
        <w:tc>
          <w:tcPr>
            <w:tcW w:w="1162" w:type="dxa"/>
            <w:tcBorders>
              <w:top w:val="nil"/>
              <w:left w:val="single" w:sz="4" w:space="0" w:color="auto"/>
              <w:bottom w:val="nil"/>
              <w:right w:val="single" w:sz="4" w:space="0" w:color="auto"/>
            </w:tcBorders>
            <w:shd w:val="clear" w:color="auto" w:fill="auto"/>
            <w:noWrap/>
            <w:vAlign w:val="center"/>
          </w:tcPr>
          <w:p w14:paraId="16377F37" w14:textId="045B66BE"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9.16.10</w:t>
            </w:r>
          </w:p>
        </w:tc>
      </w:tr>
      <w:tr w:rsidR="00C430FC" w:rsidRPr="004D2FDA" w14:paraId="1BAEC3B1"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4002ED73" w14:textId="7C2AD4D8" w:rsidR="00C430FC" w:rsidRPr="00452A6A" w:rsidRDefault="00C430FC" w:rsidP="00C430FC">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V7.3.10</w:t>
            </w:r>
          </w:p>
        </w:tc>
        <w:tc>
          <w:tcPr>
            <w:tcW w:w="840" w:type="dxa"/>
            <w:tcBorders>
              <w:top w:val="nil"/>
              <w:left w:val="single" w:sz="4" w:space="0" w:color="auto"/>
              <w:bottom w:val="nil"/>
              <w:right w:val="single" w:sz="4" w:space="0" w:color="auto"/>
            </w:tcBorders>
            <w:shd w:val="clear" w:color="auto" w:fill="auto"/>
            <w:noWrap/>
            <w:vAlign w:val="center"/>
          </w:tcPr>
          <w:p w14:paraId="4B5C3429" w14:textId="169E30C0" w:rsidR="00C430FC" w:rsidRPr="00452A6A" w:rsidRDefault="00C430FC" w:rsidP="00C430FC">
            <w:pPr>
              <w:spacing w:after="0"/>
              <w:rPr>
                <w:rFonts w:asciiTheme="minorHAnsi" w:hAnsiTheme="minorHAnsi"/>
                <w:iCs w:val="0"/>
                <w:kern w:val="0"/>
                <w:sz w:val="22"/>
                <w:szCs w:val="22"/>
              </w:rPr>
            </w:pPr>
            <w:r w:rsidRPr="00452A6A">
              <w:rPr>
                <w:rFonts w:asciiTheme="minorHAnsi" w:hAnsiTheme="minorHAnsi"/>
                <w:iCs w:val="0"/>
                <w:kern w:val="0"/>
                <w:sz w:val="22"/>
                <w:szCs w:val="22"/>
              </w:rPr>
              <w:t>65414</w:t>
            </w:r>
          </w:p>
        </w:tc>
        <w:tc>
          <w:tcPr>
            <w:tcW w:w="5800" w:type="dxa"/>
            <w:tcBorders>
              <w:top w:val="nil"/>
              <w:left w:val="single" w:sz="4" w:space="0" w:color="auto"/>
              <w:bottom w:val="nil"/>
              <w:right w:val="single" w:sz="4" w:space="0" w:color="auto"/>
            </w:tcBorders>
            <w:shd w:val="clear" w:color="auto" w:fill="auto"/>
            <w:noWrap/>
            <w:vAlign w:val="center"/>
          </w:tcPr>
          <w:p w14:paraId="2B49EB80" w14:textId="7E42122C" w:rsidR="00C430FC" w:rsidRPr="00452A6A" w:rsidRDefault="006415B5" w:rsidP="00C430FC">
            <w:pPr>
              <w:spacing w:after="0"/>
              <w:rPr>
                <w:rFonts w:asciiTheme="minorHAnsi" w:hAnsiTheme="minorHAnsi"/>
                <w:sz w:val="22"/>
                <w:szCs w:val="22"/>
              </w:rPr>
            </w:pPr>
            <w:r w:rsidRPr="00452A6A">
              <w:rPr>
                <w:rFonts w:asciiTheme="minorHAnsi" w:hAnsiTheme="minorHAnsi"/>
                <w:sz w:val="22"/>
                <w:szCs w:val="22"/>
                <w:vertAlign w:val="superscript"/>
              </w:rPr>
              <w:t>R</w:t>
            </w:r>
            <w:r w:rsidR="00C430FC" w:rsidRPr="00452A6A">
              <w:rPr>
                <w:rFonts w:asciiTheme="minorHAnsi" w:hAnsiTheme="minorHAnsi"/>
                <w:sz w:val="22"/>
                <w:szCs w:val="22"/>
              </w:rPr>
              <w:t>TWDM channel OMCI PM history data</w:t>
            </w:r>
          </w:p>
        </w:tc>
        <w:tc>
          <w:tcPr>
            <w:tcW w:w="1162" w:type="dxa"/>
            <w:tcBorders>
              <w:top w:val="nil"/>
              <w:left w:val="single" w:sz="4" w:space="0" w:color="auto"/>
              <w:bottom w:val="nil"/>
              <w:right w:val="single" w:sz="4" w:space="0" w:color="auto"/>
            </w:tcBorders>
            <w:shd w:val="clear" w:color="auto" w:fill="auto"/>
            <w:noWrap/>
            <w:vAlign w:val="center"/>
          </w:tcPr>
          <w:p w14:paraId="4DDC68D6" w14:textId="41813FBF" w:rsidR="00C430FC" w:rsidRPr="00452A6A" w:rsidRDefault="006415B5" w:rsidP="006415B5">
            <w:pPr>
              <w:spacing w:after="0"/>
              <w:rPr>
                <w:rFonts w:asciiTheme="minorHAnsi" w:hAnsiTheme="minorHAnsi"/>
                <w:iCs w:val="0"/>
                <w:color w:val="000000"/>
                <w:kern w:val="0"/>
                <w:sz w:val="22"/>
                <w:szCs w:val="22"/>
              </w:rPr>
            </w:pPr>
            <w:r w:rsidRPr="00452A6A">
              <w:rPr>
                <w:rFonts w:asciiTheme="minorHAnsi" w:hAnsiTheme="minorHAnsi"/>
                <w:iCs w:val="0"/>
                <w:color w:val="000000"/>
                <w:kern w:val="0"/>
                <w:sz w:val="22"/>
                <w:szCs w:val="22"/>
              </w:rPr>
              <w:t>9.16.11</w:t>
            </w:r>
          </w:p>
        </w:tc>
      </w:tr>
      <w:tr w:rsidR="00C430FC" w:rsidRPr="004D2FDA" w14:paraId="1B59224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38A20301" w14:textId="4C701E59"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V7.4.1</w:t>
            </w:r>
          </w:p>
        </w:tc>
        <w:tc>
          <w:tcPr>
            <w:tcW w:w="840" w:type="dxa"/>
            <w:tcBorders>
              <w:top w:val="nil"/>
              <w:left w:val="single" w:sz="4" w:space="0" w:color="auto"/>
              <w:bottom w:val="nil"/>
              <w:right w:val="single" w:sz="4" w:space="0" w:color="auto"/>
            </w:tcBorders>
            <w:shd w:val="clear" w:color="auto" w:fill="auto"/>
            <w:noWrap/>
            <w:vAlign w:val="center"/>
          </w:tcPr>
          <w:p w14:paraId="3A5A1E19" w14:textId="4DC0E388"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65415</w:t>
            </w:r>
          </w:p>
        </w:tc>
        <w:tc>
          <w:tcPr>
            <w:tcW w:w="5800" w:type="dxa"/>
            <w:tcBorders>
              <w:top w:val="nil"/>
              <w:left w:val="single" w:sz="4" w:space="0" w:color="auto"/>
              <w:bottom w:val="nil"/>
              <w:right w:val="single" w:sz="4" w:space="0" w:color="auto"/>
            </w:tcBorders>
            <w:shd w:val="clear" w:color="auto" w:fill="auto"/>
            <w:noWrap/>
            <w:vAlign w:val="center"/>
          </w:tcPr>
          <w:p w14:paraId="2E416BAA" w14:textId="2C6CD329"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POTS UNI extension</w:t>
            </w:r>
          </w:p>
        </w:tc>
        <w:tc>
          <w:tcPr>
            <w:tcW w:w="1162" w:type="dxa"/>
            <w:tcBorders>
              <w:top w:val="nil"/>
              <w:left w:val="single" w:sz="4" w:space="0" w:color="auto"/>
              <w:bottom w:val="nil"/>
              <w:right w:val="single" w:sz="4" w:space="0" w:color="auto"/>
            </w:tcBorders>
            <w:shd w:val="clear" w:color="auto" w:fill="auto"/>
            <w:noWrap/>
            <w:vAlign w:val="center"/>
          </w:tcPr>
          <w:p w14:paraId="1ECC36A5" w14:textId="1554A8E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12B49599"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71C04CF" w14:textId="254E26FB"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V7.4.2</w:t>
            </w:r>
          </w:p>
        </w:tc>
        <w:tc>
          <w:tcPr>
            <w:tcW w:w="840" w:type="dxa"/>
            <w:tcBorders>
              <w:top w:val="nil"/>
              <w:left w:val="single" w:sz="4" w:space="0" w:color="auto"/>
              <w:bottom w:val="nil"/>
              <w:right w:val="single" w:sz="4" w:space="0" w:color="auto"/>
            </w:tcBorders>
            <w:shd w:val="clear" w:color="auto" w:fill="auto"/>
            <w:noWrap/>
            <w:vAlign w:val="center"/>
          </w:tcPr>
          <w:p w14:paraId="58F127BA" w14:textId="7BE5B191"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65416</w:t>
            </w:r>
          </w:p>
        </w:tc>
        <w:tc>
          <w:tcPr>
            <w:tcW w:w="5800" w:type="dxa"/>
            <w:tcBorders>
              <w:top w:val="nil"/>
              <w:left w:val="single" w:sz="4" w:space="0" w:color="auto"/>
              <w:bottom w:val="nil"/>
              <w:right w:val="single" w:sz="4" w:space="0" w:color="auto"/>
            </w:tcBorders>
            <w:shd w:val="clear" w:color="auto" w:fill="auto"/>
            <w:noWrap/>
            <w:vAlign w:val="center"/>
          </w:tcPr>
          <w:p w14:paraId="368E030E" w14:textId="698BA880"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1</w:t>
            </w:r>
          </w:p>
        </w:tc>
        <w:tc>
          <w:tcPr>
            <w:tcW w:w="1162" w:type="dxa"/>
            <w:tcBorders>
              <w:top w:val="nil"/>
              <w:left w:val="single" w:sz="4" w:space="0" w:color="auto"/>
              <w:bottom w:val="nil"/>
              <w:right w:val="single" w:sz="4" w:space="0" w:color="auto"/>
            </w:tcBorders>
            <w:shd w:val="clear" w:color="auto" w:fill="auto"/>
            <w:noWrap/>
            <w:vAlign w:val="center"/>
          </w:tcPr>
          <w:p w14:paraId="01180CED" w14:textId="6BE0C43D"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1BCDA87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0C6E7C0" w14:textId="2F669F87"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V7.4.3</w:t>
            </w:r>
          </w:p>
        </w:tc>
        <w:tc>
          <w:tcPr>
            <w:tcW w:w="840" w:type="dxa"/>
            <w:tcBorders>
              <w:top w:val="nil"/>
              <w:left w:val="single" w:sz="4" w:space="0" w:color="auto"/>
              <w:bottom w:val="nil"/>
              <w:right w:val="single" w:sz="4" w:space="0" w:color="auto"/>
            </w:tcBorders>
            <w:shd w:val="clear" w:color="auto" w:fill="auto"/>
            <w:noWrap/>
            <w:vAlign w:val="center"/>
          </w:tcPr>
          <w:p w14:paraId="09B578D6" w14:textId="3B8A17FF"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67417</w:t>
            </w:r>
          </w:p>
        </w:tc>
        <w:tc>
          <w:tcPr>
            <w:tcW w:w="5800" w:type="dxa"/>
            <w:tcBorders>
              <w:top w:val="nil"/>
              <w:left w:val="single" w:sz="4" w:space="0" w:color="auto"/>
              <w:bottom w:val="nil"/>
              <w:right w:val="single" w:sz="4" w:space="0" w:color="auto"/>
            </w:tcBorders>
            <w:shd w:val="clear" w:color="auto" w:fill="auto"/>
            <w:noWrap/>
            <w:vAlign w:val="center"/>
          </w:tcPr>
          <w:p w14:paraId="11E9532E" w14:textId="0C28026A"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2</w:t>
            </w:r>
          </w:p>
        </w:tc>
        <w:tc>
          <w:tcPr>
            <w:tcW w:w="1162" w:type="dxa"/>
            <w:tcBorders>
              <w:top w:val="nil"/>
              <w:left w:val="single" w:sz="4" w:space="0" w:color="auto"/>
              <w:bottom w:val="nil"/>
              <w:right w:val="single" w:sz="4" w:space="0" w:color="auto"/>
            </w:tcBorders>
            <w:shd w:val="clear" w:color="auto" w:fill="auto"/>
            <w:noWrap/>
            <w:vAlign w:val="center"/>
          </w:tcPr>
          <w:p w14:paraId="3F28D058" w14:textId="28D550F2"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35A02616"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084D673D" w14:textId="421AD26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V7.4.4</w:t>
            </w:r>
          </w:p>
        </w:tc>
        <w:tc>
          <w:tcPr>
            <w:tcW w:w="840" w:type="dxa"/>
            <w:tcBorders>
              <w:top w:val="nil"/>
              <w:left w:val="single" w:sz="4" w:space="0" w:color="auto"/>
              <w:bottom w:val="nil"/>
              <w:right w:val="single" w:sz="4" w:space="0" w:color="auto"/>
            </w:tcBorders>
            <w:shd w:val="clear" w:color="auto" w:fill="auto"/>
            <w:noWrap/>
            <w:vAlign w:val="center"/>
          </w:tcPr>
          <w:p w14:paraId="1C7E4D77" w14:textId="094D4A67" w:rsidR="00C430FC" w:rsidRPr="004F3516" w:rsidRDefault="00C430FC" w:rsidP="00C430FC">
            <w:pPr>
              <w:spacing w:after="0"/>
              <w:rPr>
                <w:rFonts w:asciiTheme="minorHAnsi" w:hAnsiTheme="minorHAnsi"/>
                <w:iCs w:val="0"/>
                <w:kern w:val="0"/>
                <w:sz w:val="22"/>
                <w:szCs w:val="22"/>
              </w:rPr>
            </w:pPr>
            <w:r w:rsidRPr="004F3516">
              <w:rPr>
                <w:rFonts w:asciiTheme="minorHAnsi" w:hAnsiTheme="minorHAnsi"/>
                <w:iCs w:val="0"/>
                <w:kern w:val="0"/>
                <w:sz w:val="22"/>
                <w:szCs w:val="22"/>
              </w:rPr>
              <w:t>65418</w:t>
            </w:r>
          </w:p>
        </w:tc>
        <w:tc>
          <w:tcPr>
            <w:tcW w:w="5800" w:type="dxa"/>
            <w:tcBorders>
              <w:top w:val="nil"/>
              <w:left w:val="single" w:sz="4" w:space="0" w:color="auto"/>
              <w:bottom w:val="nil"/>
              <w:right w:val="single" w:sz="4" w:space="0" w:color="auto"/>
            </w:tcBorders>
            <w:shd w:val="clear" w:color="auto" w:fill="auto"/>
            <w:noWrap/>
            <w:vAlign w:val="center"/>
          </w:tcPr>
          <w:p w14:paraId="346E9633" w14:textId="45D58560" w:rsidR="00C430FC" w:rsidRPr="004F3516" w:rsidRDefault="00C430FC" w:rsidP="00C430FC">
            <w:pPr>
              <w:spacing w:after="0"/>
              <w:rPr>
                <w:rFonts w:asciiTheme="minorHAnsi" w:hAnsiTheme="minorHAnsi"/>
                <w:sz w:val="22"/>
                <w:szCs w:val="22"/>
              </w:rPr>
            </w:pPr>
            <w:r w:rsidRPr="004F3516">
              <w:rPr>
                <w:rFonts w:asciiTheme="minorHAnsi" w:hAnsiTheme="minorHAnsi"/>
                <w:sz w:val="22"/>
                <w:szCs w:val="22"/>
              </w:rPr>
              <w:t>VoIP call diagnostics part 3</w:t>
            </w:r>
          </w:p>
        </w:tc>
        <w:tc>
          <w:tcPr>
            <w:tcW w:w="1162" w:type="dxa"/>
            <w:tcBorders>
              <w:top w:val="nil"/>
              <w:left w:val="single" w:sz="4" w:space="0" w:color="auto"/>
              <w:bottom w:val="nil"/>
              <w:right w:val="single" w:sz="4" w:space="0" w:color="auto"/>
            </w:tcBorders>
            <w:shd w:val="clear" w:color="auto" w:fill="auto"/>
            <w:noWrap/>
            <w:vAlign w:val="center"/>
          </w:tcPr>
          <w:p w14:paraId="1184FB0F" w14:textId="1A8F2643"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730B56DF" w14:textId="77777777" w:rsidTr="006415B5">
        <w:trPr>
          <w:trHeight w:val="300"/>
        </w:trPr>
        <w:tc>
          <w:tcPr>
            <w:tcW w:w="920" w:type="dxa"/>
            <w:tcBorders>
              <w:top w:val="nil"/>
              <w:left w:val="single" w:sz="4" w:space="0" w:color="auto"/>
              <w:bottom w:val="nil"/>
              <w:right w:val="single" w:sz="4" w:space="0" w:color="auto"/>
            </w:tcBorders>
            <w:shd w:val="clear" w:color="auto" w:fill="auto"/>
            <w:noWrap/>
            <w:vAlign w:val="center"/>
          </w:tcPr>
          <w:p w14:paraId="2F4941B7" w14:textId="3AAEA16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V7.5.1</w:t>
            </w:r>
          </w:p>
        </w:tc>
        <w:tc>
          <w:tcPr>
            <w:tcW w:w="840" w:type="dxa"/>
            <w:tcBorders>
              <w:top w:val="nil"/>
              <w:left w:val="single" w:sz="4" w:space="0" w:color="auto"/>
              <w:bottom w:val="nil"/>
              <w:right w:val="single" w:sz="4" w:space="0" w:color="auto"/>
            </w:tcBorders>
            <w:shd w:val="clear" w:color="auto" w:fill="auto"/>
            <w:noWrap/>
            <w:vAlign w:val="center"/>
          </w:tcPr>
          <w:p w14:paraId="286ACF9D" w14:textId="6736F709"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65423</w:t>
            </w:r>
          </w:p>
        </w:tc>
        <w:tc>
          <w:tcPr>
            <w:tcW w:w="5800" w:type="dxa"/>
            <w:tcBorders>
              <w:top w:val="nil"/>
              <w:left w:val="single" w:sz="4" w:space="0" w:color="auto"/>
              <w:bottom w:val="nil"/>
              <w:right w:val="single" w:sz="4" w:space="0" w:color="auto"/>
            </w:tcBorders>
            <w:shd w:val="clear" w:color="auto" w:fill="auto"/>
            <w:noWrap/>
            <w:vAlign w:val="center"/>
          </w:tcPr>
          <w:p w14:paraId="24AB947A" w14:textId="20C7DF0C" w:rsidR="00C430FC" w:rsidRPr="004D2FDA" w:rsidRDefault="00C430FC" w:rsidP="00C430FC">
            <w:pPr>
              <w:spacing w:after="0"/>
              <w:rPr>
                <w:rFonts w:asciiTheme="minorHAnsi" w:hAnsiTheme="minorHAnsi"/>
                <w:color w:val="000000"/>
                <w:sz w:val="22"/>
                <w:szCs w:val="22"/>
              </w:rPr>
            </w:pPr>
            <w:r>
              <w:rPr>
                <w:rFonts w:asciiTheme="minorHAnsi" w:hAnsiTheme="minorHAnsi"/>
                <w:color w:val="000000"/>
                <w:sz w:val="22"/>
                <w:szCs w:val="22"/>
              </w:rPr>
              <w:t>IP host performance monitoring history data part 2</w:t>
            </w:r>
          </w:p>
        </w:tc>
        <w:tc>
          <w:tcPr>
            <w:tcW w:w="1162" w:type="dxa"/>
            <w:tcBorders>
              <w:top w:val="nil"/>
              <w:left w:val="single" w:sz="4" w:space="0" w:color="auto"/>
              <w:bottom w:val="nil"/>
              <w:right w:val="single" w:sz="4" w:space="0" w:color="auto"/>
            </w:tcBorders>
            <w:shd w:val="clear" w:color="auto" w:fill="auto"/>
            <w:noWrap/>
            <w:vAlign w:val="center"/>
          </w:tcPr>
          <w:p w14:paraId="656BC903" w14:textId="45CD670A"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r w:rsidR="00C430FC" w:rsidRPr="004D2FDA" w14:paraId="4E6108E8" w14:textId="77777777" w:rsidTr="006415B5">
        <w:trPr>
          <w:trHeight w:val="300"/>
        </w:trPr>
        <w:tc>
          <w:tcPr>
            <w:tcW w:w="920" w:type="dxa"/>
            <w:tcBorders>
              <w:top w:val="nil"/>
              <w:left w:val="single" w:sz="4" w:space="0" w:color="auto"/>
              <w:bottom w:val="single" w:sz="4" w:space="0" w:color="auto"/>
              <w:right w:val="single" w:sz="4" w:space="0" w:color="auto"/>
            </w:tcBorders>
            <w:shd w:val="clear" w:color="auto" w:fill="auto"/>
            <w:noWrap/>
            <w:vAlign w:val="center"/>
          </w:tcPr>
          <w:p w14:paraId="32728B34" w14:textId="09D3BF6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V7.5.2</w:t>
            </w:r>
          </w:p>
        </w:tc>
        <w:tc>
          <w:tcPr>
            <w:tcW w:w="840" w:type="dxa"/>
            <w:tcBorders>
              <w:top w:val="nil"/>
              <w:left w:val="single" w:sz="4" w:space="0" w:color="auto"/>
              <w:bottom w:val="single" w:sz="4" w:space="0" w:color="auto"/>
              <w:right w:val="single" w:sz="4" w:space="0" w:color="auto"/>
            </w:tcBorders>
            <w:shd w:val="clear" w:color="auto" w:fill="auto"/>
            <w:noWrap/>
            <w:vAlign w:val="center"/>
          </w:tcPr>
          <w:p w14:paraId="6F531305" w14:textId="0A4AE708"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65424</w:t>
            </w:r>
          </w:p>
        </w:tc>
        <w:tc>
          <w:tcPr>
            <w:tcW w:w="5800" w:type="dxa"/>
            <w:tcBorders>
              <w:top w:val="nil"/>
              <w:left w:val="single" w:sz="4" w:space="0" w:color="auto"/>
              <w:bottom w:val="single" w:sz="4" w:space="0" w:color="auto"/>
              <w:right w:val="single" w:sz="4" w:space="0" w:color="auto"/>
            </w:tcBorders>
            <w:shd w:val="clear" w:color="auto" w:fill="auto"/>
            <w:noWrap/>
            <w:vAlign w:val="center"/>
          </w:tcPr>
          <w:p w14:paraId="610D8B72" w14:textId="4D599643" w:rsidR="00C430FC" w:rsidRPr="004D2FDA" w:rsidRDefault="00C430FC" w:rsidP="00C430FC">
            <w:pPr>
              <w:spacing w:after="0"/>
              <w:rPr>
                <w:rFonts w:asciiTheme="minorHAnsi" w:hAnsiTheme="minorHAnsi"/>
                <w:color w:val="000000"/>
                <w:sz w:val="22"/>
                <w:szCs w:val="22"/>
              </w:rPr>
            </w:pPr>
            <w:r>
              <w:rPr>
                <w:rFonts w:asciiTheme="minorHAnsi" w:hAnsiTheme="minorHAnsi"/>
                <w:color w:val="000000"/>
                <w:sz w:val="22"/>
                <w:szCs w:val="22"/>
              </w:rPr>
              <w:t>ONU operational performance monitoring history data</w:t>
            </w:r>
          </w:p>
        </w:tc>
        <w:tc>
          <w:tcPr>
            <w:tcW w:w="1162" w:type="dxa"/>
            <w:tcBorders>
              <w:top w:val="nil"/>
              <w:left w:val="single" w:sz="4" w:space="0" w:color="auto"/>
              <w:bottom w:val="single" w:sz="4" w:space="0" w:color="auto"/>
              <w:right w:val="single" w:sz="4" w:space="0" w:color="auto"/>
            </w:tcBorders>
            <w:shd w:val="clear" w:color="auto" w:fill="auto"/>
            <w:noWrap/>
            <w:vAlign w:val="center"/>
          </w:tcPr>
          <w:p w14:paraId="5FAB6C27" w14:textId="21A78C81" w:rsidR="00C430FC" w:rsidRPr="004D2FDA" w:rsidRDefault="00C430FC" w:rsidP="00C430FC">
            <w:pPr>
              <w:spacing w:after="0"/>
              <w:rPr>
                <w:rFonts w:asciiTheme="minorHAnsi" w:hAnsiTheme="minorHAnsi"/>
                <w:iCs w:val="0"/>
                <w:color w:val="000000"/>
                <w:kern w:val="0"/>
                <w:sz w:val="22"/>
                <w:szCs w:val="22"/>
              </w:rPr>
            </w:pPr>
            <w:r>
              <w:rPr>
                <w:rFonts w:asciiTheme="minorHAnsi" w:hAnsiTheme="minorHAnsi"/>
                <w:iCs w:val="0"/>
                <w:color w:val="000000"/>
                <w:kern w:val="0"/>
                <w:sz w:val="22"/>
                <w:szCs w:val="22"/>
              </w:rPr>
              <w:t>M</w:t>
            </w:r>
          </w:p>
        </w:tc>
      </w:tr>
    </w:tbl>
    <w:p w14:paraId="6F66B1C2" w14:textId="77777777" w:rsidR="004D2FDA" w:rsidRPr="004D2FDA" w:rsidRDefault="004D2FDA" w:rsidP="004D2FDA">
      <w:pPr>
        <w:pStyle w:val="Body"/>
        <w:rPr>
          <w:rFonts w:asciiTheme="minorHAnsi" w:hAnsiTheme="minorHAnsi"/>
          <w:sz w:val="22"/>
          <w:szCs w:val="22"/>
        </w:rPr>
      </w:pPr>
    </w:p>
    <w:p w14:paraId="2EBF43D3" w14:textId="77777777" w:rsidR="00B51118" w:rsidRPr="00C82962" w:rsidRDefault="00B51118" w:rsidP="00C82962">
      <w:pPr>
        <w:pStyle w:val="Body"/>
      </w:pPr>
    </w:p>
    <w:p w14:paraId="324A50CB" w14:textId="25043979" w:rsidR="00F457B9" w:rsidRDefault="00F457B9">
      <w:pPr>
        <w:spacing w:after="0"/>
        <w:rPr>
          <w:rFonts w:ascii="Book Antiqua" w:hAnsi="Book Antiqua"/>
          <w:iCs w:val="0"/>
          <w:lang w:eastAsia="x-none"/>
        </w:rPr>
      </w:pPr>
      <w:r>
        <w:rPr>
          <w:lang w:eastAsia="x-none"/>
        </w:rPr>
        <w:br w:type="page"/>
      </w:r>
    </w:p>
    <w:p w14:paraId="5321FD87" w14:textId="3698973D" w:rsidR="00F457B9" w:rsidRPr="003B1211" w:rsidRDefault="00F457B9" w:rsidP="00F457B9">
      <w:pPr>
        <w:pStyle w:val="Heading1"/>
        <w:numPr>
          <w:ilvl w:val="0"/>
          <w:numId w:val="0"/>
        </w:numPr>
        <w:ind w:left="900"/>
      </w:pPr>
      <w:bookmarkStart w:id="169" w:name="_Toc33697800"/>
      <w:r w:rsidRPr="003B1211">
        <w:rPr>
          <w:lang w:val="en-US"/>
        </w:rPr>
        <w:lastRenderedPageBreak/>
        <w:t xml:space="preserve">Annex C: </w:t>
      </w:r>
      <w:r w:rsidRPr="003B1211">
        <w:t>Flexible Configuration Status Portal</w:t>
      </w:r>
      <w:bookmarkEnd w:id="169"/>
    </w:p>
    <w:p w14:paraId="064A3014" w14:textId="77777777" w:rsidR="00F457B9" w:rsidRDefault="00F457B9" w:rsidP="00F457B9">
      <w:pPr>
        <w:pStyle w:val="Body"/>
        <w:rPr>
          <w:lang w:eastAsia="x-none"/>
        </w:rPr>
      </w:pPr>
      <w:r>
        <w:rPr>
          <w:lang w:eastAsia="x-none"/>
        </w:rPr>
        <w:t>This annex provides an overview of the intended use and applications of the Flexible Configuration and Status Portal (FCSP).</w:t>
      </w:r>
    </w:p>
    <w:p w14:paraId="67232968" w14:textId="77777777" w:rsidR="00F457B9" w:rsidRDefault="00F457B9" w:rsidP="00F457B9">
      <w:pPr>
        <w:pStyle w:val="Body"/>
        <w:outlineLvl w:val="1"/>
        <w:rPr>
          <w:b/>
          <w:sz w:val="24"/>
          <w:lang w:eastAsia="x-none"/>
        </w:rPr>
      </w:pPr>
      <w:bookmarkStart w:id="170" w:name="_Toc33697801"/>
      <w:r>
        <w:rPr>
          <w:b/>
          <w:sz w:val="24"/>
          <w:lang w:eastAsia="x-none"/>
        </w:rPr>
        <w:t>C.1 Overview</w:t>
      </w:r>
      <w:bookmarkEnd w:id="170"/>
    </w:p>
    <w:p w14:paraId="4AF8792F" w14:textId="77777777" w:rsidR="00F457B9" w:rsidRDefault="00F457B9" w:rsidP="00F457B9">
      <w:pPr>
        <w:pStyle w:val="Body"/>
        <w:rPr>
          <w:lang w:eastAsia="x-none"/>
        </w:rPr>
      </w:pPr>
      <w:r>
        <w:rPr>
          <w:lang w:eastAsia="x-none"/>
        </w:rPr>
        <w:t>The goal of the FCSP is to reduce changes in the Verizon Open OMCI specification as new features are added. Towards this goal, the FCSP uses OMCI as a transport mechanism and defers service specific configuration to the services providing or consuming the services. Verizon’s use of FCSP is not to replace or deprecate the user of any G.988 MEs defining a service.</w:t>
      </w:r>
    </w:p>
    <w:p w14:paraId="394DEA53" w14:textId="77777777" w:rsidR="00F457B9" w:rsidRDefault="00F457B9" w:rsidP="00F457B9">
      <w:pPr>
        <w:pStyle w:val="Body"/>
        <w:rPr>
          <w:lang w:eastAsia="x-none"/>
        </w:rPr>
      </w:pPr>
      <w:r>
        <w:rPr>
          <w:lang w:eastAsia="x-none"/>
        </w:rPr>
        <w:t>FCSP is intended to support a wide range of services that fall under two categories.</w:t>
      </w:r>
    </w:p>
    <w:p w14:paraId="7D233B5B" w14:textId="1571A4F2" w:rsidR="00F457B9" w:rsidRDefault="00F457B9" w:rsidP="00F457B9">
      <w:pPr>
        <w:pStyle w:val="Body"/>
        <w:rPr>
          <w:lang w:eastAsia="x-none"/>
        </w:rPr>
      </w:pPr>
      <w:r>
        <w:rPr>
          <w:lang w:eastAsia="x-none"/>
        </w:rPr>
        <w:t>The first category is a service on the ONU that has an IP counterpart, either in a master/slave relationship or a peer to peer relationship. Examples include file transfer via FTP, time synchronization via SNTP, or configuration using SNMP or NETCONF. This category is implemented by FCSP attributes that define IP communications with a peer IP entity.</w:t>
      </w:r>
    </w:p>
    <w:p w14:paraId="4BA8FDA8" w14:textId="77777777" w:rsidR="00F457B9" w:rsidRDefault="00F457B9" w:rsidP="00F457B9">
      <w:pPr>
        <w:pStyle w:val="Body"/>
        <w:rPr>
          <w:lang w:eastAsia="x-none"/>
        </w:rPr>
      </w:pPr>
      <w:r>
        <w:rPr>
          <w:lang w:eastAsia="x-none"/>
        </w:rPr>
        <w:t>The second category are other services that are not well served by the IP peer model. Examples include Link-OAM, Link Aggregation or configuration of physical interfaces. These are served by G.988 transparent (undefined) portals.</w:t>
      </w:r>
    </w:p>
    <w:p w14:paraId="2D17E994" w14:textId="77777777" w:rsidR="00F457B9" w:rsidRDefault="00F457B9" w:rsidP="00F457B9">
      <w:pPr>
        <w:pStyle w:val="Body"/>
        <w:outlineLvl w:val="2"/>
        <w:rPr>
          <w:b/>
          <w:lang w:eastAsia="x-none"/>
        </w:rPr>
      </w:pPr>
      <w:bookmarkStart w:id="171" w:name="_Toc33697802"/>
      <w:r>
        <w:rPr>
          <w:b/>
          <w:lang w:eastAsia="x-none"/>
        </w:rPr>
        <w:t>C.1.1 Comparison to G.988 status portals</w:t>
      </w:r>
      <w:bookmarkEnd w:id="171"/>
    </w:p>
    <w:p w14:paraId="09689A8D" w14:textId="77777777" w:rsidR="00F457B9" w:rsidRDefault="00F457B9" w:rsidP="00F457B9">
      <w:pPr>
        <w:pStyle w:val="Body"/>
        <w:rPr>
          <w:lang w:eastAsia="x-none"/>
        </w:rPr>
      </w:pPr>
      <w:r>
        <w:rPr>
          <w:lang w:eastAsia="x-none"/>
        </w:rPr>
        <w:t xml:space="preserve">G.988 defines several MEs that serve a -portal function (MGC config portal, SIP config portal, generic config portal). These portals represent the configuration of a service that is configured by a protocol outside of the OLT/ONU management path, such as file-based SIP or MGC.. In these cases, the respective config portals reflect the configuration as a result of an external protocol. </w:t>
      </w:r>
    </w:p>
    <w:p w14:paraId="0CFDC727" w14:textId="77777777" w:rsidR="00F457B9" w:rsidRDefault="00F457B9" w:rsidP="00F457B9">
      <w:pPr>
        <w:pStyle w:val="Body"/>
        <w:rPr>
          <w:lang w:eastAsia="x-none"/>
        </w:rPr>
      </w:pPr>
      <w:r>
        <w:rPr>
          <w:lang w:eastAsia="x-none"/>
        </w:rPr>
        <w:t>In FCSP, configuration portal configures the service via OMCI, and the status reports the status of the service.</w:t>
      </w:r>
    </w:p>
    <w:p w14:paraId="7ECDD1EB" w14:textId="77777777" w:rsidR="00F457B9" w:rsidRDefault="00F457B9" w:rsidP="00F457B9">
      <w:pPr>
        <w:pStyle w:val="Body"/>
        <w:outlineLvl w:val="2"/>
        <w:rPr>
          <w:b/>
          <w:lang w:eastAsia="x-none"/>
        </w:rPr>
      </w:pPr>
      <w:bookmarkStart w:id="172" w:name="_Toc33697803"/>
      <w:r>
        <w:rPr>
          <w:b/>
          <w:lang w:eastAsia="x-none"/>
        </w:rPr>
        <w:t>C.1.2 IP-based vs portal based services</w:t>
      </w:r>
      <w:bookmarkEnd w:id="172"/>
    </w:p>
    <w:p w14:paraId="38FB31C3" w14:textId="77777777" w:rsidR="00F457B9" w:rsidRDefault="00F457B9" w:rsidP="00F457B9">
      <w:pPr>
        <w:pStyle w:val="Body"/>
        <w:rPr>
          <w:lang w:eastAsia="x-none"/>
        </w:rPr>
      </w:pPr>
      <w:r>
        <w:rPr>
          <w:lang w:eastAsia="x-none"/>
        </w:rPr>
        <w:t xml:space="preserve"> Typically a service will use either the IP-related attributes or the portal-related attributes.</w:t>
      </w:r>
    </w:p>
    <w:p w14:paraId="17B0D664" w14:textId="77777777" w:rsidR="00F457B9" w:rsidRDefault="00F457B9" w:rsidP="00F457B9">
      <w:pPr>
        <w:pStyle w:val="Body"/>
        <w:outlineLvl w:val="2"/>
        <w:rPr>
          <w:b/>
          <w:lang w:eastAsia="x-none"/>
        </w:rPr>
      </w:pPr>
      <w:bookmarkStart w:id="173" w:name="_Toc33697804"/>
      <w:r>
        <w:rPr>
          <w:b/>
          <w:lang w:eastAsia="x-none"/>
        </w:rPr>
        <w:t>C.1.3 FCSP as a meta ME</w:t>
      </w:r>
      <w:bookmarkEnd w:id="173"/>
    </w:p>
    <w:p w14:paraId="761D77EB" w14:textId="31C54E4C" w:rsidR="00F457B9" w:rsidRDefault="00F457B9" w:rsidP="00F457B9">
      <w:pPr>
        <w:pStyle w:val="Body"/>
        <w:rPr>
          <w:lang w:eastAsia="x-none"/>
        </w:rPr>
      </w:pPr>
      <w:r>
        <w:rPr>
          <w:lang w:eastAsia="x-none"/>
        </w:rPr>
        <w:t xml:space="preserve"> </w:t>
      </w:r>
      <w:r w:rsidR="001D50F0">
        <w:rPr>
          <w:lang w:eastAsia="x-none"/>
        </w:rPr>
        <w:t>FCSP</w:t>
      </w:r>
      <w:r>
        <w:rPr>
          <w:lang w:eastAsia="x-none"/>
        </w:rPr>
        <w:t xml:space="preserve"> ME on its own does not define any specific functionality. Each instance of the FCSP can define a unique service, or an additional instance of an already defined service. For example, once instance of the FCSP can be used for file transfer, another instance used for link aggregation and two instances used for Link OAM on two</w:t>
      </w:r>
      <w:r w:rsidR="006C3913">
        <w:rPr>
          <w:lang w:eastAsia="x-none"/>
        </w:rPr>
        <w:t xml:space="preserve"> UNI</w:t>
      </w:r>
      <w:r>
        <w:rPr>
          <w:lang w:eastAsia="x-none"/>
        </w:rPr>
        <w:t xml:space="preserve"> ports.</w:t>
      </w:r>
    </w:p>
    <w:p w14:paraId="638E580C" w14:textId="77777777" w:rsidR="00F457B9" w:rsidRDefault="00F457B9" w:rsidP="00F457B9">
      <w:pPr>
        <w:pStyle w:val="Body"/>
        <w:rPr>
          <w:lang w:eastAsia="x-none"/>
        </w:rPr>
      </w:pPr>
      <w:r>
        <w:rPr>
          <w:lang w:eastAsia="x-none"/>
        </w:rPr>
        <w:t>The use/no use of the remaining attributes in the FCSP ME is based on the service type. When a new service type is defined, the definition must also identify which attributes are used.</w:t>
      </w:r>
    </w:p>
    <w:p w14:paraId="66D4B0EE" w14:textId="7959752D" w:rsidR="00F457B9" w:rsidRDefault="00F457B9" w:rsidP="00F457B9">
      <w:pPr>
        <w:pStyle w:val="Body"/>
        <w:outlineLvl w:val="1"/>
        <w:rPr>
          <w:b/>
          <w:sz w:val="24"/>
          <w:lang w:eastAsia="x-none"/>
        </w:rPr>
      </w:pPr>
      <w:bookmarkStart w:id="174" w:name="_Toc33697805"/>
      <w:r>
        <w:rPr>
          <w:b/>
          <w:sz w:val="24"/>
          <w:lang w:eastAsia="x-none"/>
        </w:rPr>
        <w:t xml:space="preserve">C.2 </w:t>
      </w:r>
      <w:r w:rsidR="00BD7349">
        <w:rPr>
          <w:b/>
          <w:sz w:val="24"/>
          <w:lang w:eastAsia="x-none"/>
        </w:rPr>
        <w:t>Configuration and Status exchange</w:t>
      </w:r>
      <w:bookmarkEnd w:id="174"/>
    </w:p>
    <w:p w14:paraId="08947BDF" w14:textId="685448AB" w:rsidR="00F457B9" w:rsidRDefault="00F457B9" w:rsidP="00F457B9">
      <w:pPr>
        <w:pStyle w:val="Body"/>
        <w:rPr>
          <w:sz w:val="24"/>
          <w:lang w:eastAsia="x-none"/>
        </w:rPr>
      </w:pPr>
      <w:r>
        <w:rPr>
          <w:sz w:val="24"/>
          <w:lang w:eastAsia="x-none"/>
        </w:rPr>
        <w:t xml:space="preserve">This section </w:t>
      </w:r>
      <w:r w:rsidR="00BD7349">
        <w:rPr>
          <w:sz w:val="24"/>
          <w:lang w:eastAsia="x-none"/>
        </w:rPr>
        <w:t>provides the temporal and causal description of the FCSP configuration and status exchange process. T</w:t>
      </w:r>
      <w:r>
        <w:rPr>
          <w:sz w:val="24"/>
          <w:lang w:eastAsia="x-none"/>
        </w:rPr>
        <w:t xml:space="preserve">his informative text supplements the </w:t>
      </w:r>
      <w:r w:rsidR="00BD7349">
        <w:rPr>
          <w:sz w:val="24"/>
          <w:lang w:eastAsia="x-none"/>
        </w:rPr>
        <w:t>normative specification of the FCSP ME in the</w:t>
      </w:r>
      <w:r>
        <w:rPr>
          <w:sz w:val="24"/>
          <w:lang w:eastAsia="x-none"/>
        </w:rPr>
        <w:t xml:space="preserve"> body of the Verizon Open Specification.</w:t>
      </w:r>
    </w:p>
    <w:p w14:paraId="0E47C9FF" w14:textId="37977185" w:rsidR="00F457B9" w:rsidRDefault="00BD7349" w:rsidP="00F457B9">
      <w:pPr>
        <w:pStyle w:val="Body"/>
        <w:rPr>
          <w:lang w:eastAsia="x-none"/>
        </w:rPr>
      </w:pPr>
      <w:r>
        <w:rPr>
          <w:b/>
          <w:lang w:eastAsia="x-none"/>
        </w:rPr>
        <w:t xml:space="preserve">The </w:t>
      </w:r>
      <w:r w:rsidR="00F457B9">
        <w:rPr>
          <w:b/>
          <w:lang w:eastAsia="x-none"/>
        </w:rPr>
        <w:t>Configuration Portal Update Available, Configuration Portal Table, Configuration Portal Result, Status Message Available, Status Message,  Status Message Result</w:t>
      </w:r>
      <w:r w:rsidR="00F457B9">
        <w:rPr>
          <w:lang w:eastAsia="x-none"/>
        </w:rPr>
        <w:t xml:space="preserve"> attributes </w:t>
      </w:r>
      <w:r>
        <w:rPr>
          <w:lang w:eastAsia="x-none"/>
        </w:rPr>
        <w:t xml:space="preserve">of the FCSP ME </w:t>
      </w:r>
      <w:r w:rsidR="00F457B9">
        <w:rPr>
          <w:lang w:eastAsia="x-none"/>
        </w:rPr>
        <w:t>are used for non-IP (message) based configuration and status</w:t>
      </w:r>
      <w:r>
        <w:rPr>
          <w:lang w:eastAsia="x-none"/>
        </w:rPr>
        <w:t xml:space="preserve"> reporting</w:t>
      </w:r>
      <w:r w:rsidR="00F457B9">
        <w:rPr>
          <w:lang w:eastAsia="x-none"/>
        </w:rPr>
        <w:t xml:space="preserve">. Configuration Portal Table and Status Message are the actual information bytes exchanged; the other attributes </w:t>
      </w:r>
      <w:r w:rsidR="00F457B9">
        <w:rPr>
          <w:lang w:eastAsia="x-none"/>
        </w:rPr>
        <w:lastRenderedPageBreak/>
        <w:t>are flags used to support handshaking between the service and ONU in exchanging data using the bulk data attributes. The usage of the flag attributes is shown below.</w:t>
      </w:r>
    </w:p>
    <w:p w14:paraId="731CEB4A" w14:textId="47D0EB96" w:rsidR="00F457B9" w:rsidRDefault="007C1A4D" w:rsidP="00F457B9">
      <w:pPr>
        <w:pStyle w:val="Body"/>
        <w:keepNext/>
        <w:jc w:val="center"/>
      </w:pPr>
      <w:r>
        <w:rPr>
          <w:noProof/>
        </w:rPr>
        <w:drawing>
          <wp:inline distT="0" distB="0" distL="0" distR="0" wp14:anchorId="03A9053A" wp14:editId="0B432AEF">
            <wp:extent cx="4640773" cy="204593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1b.tif"/>
                    <pic:cNvPicPr/>
                  </pic:nvPicPr>
                  <pic:blipFill>
                    <a:blip r:embed="rId26">
                      <a:extLst>
                        <a:ext uri="{28A0092B-C50C-407E-A947-70E740481C1C}">
                          <a14:useLocalDpi xmlns:a14="http://schemas.microsoft.com/office/drawing/2010/main" val="0"/>
                        </a:ext>
                      </a:extLst>
                    </a:blip>
                    <a:stretch>
                      <a:fillRect/>
                    </a:stretch>
                  </pic:blipFill>
                  <pic:spPr>
                    <a:xfrm>
                      <a:off x="0" y="0"/>
                      <a:ext cx="4667821" cy="2057856"/>
                    </a:xfrm>
                    <a:prstGeom prst="rect">
                      <a:avLst/>
                    </a:prstGeom>
                  </pic:spPr>
                </pic:pic>
              </a:graphicData>
            </a:graphic>
          </wp:inline>
        </w:drawing>
      </w:r>
    </w:p>
    <w:p w14:paraId="377B63CE" w14:textId="21972CEE"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11</w:t>
      </w:r>
      <w:r w:rsidR="008A3D7E">
        <w:rPr>
          <w:noProof/>
        </w:rPr>
        <w:fldChar w:fldCharType="end"/>
      </w:r>
      <w:r>
        <w:t xml:space="preserve"> </w:t>
      </w:r>
      <w:r w:rsidR="00BD7349">
        <w:t>–</w:t>
      </w:r>
      <w:r>
        <w:t xml:space="preserve"> </w:t>
      </w:r>
      <w:r w:rsidR="00BD7349">
        <w:t xml:space="preserve">Message </w:t>
      </w:r>
      <w:r>
        <w:t>Sequence Diagram for Using Configuration Portal</w:t>
      </w:r>
    </w:p>
    <w:p w14:paraId="13B09B4C" w14:textId="77777777" w:rsidR="00F457B9" w:rsidRDefault="00F457B9" w:rsidP="00F457B9">
      <w:pPr>
        <w:pStyle w:val="Body"/>
        <w:rPr>
          <w:lang w:eastAsia="x-none"/>
        </w:rPr>
      </w:pPr>
    </w:p>
    <w:p w14:paraId="794274B1" w14:textId="77777777" w:rsidR="00F457B9" w:rsidRDefault="00F457B9" w:rsidP="00F457B9">
      <w:pPr>
        <w:pStyle w:val="Body"/>
        <w:rPr>
          <w:lang w:eastAsia="x-none"/>
        </w:rPr>
      </w:pPr>
      <w:r>
        <w:rPr>
          <w:lang w:eastAsia="x-none"/>
        </w:rPr>
        <w:t>An alternate view of the use of the attributes is shown below. Note that the numbers referring to each line in the message sequence (1-5) refer to the events below numbered 1-5.</w:t>
      </w:r>
    </w:p>
    <w:p w14:paraId="0583B273" w14:textId="467F9839" w:rsidR="00F457B9" w:rsidRDefault="00F457B9" w:rsidP="00F457B9">
      <w:pPr>
        <w:pStyle w:val="Body"/>
        <w:rPr>
          <w:lang w:eastAsia="x-none"/>
        </w:rPr>
      </w:pPr>
      <w:r>
        <w:rPr>
          <w:b/>
          <w:lang w:eastAsia="x-none"/>
        </w:rPr>
        <w:t>Format of Configuration Portal/Status Message:</w:t>
      </w:r>
      <w:r>
        <w:rPr>
          <w:lang w:eastAsia="x-none"/>
        </w:rPr>
        <w:t xml:space="preserve"> The format of the configuration portal/status message attributes (</w:t>
      </w:r>
      <w:r w:rsidR="00BD7349">
        <w:rPr>
          <w:lang w:eastAsia="x-none"/>
        </w:rPr>
        <w:t xml:space="preserve">XML, </w:t>
      </w:r>
      <w:r>
        <w:rPr>
          <w:lang w:eastAsia="x-none"/>
        </w:rPr>
        <w:t>binary, etc</w:t>
      </w:r>
      <w:r w:rsidR="00BD7349">
        <w:rPr>
          <w:lang w:eastAsia="x-none"/>
        </w:rPr>
        <w:t>.</w:t>
      </w:r>
      <w:r>
        <w:rPr>
          <w:lang w:eastAsia="x-none"/>
        </w:rPr>
        <w:t>) is specific to the service type.</w:t>
      </w:r>
    </w:p>
    <w:p w14:paraId="28619AE7" w14:textId="5144852B" w:rsidR="00F457B9" w:rsidRDefault="00F457B9" w:rsidP="00F457B9">
      <w:pPr>
        <w:pStyle w:val="Body"/>
        <w:jc w:val="center"/>
        <w:rPr>
          <w:lang w:eastAsia="x-none"/>
        </w:rPr>
      </w:pPr>
      <w:r>
        <w:rPr>
          <w:noProof/>
        </w:rPr>
        <w:drawing>
          <wp:inline distT="0" distB="0" distL="0" distR="0" wp14:anchorId="03BEFDDF" wp14:editId="63305BF4">
            <wp:extent cx="3248025" cy="17049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8025" cy="1704975"/>
                    </a:xfrm>
                    <a:prstGeom prst="rect">
                      <a:avLst/>
                    </a:prstGeom>
                    <a:noFill/>
                    <a:ln>
                      <a:noFill/>
                    </a:ln>
                  </pic:spPr>
                </pic:pic>
              </a:graphicData>
            </a:graphic>
          </wp:inline>
        </w:drawing>
      </w:r>
    </w:p>
    <w:p w14:paraId="43806171" w14:textId="3FA379B5"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12</w:t>
      </w:r>
      <w:r w:rsidR="008A3D7E">
        <w:rPr>
          <w:noProof/>
        </w:rPr>
        <w:fldChar w:fldCharType="end"/>
      </w:r>
      <w:r>
        <w:t xml:space="preserve"> – </w:t>
      </w:r>
      <w:r w:rsidR="00BD7349">
        <w:t xml:space="preserve">Causal Event </w:t>
      </w:r>
      <w:r>
        <w:t>Diagram for Using Configuration Portal</w:t>
      </w:r>
    </w:p>
    <w:p w14:paraId="2F26F781" w14:textId="77777777" w:rsidR="00F457B9" w:rsidRDefault="00F457B9" w:rsidP="00F457B9">
      <w:pPr>
        <w:pStyle w:val="Body"/>
        <w:rPr>
          <w:lang w:eastAsia="x-none"/>
        </w:rPr>
      </w:pPr>
    </w:p>
    <w:p w14:paraId="04F1E656" w14:textId="77777777" w:rsidR="00F457B9" w:rsidRDefault="00F457B9" w:rsidP="00F457B9">
      <w:pPr>
        <w:pStyle w:val="Body"/>
        <w:rPr>
          <w:lang w:eastAsia="x-none"/>
        </w:rPr>
      </w:pPr>
      <w:r>
        <w:rPr>
          <w:lang w:eastAsia="x-none"/>
        </w:rPr>
        <w:t>The figure below shows the message sequence diagram for the use of the status message.</w:t>
      </w:r>
    </w:p>
    <w:p w14:paraId="4F1E15E2" w14:textId="3BB1BCBB" w:rsidR="00F457B9" w:rsidRDefault="0014385D" w:rsidP="0014385D">
      <w:pPr>
        <w:pStyle w:val="Body"/>
        <w:jc w:val="center"/>
        <w:rPr>
          <w:lang w:eastAsia="x-none"/>
        </w:rPr>
      </w:pPr>
      <w:r>
        <w:rPr>
          <w:noProof/>
        </w:rPr>
        <w:lastRenderedPageBreak/>
        <w:drawing>
          <wp:inline distT="0" distB="0" distL="0" distR="0" wp14:anchorId="24D0F190" wp14:editId="3AB72CAF">
            <wp:extent cx="4448175" cy="2154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3b.tif"/>
                    <pic:cNvPicPr/>
                  </pic:nvPicPr>
                  <pic:blipFill>
                    <a:blip r:embed="rId28">
                      <a:extLst>
                        <a:ext uri="{28A0092B-C50C-407E-A947-70E740481C1C}">
                          <a14:useLocalDpi xmlns:a14="http://schemas.microsoft.com/office/drawing/2010/main" val="0"/>
                        </a:ext>
                      </a:extLst>
                    </a:blip>
                    <a:stretch>
                      <a:fillRect/>
                    </a:stretch>
                  </pic:blipFill>
                  <pic:spPr>
                    <a:xfrm>
                      <a:off x="0" y="0"/>
                      <a:ext cx="4451629" cy="2156639"/>
                    </a:xfrm>
                    <a:prstGeom prst="rect">
                      <a:avLst/>
                    </a:prstGeom>
                  </pic:spPr>
                </pic:pic>
              </a:graphicData>
            </a:graphic>
          </wp:inline>
        </w:drawing>
      </w:r>
    </w:p>
    <w:p w14:paraId="503A521F" w14:textId="433303FD"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13</w:t>
      </w:r>
      <w:r w:rsidR="008A3D7E">
        <w:rPr>
          <w:noProof/>
        </w:rPr>
        <w:fldChar w:fldCharType="end"/>
      </w:r>
      <w:r>
        <w:t xml:space="preserve"> – Message </w:t>
      </w:r>
      <w:r w:rsidR="00BD7349">
        <w:t xml:space="preserve">Sequence </w:t>
      </w:r>
      <w:r>
        <w:t>Diagram for Using Status Message</w:t>
      </w:r>
    </w:p>
    <w:p w14:paraId="686D52FD" w14:textId="77777777" w:rsidR="00F457B9" w:rsidRDefault="00F457B9" w:rsidP="00F457B9">
      <w:pPr>
        <w:pStyle w:val="Body"/>
        <w:rPr>
          <w:lang w:eastAsia="x-none"/>
        </w:rPr>
      </w:pPr>
      <w:r>
        <w:rPr>
          <w:lang w:eastAsia="x-none"/>
        </w:rPr>
        <w:t>An alternate view of the use of the attributes is shown below. Note that the numbers referring to each line in the message sequence (1-5) refer to the events below numbered 1-5.</w:t>
      </w:r>
    </w:p>
    <w:p w14:paraId="4515AB0C" w14:textId="77777777" w:rsidR="00F457B9" w:rsidRDefault="00F457B9" w:rsidP="00F457B9">
      <w:pPr>
        <w:pStyle w:val="Body"/>
        <w:rPr>
          <w:lang w:eastAsia="x-none"/>
        </w:rPr>
      </w:pPr>
    </w:p>
    <w:p w14:paraId="6B4FBDDA" w14:textId="7A55B983" w:rsidR="00F457B9" w:rsidRDefault="00F457B9" w:rsidP="00F457B9">
      <w:pPr>
        <w:pStyle w:val="Body"/>
        <w:jc w:val="center"/>
        <w:rPr>
          <w:lang w:eastAsia="x-none"/>
        </w:rPr>
      </w:pPr>
      <w:r>
        <w:rPr>
          <w:noProof/>
        </w:rPr>
        <w:drawing>
          <wp:inline distT="0" distB="0" distL="0" distR="0" wp14:anchorId="0651AC43" wp14:editId="7642C392">
            <wp:extent cx="33147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1771650"/>
                    </a:xfrm>
                    <a:prstGeom prst="rect">
                      <a:avLst/>
                    </a:prstGeom>
                    <a:noFill/>
                    <a:ln>
                      <a:noFill/>
                    </a:ln>
                  </pic:spPr>
                </pic:pic>
              </a:graphicData>
            </a:graphic>
          </wp:inline>
        </w:drawing>
      </w:r>
    </w:p>
    <w:p w14:paraId="6D3353DF" w14:textId="7798ED16" w:rsidR="00F457B9" w:rsidRDefault="00F457B9" w:rsidP="00F457B9">
      <w:pPr>
        <w:pStyle w:val="Caption"/>
        <w:rPr>
          <w:lang w:eastAsia="x-none"/>
        </w:rPr>
      </w:pPr>
      <w:r>
        <w:t xml:space="preserve">Figure </w:t>
      </w:r>
      <w:r w:rsidR="008A3D7E">
        <w:rPr>
          <w:noProof/>
        </w:rPr>
        <w:fldChar w:fldCharType="begin"/>
      </w:r>
      <w:r w:rsidR="008A3D7E">
        <w:rPr>
          <w:noProof/>
        </w:rPr>
        <w:instrText xml:space="preserve"> SEQ Figure \* ARABIC </w:instrText>
      </w:r>
      <w:r w:rsidR="008A3D7E">
        <w:rPr>
          <w:noProof/>
        </w:rPr>
        <w:fldChar w:fldCharType="separate"/>
      </w:r>
      <w:r w:rsidR="00DE5409">
        <w:rPr>
          <w:noProof/>
        </w:rPr>
        <w:t>14</w:t>
      </w:r>
      <w:r w:rsidR="008A3D7E">
        <w:rPr>
          <w:noProof/>
        </w:rPr>
        <w:fldChar w:fldCharType="end"/>
      </w:r>
      <w:r>
        <w:t xml:space="preserve"> – </w:t>
      </w:r>
      <w:r w:rsidR="00BD7349">
        <w:t xml:space="preserve">Causal Event </w:t>
      </w:r>
      <w:r>
        <w:t>Diagram for Using Status Message</w:t>
      </w:r>
    </w:p>
    <w:p w14:paraId="65257FA1" w14:textId="77777777" w:rsidR="00F457B9" w:rsidRDefault="00F457B9" w:rsidP="00F457B9">
      <w:pPr>
        <w:pStyle w:val="Body"/>
        <w:rPr>
          <w:lang w:eastAsia="x-none"/>
        </w:rPr>
      </w:pPr>
    </w:p>
    <w:p w14:paraId="73B07B4A" w14:textId="689AEECB" w:rsidR="00F457B9" w:rsidRDefault="00F457B9" w:rsidP="00F457B9">
      <w:pPr>
        <w:pStyle w:val="Body"/>
        <w:rPr>
          <w:lang w:eastAsia="x-none"/>
        </w:rPr>
      </w:pPr>
    </w:p>
    <w:p w14:paraId="3E7B616D" w14:textId="77777777" w:rsidR="0014385D" w:rsidRDefault="0014385D" w:rsidP="0014385D">
      <w:pPr>
        <w:pStyle w:val="Body"/>
        <w:rPr>
          <w:lang w:eastAsia="x-none"/>
        </w:rPr>
      </w:pPr>
    </w:p>
    <w:p w14:paraId="1E556459" w14:textId="2B325BDC" w:rsidR="0014385D" w:rsidRDefault="0014385D" w:rsidP="0014385D">
      <w:pPr>
        <w:pStyle w:val="Body"/>
        <w:outlineLvl w:val="1"/>
        <w:rPr>
          <w:b/>
          <w:sz w:val="24"/>
          <w:lang w:eastAsia="x-none"/>
        </w:rPr>
      </w:pPr>
      <w:bookmarkStart w:id="175" w:name="_Toc33697806"/>
      <w:r>
        <w:rPr>
          <w:b/>
          <w:sz w:val="24"/>
          <w:lang w:eastAsia="x-none"/>
        </w:rPr>
        <w:t>C.3 Expected use of attributes based on the management protocol</w:t>
      </w:r>
      <w:bookmarkEnd w:id="175"/>
    </w:p>
    <w:p w14:paraId="6A2A1C4A" w14:textId="77777777" w:rsidR="00F457B9" w:rsidRDefault="00F457B9" w:rsidP="00F457B9">
      <w:pPr>
        <w:pStyle w:val="Body"/>
        <w:rPr>
          <w:lang w:eastAsia="x-none"/>
        </w:rPr>
      </w:pPr>
      <w:r>
        <w:rPr>
          <w:lang w:eastAsia="x-none"/>
        </w:rPr>
        <w:t>This table lists typical use of Flexible Configuration and Status Portal attributes, AVCs and alarms, and Flexible Configuration Status Portal PM attributes for each of the two management protocols (ip-based and message based).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29"/>
        <w:gridCol w:w="1322"/>
        <w:gridCol w:w="1764"/>
        <w:gridCol w:w="1425"/>
      </w:tblGrid>
      <w:tr w:rsidR="00F457B9" w14:paraId="0A18D96D" w14:textId="77777777" w:rsidTr="00F457B9">
        <w:tc>
          <w:tcPr>
            <w:tcW w:w="4248" w:type="dxa"/>
            <w:tcBorders>
              <w:top w:val="nil"/>
              <w:left w:val="nil"/>
              <w:bottom w:val="single" w:sz="4" w:space="0" w:color="auto"/>
              <w:right w:val="single" w:sz="4" w:space="0" w:color="auto"/>
            </w:tcBorders>
            <w:hideMark/>
          </w:tcPr>
          <w:p w14:paraId="6C8C4003" w14:textId="77777777" w:rsidR="00F457B9" w:rsidRDefault="00F457B9">
            <w:pPr>
              <w:pStyle w:val="Body"/>
              <w:rPr>
                <w:b/>
                <w:lang w:eastAsia="x-none"/>
              </w:rPr>
            </w:pPr>
            <w:r>
              <w:rPr>
                <w:b/>
                <w:szCs w:val="20"/>
                <w:lang w:eastAsia="x-none"/>
              </w:rPr>
              <w:t>Attribute</w:t>
            </w:r>
          </w:p>
        </w:tc>
        <w:tc>
          <w:tcPr>
            <w:tcW w:w="1350" w:type="dxa"/>
            <w:tcBorders>
              <w:top w:val="nil"/>
              <w:left w:val="single" w:sz="4" w:space="0" w:color="auto"/>
              <w:bottom w:val="single" w:sz="4" w:space="0" w:color="auto"/>
              <w:right w:val="single" w:sz="4" w:space="0" w:color="auto"/>
            </w:tcBorders>
            <w:hideMark/>
          </w:tcPr>
          <w:p w14:paraId="5B8099F7" w14:textId="77777777" w:rsidR="00F457B9" w:rsidRDefault="00F457B9">
            <w:pPr>
              <w:pStyle w:val="Body"/>
              <w:jc w:val="center"/>
              <w:rPr>
                <w:b/>
                <w:szCs w:val="20"/>
                <w:lang w:eastAsia="x-none"/>
              </w:rPr>
            </w:pPr>
            <w:r>
              <w:rPr>
                <w:b/>
                <w:szCs w:val="20"/>
                <w:lang w:eastAsia="x-none"/>
              </w:rPr>
              <w:t>IP-based</w:t>
            </w:r>
          </w:p>
        </w:tc>
        <w:tc>
          <w:tcPr>
            <w:tcW w:w="1800" w:type="dxa"/>
            <w:tcBorders>
              <w:top w:val="nil"/>
              <w:left w:val="single" w:sz="4" w:space="0" w:color="auto"/>
              <w:bottom w:val="single" w:sz="4" w:space="0" w:color="auto"/>
              <w:right w:val="single" w:sz="4" w:space="0" w:color="auto"/>
            </w:tcBorders>
            <w:hideMark/>
          </w:tcPr>
          <w:p w14:paraId="6F9F81B4" w14:textId="77777777" w:rsidR="00F457B9" w:rsidRDefault="00F457B9">
            <w:pPr>
              <w:pStyle w:val="Body"/>
              <w:jc w:val="center"/>
              <w:rPr>
                <w:b/>
                <w:szCs w:val="20"/>
                <w:lang w:eastAsia="x-none"/>
              </w:rPr>
            </w:pPr>
            <w:r>
              <w:rPr>
                <w:b/>
                <w:szCs w:val="20"/>
                <w:lang w:eastAsia="x-none"/>
              </w:rPr>
              <w:t>Message Based</w:t>
            </w:r>
          </w:p>
        </w:tc>
        <w:tc>
          <w:tcPr>
            <w:tcW w:w="1458" w:type="dxa"/>
            <w:tcBorders>
              <w:top w:val="nil"/>
              <w:left w:val="single" w:sz="4" w:space="0" w:color="auto"/>
              <w:bottom w:val="single" w:sz="4" w:space="0" w:color="auto"/>
              <w:right w:val="nil"/>
            </w:tcBorders>
            <w:hideMark/>
          </w:tcPr>
          <w:p w14:paraId="553FC296" w14:textId="77777777" w:rsidR="00F457B9" w:rsidRDefault="00F457B9">
            <w:pPr>
              <w:pStyle w:val="Body"/>
              <w:rPr>
                <w:b/>
                <w:lang w:eastAsia="x-none"/>
              </w:rPr>
            </w:pPr>
            <w:r>
              <w:rPr>
                <w:b/>
                <w:szCs w:val="20"/>
                <w:lang w:eastAsia="x-none"/>
              </w:rPr>
              <w:t>Notes</w:t>
            </w:r>
          </w:p>
        </w:tc>
      </w:tr>
      <w:tr w:rsidR="00F457B9" w14:paraId="0A075D9D" w14:textId="77777777" w:rsidTr="00F457B9">
        <w:tc>
          <w:tcPr>
            <w:tcW w:w="4248" w:type="dxa"/>
            <w:tcBorders>
              <w:top w:val="single" w:sz="4" w:space="0" w:color="auto"/>
              <w:left w:val="nil"/>
              <w:bottom w:val="single" w:sz="4" w:space="0" w:color="auto"/>
              <w:right w:val="single" w:sz="4" w:space="0" w:color="auto"/>
            </w:tcBorders>
            <w:hideMark/>
          </w:tcPr>
          <w:p w14:paraId="7659D168" w14:textId="77777777" w:rsidR="00F457B9" w:rsidRDefault="00F457B9">
            <w:pPr>
              <w:pStyle w:val="Body"/>
            </w:pPr>
            <w:r>
              <w:t>FCSP Attributes</w:t>
            </w:r>
          </w:p>
        </w:tc>
        <w:tc>
          <w:tcPr>
            <w:tcW w:w="1350" w:type="dxa"/>
            <w:tcBorders>
              <w:top w:val="single" w:sz="4" w:space="0" w:color="auto"/>
              <w:left w:val="single" w:sz="4" w:space="0" w:color="auto"/>
              <w:bottom w:val="single" w:sz="4" w:space="0" w:color="auto"/>
              <w:right w:val="single" w:sz="4" w:space="0" w:color="auto"/>
            </w:tcBorders>
          </w:tcPr>
          <w:p w14:paraId="6EC3866D" w14:textId="77777777" w:rsidR="00F457B9" w:rsidRDefault="00F457B9">
            <w:pPr>
              <w:pStyle w:val="Body"/>
              <w:jc w:val="center"/>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5E090958" w14:textId="77777777" w:rsidR="00F457B9" w:rsidRDefault="00F457B9">
            <w:pPr>
              <w:pStyle w:val="Body"/>
              <w:jc w:val="center"/>
              <w:rPr>
                <w:lang w:eastAsia="x-none"/>
              </w:rPr>
            </w:pPr>
          </w:p>
        </w:tc>
        <w:tc>
          <w:tcPr>
            <w:tcW w:w="1458" w:type="dxa"/>
            <w:tcBorders>
              <w:top w:val="single" w:sz="4" w:space="0" w:color="auto"/>
              <w:left w:val="single" w:sz="4" w:space="0" w:color="auto"/>
              <w:bottom w:val="single" w:sz="4" w:space="0" w:color="auto"/>
              <w:right w:val="nil"/>
            </w:tcBorders>
          </w:tcPr>
          <w:p w14:paraId="1BB857A7" w14:textId="77777777" w:rsidR="00F457B9" w:rsidRDefault="00F457B9">
            <w:pPr>
              <w:pStyle w:val="Body"/>
              <w:rPr>
                <w:lang w:eastAsia="x-none"/>
              </w:rPr>
            </w:pPr>
          </w:p>
        </w:tc>
      </w:tr>
      <w:tr w:rsidR="00F457B9" w14:paraId="41F67CB0" w14:textId="77777777" w:rsidTr="00F457B9">
        <w:tc>
          <w:tcPr>
            <w:tcW w:w="4248" w:type="dxa"/>
            <w:tcBorders>
              <w:top w:val="single" w:sz="4" w:space="0" w:color="auto"/>
              <w:left w:val="nil"/>
              <w:bottom w:val="single" w:sz="4" w:space="0" w:color="auto"/>
              <w:right w:val="single" w:sz="4" w:space="0" w:color="auto"/>
            </w:tcBorders>
            <w:hideMark/>
          </w:tcPr>
          <w:p w14:paraId="579F0F80" w14:textId="77777777" w:rsidR="00F457B9" w:rsidRDefault="00F457B9">
            <w:pPr>
              <w:pStyle w:val="Body"/>
              <w:jc w:val="right"/>
              <w:rPr>
                <w:sz w:val="20"/>
                <w:szCs w:val="20"/>
                <w:lang w:eastAsia="x-none"/>
              </w:rPr>
            </w:pPr>
            <w:r>
              <w:rPr>
                <w:sz w:val="20"/>
                <w:szCs w:val="20"/>
              </w:rPr>
              <w:t>Managed entity ID</w:t>
            </w:r>
          </w:p>
        </w:tc>
        <w:tc>
          <w:tcPr>
            <w:tcW w:w="1350" w:type="dxa"/>
            <w:tcBorders>
              <w:top w:val="single" w:sz="4" w:space="0" w:color="auto"/>
              <w:left w:val="single" w:sz="4" w:space="0" w:color="auto"/>
              <w:bottom w:val="single" w:sz="4" w:space="0" w:color="auto"/>
              <w:right w:val="single" w:sz="4" w:space="0" w:color="auto"/>
            </w:tcBorders>
            <w:hideMark/>
          </w:tcPr>
          <w:p w14:paraId="0C22759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105343D"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5FB1C59A" w14:textId="77777777" w:rsidR="00F457B9" w:rsidRDefault="00F457B9">
            <w:pPr>
              <w:pStyle w:val="Body"/>
              <w:rPr>
                <w:lang w:eastAsia="x-none"/>
              </w:rPr>
            </w:pPr>
          </w:p>
        </w:tc>
      </w:tr>
      <w:tr w:rsidR="00F457B9" w14:paraId="3E199FB5" w14:textId="77777777" w:rsidTr="00F457B9">
        <w:tc>
          <w:tcPr>
            <w:tcW w:w="4248" w:type="dxa"/>
            <w:tcBorders>
              <w:top w:val="single" w:sz="4" w:space="0" w:color="auto"/>
              <w:left w:val="nil"/>
              <w:bottom w:val="single" w:sz="4" w:space="0" w:color="auto"/>
              <w:right w:val="single" w:sz="4" w:space="0" w:color="auto"/>
            </w:tcBorders>
            <w:hideMark/>
          </w:tcPr>
          <w:p w14:paraId="281A3A50" w14:textId="77777777" w:rsidR="00F457B9" w:rsidRDefault="00F457B9">
            <w:pPr>
              <w:pStyle w:val="Body"/>
              <w:jc w:val="right"/>
              <w:rPr>
                <w:sz w:val="20"/>
                <w:szCs w:val="20"/>
                <w:lang w:eastAsia="x-none"/>
              </w:rPr>
            </w:pPr>
            <w:r>
              <w:rPr>
                <w:sz w:val="20"/>
                <w:szCs w:val="20"/>
              </w:rPr>
              <w:t>Service Instance</w:t>
            </w:r>
          </w:p>
        </w:tc>
        <w:tc>
          <w:tcPr>
            <w:tcW w:w="1350" w:type="dxa"/>
            <w:tcBorders>
              <w:top w:val="single" w:sz="4" w:space="0" w:color="auto"/>
              <w:left w:val="single" w:sz="4" w:space="0" w:color="auto"/>
              <w:bottom w:val="single" w:sz="4" w:space="0" w:color="auto"/>
              <w:right w:val="single" w:sz="4" w:space="0" w:color="auto"/>
            </w:tcBorders>
            <w:hideMark/>
          </w:tcPr>
          <w:p w14:paraId="113BE8C1"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425CF7D9"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39D2178" w14:textId="77777777" w:rsidR="00F457B9" w:rsidRDefault="00F457B9">
            <w:pPr>
              <w:pStyle w:val="Body"/>
              <w:rPr>
                <w:lang w:eastAsia="x-none"/>
              </w:rPr>
            </w:pPr>
          </w:p>
        </w:tc>
      </w:tr>
      <w:tr w:rsidR="00F457B9" w14:paraId="11D05A1C" w14:textId="77777777" w:rsidTr="00F457B9">
        <w:tc>
          <w:tcPr>
            <w:tcW w:w="4248" w:type="dxa"/>
            <w:tcBorders>
              <w:top w:val="single" w:sz="4" w:space="0" w:color="auto"/>
              <w:left w:val="nil"/>
              <w:bottom w:val="single" w:sz="4" w:space="0" w:color="auto"/>
              <w:right w:val="single" w:sz="4" w:space="0" w:color="auto"/>
            </w:tcBorders>
            <w:hideMark/>
          </w:tcPr>
          <w:p w14:paraId="7810B58C" w14:textId="77777777" w:rsidR="00F457B9" w:rsidRDefault="00F457B9">
            <w:pPr>
              <w:pStyle w:val="Body"/>
              <w:jc w:val="right"/>
              <w:rPr>
                <w:sz w:val="20"/>
                <w:szCs w:val="20"/>
                <w:lang w:eastAsia="x-none"/>
              </w:rPr>
            </w:pPr>
            <w:r>
              <w:rPr>
                <w:sz w:val="20"/>
                <w:szCs w:val="20"/>
              </w:rPr>
              <w:t>Configuration Method</w:t>
            </w:r>
          </w:p>
        </w:tc>
        <w:tc>
          <w:tcPr>
            <w:tcW w:w="1350" w:type="dxa"/>
            <w:tcBorders>
              <w:top w:val="single" w:sz="4" w:space="0" w:color="auto"/>
              <w:left w:val="single" w:sz="4" w:space="0" w:color="auto"/>
              <w:bottom w:val="single" w:sz="4" w:space="0" w:color="auto"/>
              <w:right w:val="single" w:sz="4" w:space="0" w:color="auto"/>
            </w:tcBorders>
            <w:hideMark/>
          </w:tcPr>
          <w:p w14:paraId="3411B10C"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5C1F67F"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D1A3783" w14:textId="77777777" w:rsidR="00F457B9" w:rsidRDefault="00F457B9">
            <w:pPr>
              <w:pStyle w:val="Body"/>
              <w:rPr>
                <w:lang w:eastAsia="x-none"/>
              </w:rPr>
            </w:pPr>
          </w:p>
        </w:tc>
      </w:tr>
      <w:tr w:rsidR="00F457B9" w14:paraId="79CF6291" w14:textId="77777777" w:rsidTr="00F457B9">
        <w:tc>
          <w:tcPr>
            <w:tcW w:w="4248" w:type="dxa"/>
            <w:tcBorders>
              <w:top w:val="single" w:sz="4" w:space="0" w:color="auto"/>
              <w:left w:val="nil"/>
              <w:bottom w:val="single" w:sz="4" w:space="0" w:color="auto"/>
              <w:right w:val="single" w:sz="4" w:space="0" w:color="auto"/>
            </w:tcBorders>
            <w:hideMark/>
          </w:tcPr>
          <w:p w14:paraId="011D9C86" w14:textId="77777777" w:rsidR="00F457B9" w:rsidRDefault="00F457B9">
            <w:pPr>
              <w:pStyle w:val="Body"/>
              <w:jc w:val="right"/>
              <w:rPr>
                <w:sz w:val="20"/>
                <w:szCs w:val="20"/>
                <w:lang w:eastAsia="x-none"/>
              </w:rPr>
            </w:pPr>
            <w:r>
              <w:rPr>
                <w:sz w:val="20"/>
                <w:szCs w:val="20"/>
              </w:rPr>
              <w:lastRenderedPageBreak/>
              <w:t>Network Address</w:t>
            </w:r>
          </w:p>
        </w:tc>
        <w:tc>
          <w:tcPr>
            <w:tcW w:w="1350" w:type="dxa"/>
            <w:tcBorders>
              <w:top w:val="single" w:sz="4" w:space="0" w:color="auto"/>
              <w:left w:val="single" w:sz="4" w:space="0" w:color="auto"/>
              <w:bottom w:val="single" w:sz="4" w:space="0" w:color="auto"/>
              <w:right w:val="single" w:sz="4" w:space="0" w:color="auto"/>
            </w:tcBorders>
            <w:hideMark/>
          </w:tcPr>
          <w:p w14:paraId="680A6491"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1C10F1A" w14:textId="2565FDCC" w:rsidR="00F457B9" w:rsidRDefault="006D04CD">
            <w:pPr>
              <w:pStyle w:val="Body"/>
              <w:jc w:val="center"/>
              <w:rPr>
                <w:sz w:val="20"/>
                <w:szCs w:val="20"/>
                <w:lang w:eastAsia="x-none"/>
              </w:rPr>
            </w:pPr>
            <w:ins w:id="176" w:author="Author">
              <w:r>
                <w:rPr>
                  <w:sz w:val="20"/>
                  <w:szCs w:val="20"/>
                  <w:lang w:eastAsia="x-none"/>
                </w:rPr>
                <w:t>Y</w:t>
              </w:r>
            </w:ins>
            <w:del w:id="177" w:author="Author">
              <w:r w:rsidR="00F457B9" w:rsidDel="006D04CD">
                <w:rPr>
                  <w:sz w:val="20"/>
                  <w:szCs w:val="20"/>
                  <w:lang w:eastAsia="x-none"/>
                </w:rPr>
                <w:delText>N</w:delText>
              </w:r>
            </w:del>
          </w:p>
        </w:tc>
        <w:tc>
          <w:tcPr>
            <w:tcW w:w="1458" w:type="dxa"/>
            <w:tcBorders>
              <w:top w:val="single" w:sz="4" w:space="0" w:color="auto"/>
              <w:left w:val="single" w:sz="4" w:space="0" w:color="auto"/>
              <w:bottom w:val="single" w:sz="4" w:space="0" w:color="auto"/>
              <w:right w:val="nil"/>
            </w:tcBorders>
          </w:tcPr>
          <w:p w14:paraId="166D4A7D" w14:textId="03488C2D" w:rsidR="00F457B9" w:rsidRDefault="006D04CD">
            <w:pPr>
              <w:pStyle w:val="Body"/>
              <w:rPr>
                <w:lang w:eastAsia="x-none"/>
              </w:rPr>
            </w:pPr>
            <w:ins w:id="178" w:author="Author">
              <w:r>
                <w:rPr>
                  <w:lang w:eastAsia="x-none"/>
                </w:rPr>
                <w:t>MCIT only</w:t>
              </w:r>
            </w:ins>
          </w:p>
        </w:tc>
      </w:tr>
      <w:tr w:rsidR="00F457B9" w14:paraId="43DE9939" w14:textId="77777777" w:rsidTr="00F457B9">
        <w:tc>
          <w:tcPr>
            <w:tcW w:w="4248" w:type="dxa"/>
            <w:tcBorders>
              <w:top w:val="single" w:sz="4" w:space="0" w:color="auto"/>
              <w:left w:val="nil"/>
              <w:bottom w:val="single" w:sz="4" w:space="0" w:color="auto"/>
              <w:right w:val="single" w:sz="4" w:space="0" w:color="auto"/>
            </w:tcBorders>
            <w:hideMark/>
          </w:tcPr>
          <w:p w14:paraId="2405479E" w14:textId="77777777" w:rsidR="00F457B9" w:rsidRDefault="00F457B9">
            <w:pPr>
              <w:pStyle w:val="Body"/>
              <w:jc w:val="right"/>
              <w:rPr>
                <w:sz w:val="20"/>
                <w:szCs w:val="20"/>
                <w:lang w:eastAsia="x-none"/>
              </w:rPr>
            </w:pPr>
            <w:r>
              <w:rPr>
                <w:sz w:val="20"/>
                <w:szCs w:val="20"/>
              </w:rPr>
              <w:t>Administrative State</w:t>
            </w:r>
          </w:p>
        </w:tc>
        <w:tc>
          <w:tcPr>
            <w:tcW w:w="1350" w:type="dxa"/>
            <w:tcBorders>
              <w:top w:val="single" w:sz="4" w:space="0" w:color="auto"/>
              <w:left w:val="single" w:sz="4" w:space="0" w:color="auto"/>
              <w:bottom w:val="single" w:sz="4" w:space="0" w:color="auto"/>
              <w:right w:val="single" w:sz="4" w:space="0" w:color="auto"/>
            </w:tcBorders>
            <w:hideMark/>
          </w:tcPr>
          <w:p w14:paraId="7999447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7E3D7A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AD40C09" w14:textId="77777777" w:rsidR="00F457B9" w:rsidRDefault="00F457B9">
            <w:pPr>
              <w:pStyle w:val="Body"/>
              <w:rPr>
                <w:lang w:eastAsia="x-none"/>
              </w:rPr>
            </w:pPr>
          </w:p>
        </w:tc>
      </w:tr>
      <w:tr w:rsidR="00F457B9" w14:paraId="32744A4C" w14:textId="77777777" w:rsidTr="00F457B9">
        <w:tc>
          <w:tcPr>
            <w:tcW w:w="4248" w:type="dxa"/>
            <w:tcBorders>
              <w:top w:val="single" w:sz="4" w:space="0" w:color="auto"/>
              <w:left w:val="nil"/>
              <w:bottom w:val="single" w:sz="4" w:space="0" w:color="auto"/>
              <w:right w:val="single" w:sz="4" w:space="0" w:color="auto"/>
            </w:tcBorders>
            <w:hideMark/>
          </w:tcPr>
          <w:p w14:paraId="4DA90562" w14:textId="77777777" w:rsidR="00F457B9" w:rsidRDefault="00F457B9">
            <w:pPr>
              <w:pStyle w:val="Body"/>
              <w:jc w:val="right"/>
              <w:rPr>
                <w:sz w:val="20"/>
                <w:szCs w:val="20"/>
                <w:lang w:eastAsia="x-none"/>
              </w:rPr>
            </w:pPr>
            <w:r>
              <w:rPr>
                <w:sz w:val="20"/>
                <w:szCs w:val="20"/>
              </w:rPr>
              <w:t>Operational State:</w:t>
            </w:r>
          </w:p>
        </w:tc>
        <w:tc>
          <w:tcPr>
            <w:tcW w:w="1350" w:type="dxa"/>
            <w:tcBorders>
              <w:top w:val="single" w:sz="4" w:space="0" w:color="auto"/>
              <w:left w:val="single" w:sz="4" w:space="0" w:color="auto"/>
              <w:bottom w:val="single" w:sz="4" w:space="0" w:color="auto"/>
              <w:right w:val="single" w:sz="4" w:space="0" w:color="auto"/>
            </w:tcBorders>
            <w:hideMark/>
          </w:tcPr>
          <w:p w14:paraId="68406D18"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AA63286"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24ECFB60" w14:textId="77777777" w:rsidR="00F457B9" w:rsidRDefault="00F457B9">
            <w:pPr>
              <w:pStyle w:val="Body"/>
              <w:rPr>
                <w:lang w:eastAsia="x-none"/>
              </w:rPr>
            </w:pPr>
          </w:p>
        </w:tc>
      </w:tr>
      <w:tr w:rsidR="00F457B9" w14:paraId="1D778127" w14:textId="77777777" w:rsidTr="00F457B9">
        <w:tc>
          <w:tcPr>
            <w:tcW w:w="4248" w:type="dxa"/>
            <w:tcBorders>
              <w:top w:val="single" w:sz="4" w:space="0" w:color="auto"/>
              <w:left w:val="nil"/>
              <w:bottom w:val="single" w:sz="4" w:space="0" w:color="auto"/>
              <w:right w:val="single" w:sz="4" w:space="0" w:color="auto"/>
            </w:tcBorders>
            <w:hideMark/>
          </w:tcPr>
          <w:p w14:paraId="325316D5" w14:textId="77777777" w:rsidR="00F457B9" w:rsidRDefault="00F457B9">
            <w:pPr>
              <w:pStyle w:val="Body"/>
              <w:jc w:val="right"/>
              <w:rPr>
                <w:sz w:val="20"/>
                <w:szCs w:val="20"/>
                <w:lang w:eastAsia="x-none"/>
              </w:rPr>
            </w:pPr>
            <w:r>
              <w:rPr>
                <w:sz w:val="20"/>
                <w:szCs w:val="20"/>
              </w:rPr>
              <w:t>Cause for last abnormal halt</w:t>
            </w:r>
          </w:p>
        </w:tc>
        <w:tc>
          <w:tcPr>
            <w:tcW w:w="1350" w:type="dxa"/>
            <w:tcBorders>
              <w:top w:val="single" w:sz="4" w:space="0" w:color="auto"/>
              <w:left w:val="single" w:sz="4" w:space="0" w:color="auto"/>
              <w:bottom w:val="single" w:sz="4" w:space="0" w:color="auto"/>
              <w:right w:val="single" w:sz="4" w:space="0" w:color="auto"/>
            </w:tcBorders>
            <w:hideMark/>
          </w:tcPr>
          <w:p w14:paraId="389FBF5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637B93BD"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6DFA988" w14:textId="77777777" w:rsidR="00F457B9" w:rsidRDefault="00F457B9">
            <w:pPr>
              <w:pStyle w:val="Body"/>
              <w:rPr>
                <w:lang w:eastAsia="x-none"/>
              </w:rPr>
            </w:pPr>
          </w:p>
        </w:tc>
      </w:tr>
      <w:tr w:rsidR="00F457B9" w14:paraId="0AD51D29" w14:textId="77777777" w:rsidTr="00F457B9">
        <w:tc>
          <w:tcPr>
            <w:tcW w:w="4248" w:type="dxa"/>
            <w:tcBorders>
              <w:top w:val="single" w:sz="4" w:space="0" w:color="auto"/>
              <w:left w:val="nil"/>
              <w:bottom w:val="single" w:sz="4" w:space="0" w:color="auto"/>
              <w:right w:val="single" w:sz="4" w:space="0" w:color="auto"/>
            </w:tcBorders>
            <w:hideMark/>
          </w:tcPr>
          <w:p w14:paraId="0CA2783B" w14:textId="77777777" w:rsidR="00F457B9" w:rsidRDefault="00F457B9">
            <w:pPr>
              <w:pStyle w:val="Body"/>
              <w:jc w:val="right"/>
              <w:rPr>
                <w:sz w:val="20"/>
                <w:szCs w:val="20"/>
              </w:rPr>
            </w:pPr>
            <w:r>
              <w:rPr>
                <w:sz w:val="20"/>
                <w:szCs w:val="20"/>
              </w:rPr>
              <w:t>Configuration Portal Update Available</w:t>
            </w:r>
          </w:p>
        </w:tc>
        <w:tc>
          <w:tcPr>
            <w:tcW w:w="1350" w:type="dxa"/>
            <w:tcBorders>
              <w:top w:val="single" w:sz="4" w:space="0" w:color="auto"/>
              <w:left w:val="single" w:sz="4" w:space="0" w:color="auto"/>
              <w:bottom w:val="single" w:sz="4" w:space="0" w:color="auto"/>
              <w:right w:val="single" w:sz="4" w:space="0" w:color="auto"/>
            </w:tcBorders>
            <w:hideMark/>
          </w:tcPr>
          <w:p w14:paraId="4FEB38B6"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0DEB90B0"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211A5900" w14:textId="77777777" w:rsidR="00F457B9" w:rsidRDefault="00F457B9">
            <w:pPr>
              <w:pStyle w:val="Body"/>
              <w:rPr>
                <w:lang w:eastAsia="x-none"/>
              </w:rPr>
            </w:pPr>
          </w:p>
        </w:tc>
      </w:tr>
      <w:tr w:rsidR="00F457B9" w14:paraId="21FA8821" w14:textId="77777777" w:rsidTr="00F457B9">
        <w:tc>
          <w:tcPr>
            <w:tcW w:w="4248" w:type="dxa"/>
            <w:tcBorders>
              <w:top w:val="single" w:sz="4" w:space="0" w:color="auto"/>
              <w:left w:val="nil"/>
              <w:bottom w:val="single" w:sz="4" w:space="0" w:color="auto"/>
              <w:right w:val="single" w:sz="4" w:space="0" w:color="auto"/>
            </w:tcBorders>
            <w:hideMark/>
          </w:tcPr>
          <w:p w14:paraId="2CCC5E4D" w14:textId="77777777" w:rsidR="00F457B9" w:rsidRDefault="00F457B9">
            <w:pPr>
              <w:pStyle w:val="Body"/>
              <w:jc w:val="right"/>
              <w:rPr>
                <w:sz w:val="20"/>
                <w:szCs w:val="20"/>
              </w:rPr>
            </w:pPr>
            <w:r>
              <w:rPr>
                <w:sz w:val="20"/>
                <w:szCs w:val="20"/>
              </w:rPr>
              <w:t>Configuration Portal Table</w:t>
            </w:r>
          </w:p>
        </w:tc>
        <w:tc>
          <w:tcPr>
            <w:tcW w:w="1350" w:type="dxa"/>
            <w:tcBorders>
              <w:top w:val="single" w:sz="4" w:space="0" w:color="auto"/>
              <w:left w:val="single" w:sz="4" w:space="0" w:color="auto"/>
              <w:bottom w:val="single" w:sz="4" w:space="0" w:color="auto"/>
              <w:right w:val="single" w:sz="4" w:space="0" w:color="auto"/>
            </w:tcBorders>
            <w:hideMark/>
          </w:tcPr>
          <w:p w14:paraId="374A707D"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3DCA2DF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0518225" w14:textId="77777777" w:rsidR="00F457B9" w:rsidRDefault="00F457B9">
            <w:pPr>
              <w:pStyle w:val="Body"/>
              <w:rPr>
                <w:lang w:eastAsia="x-none"/>
              </w:rPr>
            </w:pPr>
          </w:p>
        </w:tc>
      </w:tr>
      <w:tr w:rsidR="00F457B9" w14:paraId="06DB88B9" w14:textId="77777777" w:rsidTr="00F457B9">
        <w:tc>
          <w:tcPr>
            <w:tcW w:w="4248" w:type="dxa"/>
            <w:tcBorders>
              <w:top w:val="single" w:sz="4" w:space="0" w:color="auto"/>
              <w:left w:val="nil"/>
              <w:bottom w:val="single" w:sz="4" w:space="0" w:color="auto"/>
              <w:right w:val="single" w:sz="4" w:space="0" w:color="auto"/>
            </w:tcBorders>
            <w:hideMark/>
          </w:tcPr>
          <w:p w14:paraId="234526CB" w14:textId="77777777" w:rsidR="00F457B9" w:rsidRDefault="00F457B9">
            <w:pPr>
              <w:pStyle w:val="Body"/>
              <w:jc w:val="right"/>
              <w:rPr>
                <w:sz w:val="20"/>
                <w:szCs w:val="20"/>
              </w:rPr>
            </w:pPr>
            <w:r>
              <w:rPr>
                <w:sz w:val="20"/>
                <w:szCs w:val="20"/>
              </w:rPr>
              <w:t>Configuration Portal Result</w:t>
            </w:r>
          </w:p>
        </w:tc>
        <w:tc>
          <w:tcPr>
            <w:tcW w:w="1350" w:type="dxa"/>
            <w:tcBorders>
              <w:top w:val="single" w:sz="4" w:space="0" w:color="auto"/>
              <w:left w:val="single" w:sz="4" w:space="0" w:color="auto"/>
              <w:bottom w:val="single" w:sz="4" w:space="0" w:color="auto"/>
              <w:right w:val="single" w:sz="4" w:space="0" w:color="auto"/>
            </w:tcBorders>
            <w:hideMark/>
          </w:tcPr>
          <w:p w14:paraId="2EEDF431"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9BDC959"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0E25B77" w14:textId="77777777" w:rsidR="00F457B9" w:rsidRDefault="00F457B9">
            <w:pPr>
              <w:pStyle w:val="Body"/>
              <w:rPr>
                <w:lang w:eastAsia="x-none"/>
              </w:rPr>
            </w:pPr>
          </w:p>
        </w:tc>
      </w:tr>
      <w:tr w:rsidR="00F457B9" w14:paraId="3672B579" w14:textId="77777777" w:rsidTr="00F457B9">
        <w:tc>
          <w:tcPr>
            <w:tcW w:w="4248" w:type="dxa"/>
            <w:tcBorders>
              <w:top w:val="single" w:sz="4" w:space="0" w:color="auto"/>
              <w:left w:val="nil"/>
              <w:bottom w:val="single" w:sz="4" w:space="0" w:color="auto"/>
              <w:right w:val="single" w:sz="4" w:space="0" w:color="auto"/>
            </w:tcBorders>
            <w:hideMark/>
          </w:tcPr>
          <w:p w14:paraId="2F18E64B" w14:textId="77777777" w:rsidR="00F457B9" w:rsidRDefault="00F457B9">
            <w:pPr>
              <w:pStyle w:val="Body"/>
              <w:jc w:val="right"/>
              <w:rPr>
                <w:sz w:val="20"/>
                <w:szCs w:val="20"/>
              </w:rPr>
            </w:pPr>
            <w:r>
              <w:rPr>
                <w:sz w:val="20"/>
                <w:szCs w:val="20"/>
              </w:rPr>
              <w:t>Status Message Available</w:t>
            </w:r>
          </w:p>
        </w:tc>
        <w:tc>
          <w:tcPr>
            <w:tcW w:w="1350" w:type="dxa"/>
            <w:tcBorders>
              <w:top w:val="single" w:sz="4" w:space="0" w:color="auto"/>
              <w:left w:val="single" w:sz="4" w:space="0" w:color="auto"/>
              <w:bottom w:val="single" w:sz="4" w:space="0" w:color="auto"/>
              <w:right w:val="single" w:sz="4" w:space="0" w:color="auto"/>
            </w:tcBorders>
            <w:hideMark/>
          </w:tcPr>
          <w:p w14:paraId="69479C5B"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B462DBA"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E5538D9" w14:textId="77777777" w:rsidR="00F457B9" w:rsidRDefault="00F457B9">
            <w:pPr>
              <w:pStyle w:val="Body"/>
              <w:rPr>
                <w:lang w:eastAsia="x-none"/>
              </w:rPr>
            </w:pPr>
          </w:p>
        </w:tc>
      </w:tr>
      <w:tr w:rsidR="00F457B9" w14:paraId="523933CF" w14:textId="77777777" w:rsidTr="00F457B9">
        <w:tc>
          <w:tcPr>
            <w:tcW w:w="4248" w:type="dxa"/>
            <w:tcBorders>
              <w:top w:val="single" w:sz="4" w:space="0" w:color="auto"/>
              <w:left w:val="nil"/>
              <w:bottom w:val="single" w:sz="4" w:space="0" w:color="auto"/>
              <w:right w:val="single" w:sz="4" w:space="0" w:color="auto"/>
            </w:tcBorders>
            <w:hideMark/>
          </w:tcPr>
          <w:p w14:paraId="69A8B839" w14:textId="77777777" w:rsidR="00F457B9" w:rsidRDefault="00F457B9">
            <w:pPr>
              <w:pStyle w:val="Body"/>
              <w:jc w:val="right"/>
              <w:rPr>
                <w:sz w:val="20"/>
                <w:szCs w:val="20"/>
              </w:rPr>
            </w:pPr>
            <w:r>
              <w:rPr>
                <w:sz w:val="20"/>
                <w:szCs w:val="20"/>
              </w:rPr>
              <w:t>Status Message</w:t>
            </w:r>
          </w:p>
        </w:tc>
        <w:tc>
          <w:tcPr>
            <w:tcW w:w="1350" w:type="dxa"/>
            <w:tcBorders>
              <w:top w:val="single" w:sz="4" w:space="0" w:color="auto"/>
              <w:left w:val="single" w:sz="4" w:space="0" w:color="auto"/>
              <w:bottom w:val="single" w:sz="4" w:space="0" w:color="auto"/>
              <w:right w:val="single" w:sz="4" w:space="0" w:color="auto"/>
            </w:tcBorders>
            <w:hideMark/>
          </w:tcPr>
          <w:p w14:paraId="08B057AC"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702029B6"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CED2F38" w14:textId="77777777" w:rsidR="00F457B9" w:rsidRDefault="00F457B9">
            <w:pPr>
              <w:pStyle w:val="Body"/>
              <w:rPr>
                <w:lang w:eastAsia="x-none"/>
              </w:rPr>
            </w:pPr>
          </w:p>
        </w:tc>
      </w:tr>
      <w:tr w:rsidR="00F457B9" w14:paraId="42AC9815" w14:textId="77777777" w:rsidTr="00F457B9">
        <w:tc>
          <w:tcPr>
            <w:tcW w:w="4248" w:type="dxa"/>
            <w:tcBorders>
              <w:top w:val="single" w:sz="4" w:space="0" w:color="auto"/>
              <w:left w:val="nil"/>
              <w:bottom w:val="single" w:sz="4" w:space="0" w:color="auto"/>
              <w:right w:val="single" w:sz="4" w:space="0" w:color="auto"/>
            </w:tcBorders>
            <w:hideMark/>
          </w:tcPr>
          <w:p w14:paraId="77857C70" w14:textId="77777777" w:rsidR="00F457B9" w:rsidRDefault="00F457B9">
            <w:pPr>
              <w:pStyle w:val="Body"/>
              <w:jc w:val="right"/>
              <w:rPr>
                <w:sz w:val="20"/>
                <w:szCs w:val="20"/>
              </w:rPr>
            </w:pPr>
            <w:r>
              <w:rPr>
                <w:sz w:val="20"/>
                <w:szCs w:val="20"/>
              </w:rPr>
              <w:t>Status Message Result</w:t>
            </w:r>
          </w:p>
        </w:tc>
        <w:tc>
          <w:tcPr>
            <w:tcW w:w="1350" w:type="dxa"/>
            <w:tcBorders>
              <w:top w:val="single" w:sz="4" w:space="0" w:color="auto"/>
              <w:left w:val="single" w:sz="4" w:space="0" w:color="auto"/>
              <w:bottom w:val="single" w:sz="4" w:space="0" w:color="auto"/>
              <w:right w:val="single" w:sz="4" w:space="0" w:color="auto"/>
            </w:tcBorders>
            <w:hideMark/>
          </w:tcPr>
          <w:p w14:paraId="5703D8A3"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499ABA1C"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FE2964B" w14:textId="77777777" w:rsidR="00F457B9" w:rsidRDefault="00F457B9">
            <w:pPr>
              <w:pStyle w:val="Body"/>
              <w:rPr>
                <w:lang w:eastAsia="x-none"/>
              </w:rPr>
            </w:pPr>
          </w:p>
        </w:tc>
      </w:tr>
      <w:tr w:rsidR="00F457B9" w14:paraId="7DD5E063" w14:textId="77777777" w:rsidTr="00F457B9">
        <w:tc>
          <w:tcPr>
            <w:tcW w:w="4248" w:type="dxa"/>
            <w:tcBorders>
              <w:top w:val="single" w:sz="4" w:space="0" w:color="auto"/>
              <w:left w:val="nil"/>
              <w:bottom w:val="single" w:sz="4" w:space="0" w:color="auto"/>
              <w:right w:val="single" w:sz="4" w:space="0" w:color="auto"/>
            </w:tcBorders>
            <w:hideMark/>
          </w:tcPr>
          <w:p w14:paraId="7253397D" w14:textId="77777777" w:rsidR="00F457B9" w:rsidRDefault="00F457B9">
            <w:pPr>
              <w:pStyle w:val="Body"/>
              <w:jc w:val="right"/>
              <w:rPr>
                <w:sz w:val="20"/>
                <w:szCs w:val="20"/>
              </w:rPr>
            </w:pPr>
            <w:r>
              <w:rPr>
                <w:sz w:val="20"/>
                <w:szCs w:val="20"/>
              </w:rPr>
              <w:t>Associated ME Class</w:t>
            </w:r>
          </w:p>
        </w:tc>
        <w:tc>
          <w:tcPr>
            <w:tcW w:w="1350" w:type="dxa"/>
            <w:tcBorders>
              <w:top w:val="single" w:sz="4" w:space="0" w:color="auto"/>
              <w:left w:val="single" w:sz="4" w:space="0" w:color="auto"/>
              <w:bottom w:val="single" w:sz="4" w:space="0" w:color="auto"/>
              <w:right w:val="single" w:sz="4" w:space="0" w:color="auto"/>
            </w:tcBorders>
            <w:hideMark/>
          </w:tcPr>
          <w:p w14:paraId="7DD164C5"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6513DD37"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461A665D" w14:textId="77777777" w:rsidR="00F457B9" w:rsidRDefault="00F457B9">
            <w:pPr>
              <w:pStyle w:val="Body"/>
              <w:rPr>
                <w:lang w:eastAsia="x-none"/>
              </w:rPr>
            </w:pPr>
          </w:p>
        </w:tc>
      </w:tr>
      <w:tr w:rsidR="00F457B9" w14:paraId="2F76F863" w14:textId="77777777" w:rsidTr="00F457B9">
        <w:tc>
          <w:tcPr>
            <w:tcW w:w="4248" w:type="dxa"/>
            <w:tcBorders>
              <w:top w:val="single" w:sz="4" w:space="0" w:color="auto"/>
              <w:left w:val="nil"/>
              <w:bottom w:val="single" w:sz="4" w:space="0" w:color="auto"/>
              <w:right w:val="single" w:sz="4" w:space="0" w:color="auto"/>
            </w:tcBorders>
            <w:hideMark/>
          </w:tcPr>
          <w:p w14:paraId="110E37AB" w14:textId="77777777" w:rsidR="00F457B9" w:rsidRDefault="00F457B9">
            <w:pPr>
              <w:pStyle w:val="Body"/>
              <w:jc w:val="right"/>
              <w:rPr>
                <w:sz w:val="20"/>
                <w:szCs w:val="20"/>
              </w:rPr>
            </w:pPr>
            <w:r>
              <w:rPr>
                <w:sz w:val="20"/>
                <w:szCs w:val="20"/>
              </w:rPr>
              <w:t>Associated ME Class Instance</w:t>
            </w:r>
          </w:p>
        </w:tc>
        <w:tc>
          <w:tcPr>
            <w:tcW w:w="1350" w:type="dxa"/>
            <w:tcBorders>
              <w:top w:val="single" w:sz="4" w:space="0" w:color="auto"/>
              <w:left w:val="single" w:sz="4" w:space="0" w:color="auto"/>
              <w:bottom w:val="single" w:sz="4" w:space="0" w:color="auto"/>
              <w:right w:val="single" w:sz="4" w:space="0" w:color="auto"/>
            </w:tcBorders>
            <w:hideMark/>
          </w:tcPr>
          <w:p w14:paraId="697A5EC7"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692F953"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F739063" w14:textId="77777777" w:rsidR="00F457B9" w:rsidRDefault="00F457B9">
            <w:pPr>
              <w:pStyle w:val="Body"/>
              <w:rPr>
                <w:lang w:eastAsia="x-none"/>
              </w:rPr>
            </w:pPr>
          </w:p>
        </w:tc>
      </w:tr>
      <w:tr w:rsidR="00F457B9" w14:paraId="624CA759" w14:textId="77777777" w:rsidTr="00F457B9">
        <w:tc>
          <w:tcPr>
            <w:tcW w:w="4248" w:type="dxa"/>
            <w:tcBorders>
              <w:top w:val="single" w:sz="4" w:space="0" w:color="auto"/>
              <w:left w:val="nil"/>
              <w:bottom w:val="single" w:sz="4" w:space="0" w:color="auto"/>
              <w:right w:val="single" w:sz="4" w:space="0" w:color="auto"/>
            </w:tcBorders>
            <w:hideMark/>
          </w:tcPr>
          <w:p w14:paraId="0223C051" w14:textId="77777777" w:rsidR="00F457B9" w:rsidRDefault="00F457B9">
            <w:pPr>
              <w:pStyle w:val="Body"/>
            </w:pPr>
            <w:r>
              <w:rPr>
                <w:sz w:val="20"/>
                <w:szCs w:val="20"/>
              </w:rPr>
              <w:t>FCSP AVCs</w:t>
            </w:r>
          </w:p>
        </w:tc>
        <w:tc>
          <w:tcPr>
            <w:tcW w:w="1350" w:type="dxa"/>
            <w:tcBorders>
              <w:top w:val="single" w:sz="4" w:space="0" w:color="auto"/>
              <w:left w:val="single" w:sz="4" w:space="0" w:color="auto"/>
              <w:bottom w:val="single" w:sz="4" w:space="0" w:color="auto"/>
              <w:right w:val="single" w:sz="4" w:space="0" w:color="auto"/>
            </w:tcBorders>
          </w:tcPr>
          <w:p w14:paraId="30958871" w14:textId="77777777" w:rsidR="00F457B9" w:rsidRDefault="00F457B9">
            <w:pPr>
              <w:pStyle w:val="Body"/>
              <w:jc w:val="center"/>
              <w:rPr>
                <w:sz w:val="20"/>
                <w:szCs w:val="20"/>
                <w:lang w:eastAsia="x-none"/>
              </w:rPr>
            </w:pPr>
          </w:p>
        </w:tc>
        <w:tc>
          <w:tcPr>
            <w:tcW w:w="1800" w:type="dxa"/>
            <w:tcBorders>
              <w:top w:val="single" w:sz="4" w:space="0" w:color="auto"/>
              <w:left w:val="single" w:sz="4" w:space="0" w:color="auto"/>
              <w:bottom w:val="single" w:sz="4" w:space="0" w:color="auto"/>
              <w:right w:val="single" w:sz="4" w:space="0" w:color="auto"/>
            </w:tcBorders>
          </w:tcPr>
          <w:p w14:paraId="73A0268D" w14:textId="77777777" w:rsidR="00F457B9" w:rsidRDefault="00F457B9">
            <w:pPr>
              <w:pStyle w:val="Body"/>
              <w:jc w:val="center"/>
              <w:rPr>
                <w:sz w:val="20"/>
                <w:szCs w:val="20"/>
                <w:lang w:eastAsia="x-none"/>
              </w:rPr>
            </w:pPr>
          </w:p>
        </w:tc>
        <w:tc>
          <w:tcPr>
            <w:tcW w:w="1458" w:type="dxa"/>
            <w:tcBorders>
              <w:top w:val="single" w:sz="4" w:space="0" w:color="auto"/>
              <w:left w:val="single" w:sz="4" w:space="0" w:color="auto"/>
              <w:bottom w:val="single" w:sz="4" w:space="0" w:color="auto"/>
              <w:right w:val="nil"/>
            </w:tcBorders>
          </w:tcPr>
          <w:p w14:paraId="61F3D559" w14:textId="77777777" w:rsidR="00F457B9" w:rsidRDefault="00F457B9">
            <w:pPr>
              <w:pStyle w:val="Body"/>
              <w:rPr>
                <w:lang w:eastAsia="x-none"/>
              </w:rPr>
            </w:pPr>
          </w:p>
        </w:tc>
      </w:tr>
      <w:tr w:rsidR="00F457B9" w14:paraId="2700070C" w14:textId="77777777" w:rsidTr="00F457B9">
        <w:tc>
          <w:tcPr>
            <w:tcW w:w="4248" w:type="dxa"/>
            <w:tcBorders>
              <w:top w:val="single" w:sz="4" w:space="0" w:color="auto"/>
              <w:left w:val="nil"/>
              <w:bottom w:val="single" w:sz="4" w:space="0" w:color="auto"/>
              <w:right w:val="single" w:sz="4" w:space="0" w:color="auto"/>
            </w:tcBorders>
            <w:hideMark/>
          </w:tcPr>
          <w:p w14:paraId="31BCF061" w14:textId="77777777" w:rsidR="00F457B9" w:rsidRDefault="00F457B9">
            <w:pPr>
              <w:pStyle w:val="Body"/>
              <w:jc w:val="right"/>
              <w:rPr>
                <w:sz w:val="20"/>
                <w:szCs w:val="20"/>
              </w:rPr>
            </w:pPr>
            <w:r>
              <w:rPr>
                <w:sz w:val="20"/>
                <w:szCs w:val="20"/>
              </w:rPr>
              <w:t>Operational Status</w:t>
            </w:r>
          </w:p>
        </w:tc>
        <w:tc>
          <w:tcPr>
            <w:tcW w:w="1350" w:type="dxa"/>
            <w:tcBorders>
              <w:top w:val="single" w:sz="4" w:space="0" w:color="auto"/>
              <w:left w:val="single" w:sz="4" w:space="0" w:color="auto"/>
              <w:bottom w:val="single" w:sz="4" w:space="0" w:color="auto"/>
              <w:right w:val="single" w:sz="4" w:space="0" w:color="auto"/>
            </w:tcBorders>
            <w:hideMark/>
          </w:tcPr>
          <w:p w14:paraId="385E740F"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A972D7B"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34B88CD8" w14:textId="77777777" w:rsidR="00F457B9" w:rsidRDefault="00F457B9">
            <w:pPr>
              <w:pStyle w:val="Body"/>
              <w:rPr>
                <w:lang w:eastAsia="x-none"/>
              </w:rPr>
            </w:pPr>
          </w:p>
        </w:tc>
      </w:tr>
      <w:tr w:rsidR="00F457B9" w14:paraId="55596392" w14:textId="77777777" w:rsidTr="00F457B9">
        <w:tc>
          <w:tcPr>
            <w:tcW w:w="4248" w:type="dxa"/>
            <w:tcBorders>
              <w:top w:val="single" w:sz="4" w:space="0" w:color="auto"/>
              <w:left w:val="nil"/>
              <w:bottom w:val="single" w:sz="4" w:space="0" w:color="auto"/>
              <w:right w:val="single" w:sz="4" w:space="0" w:color="auto"/>
            </w:tcBorders>
            <w:hideMark/>
          </w:tcPr>
          <w:p w14:paraId="471B2343" w14:textId="77777777" w:rsidR="00F457B9" w:rsidRDefault="00F457B9">
            <w:pPr>
              <w:pStyle w:val="Body"/>
              <w:jc w:val="right"/>
              <w:rPr>
                <w:sz w:val="20"/>
                <w:szCs w:val="20"/>
              </w:rPr>
            </w:pPr>
            <w:r>
              <w:rPr>
                <w:sz w:val="20"/>
                <w:szCs w:val="20"/>
              </w:rPr>
              <w:t>Configuration Portal Result</w:t>
            </w:r>
          </w:p>
        </w:tc>
        <w:tc>
          <w:tcPr>
            <w:tcW w:w="1350" w:type="dxa"/>
            <w:tcBorders>
              <w:top w:val="single" w:sz="4" w:space="0" w:color="auto"/>
              <w:left w:val="single" w:sz="4" w:space="0" w:color="auto"/>
              <w:bottom w:val="single" w:sz="4" w:space="0" w:color="auto"/>
              <w:right w:val="single" w:sz="4" w:space="0" w:color="auto"/>
            </w:tcBorders>
            <w:hideMark/>
          </w:tcPr>
          <w:p w14:paraId="77249B40"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5264E541"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3BBC3F6" w14:textId="77777777" w:rsidR="00F457B9" w:rsidRDefault="00F457B9">
            <w:pPr>
              <w:pStyle w:val="Body"/>
              <w:rPr>
                <w:lang w:eastAsia="x-none"/>
              </w:rPr>
            </w:pPr>
          </w:p>
        </w:tc>
      </w:tr>
      <w:tr w:rsidR="00F457B9" w14:paraId="5771B22D" w14:textId="77777777" w:rsidTr="00F457B9">
        <w:tc>
          <w:tcPr>
            <w:tcW w:w="4248" w:type="dxa"/>
            <w:tcBorders>
              <w:top w:val="single" w:sz="4" w:space="0" w:color="auto"/>
              <w:left w:val="nil"/>
              <w:bottom w:val="single" w:sz="4" w:space="0" w:color="auto"/>
              <w:right w:val="single" w:sz="4" w:space="0" w:color="auto"/>
            </w:tcBorders>
            <w:hideMark/>
          </w:tcPr>
          <w:p w14:paraId="614DC283" w14:textId="77777777" w:rsidR="00F457B9" w:rsidRDefault="00F457B9">
            <w:pPr>
              <w:pStyle w:val="Body"/>
              <w:jc w:val="right"/>
              <w:rPr>
                <w:sz w:val="20"/>
                <w:szCs w:val="20"/>
              </w:rPr>
            </w:pPr>
            <w:r>
              <w:rPr>
                <w:sz w:val="20"/>
                <w:szCs w:val="20"/>
              </w:rPr>
              <w:t>Status Message Available</w:t>
            </w:r>
          </w:p>
        </w:tc>
        <w:tc>
          <w:tcPr>
            <w:tcW w:w="1350" w:type="dxa"/>
            <w:tcBorders>
              <w:top w:val="single" w:sz="4" w:space="0" w:color="auto"/>
              <w:left w:val="single" w:sz="4" w:space="0" w:color="auto"/>
              <w:bottom w:val="single" w:sz="4" w:space="0" w:color="auto"/>
              <w:right w:val="single" w:sz="4" w:space="0" w:color="auto"/>
            </w:tcBorders>
            <w:hideMark/>
          </w:tcPr>
          <w:p w14:paraId="7F2BF9B2" w14:textId="77777777" w:rsidR="00F457B9" w:rsidRDefault="00F457B9">
            <w:pPr>
              <w:pStyle w:val="Body"/>
              <w:jc w:val="center"/>
              <w:rPr>
                <w:sz w:val="20"/>
                <w:szCs w:val="20"/>
                <w:lang w:eastAsia="x-none"/>
              </w:rPr>
            </w:pPr>
            <w:r>
              <w:rPr>
                <w:sz w:val="20"/>
                <w:szCs w:val="20"/>
                <w:lang w:eastAsia="x-none"/>
              </w:rPr>
              <w:t>N</w:t>
            </w:r>
          </w:p>
        </w:tc>
        <w:tc>
          <w:tcPr>
            <w:tcW w:w="1800" w:type="dxa"/>
            <w:tcBorders>
              <w:top w:val="single" w:sz="4" w:space="0" w:color="auto"/>
              <w:left w:val="single" w:sz="4" w:space="0" w:color="auto"/>
              <w:bottom w:val="single" w:sz="4" w:space="0" w:color="auto"/>
              <w:right w:val="single" w:sz="4" w:space="0" w:color="auto"/>
            </w:tcBorders>
            <w:hideMark/>
          </w:tcPr>
          <w:p w14:paraId="55172743"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744A0A15" w14:textId="77777777" w:rsidR="00F457B9" w:rsidRDefault="00F457B9">
            <w:pPr>
              <w:pStyle w:val="Body"/>
              <w:rPr>
                <w:lang w:eastAsia="x-none"/>
              </w:rPr>
            </w:pPr>
          </w:p>
        </w:tc>
      </w:tr>
      <w:tr w:rsidR="00F457B9" w14:paraId="1A0887FA" w14:textId="77777777" w:rsidTr="00F457B9">
        <w:tc>
          <w:tcPr>
            <w:tcW w:w="4248" w:type="dxa"/>
            <w:tcBorders>
              <w:top w:val="single" w:sz="4" w:space="0" w:color="auto"/>
              <w:left w:val="nil"/>
              <w:bottom w:val="single" w:sz="4" w:space="0" w:color="auto"/>
              <w:right w:val="single" w:sz="4" w:space="0" w:color="auto"/>
            </w:tcBorders>
            <w:hideMark/>
          </w:tcPr>
          <w:p w14:paraId="3FCD4D93" w14:textId="77777777" w:rsidR="00F457B9" w:rsidRDefault="00F457B9">
            <w:pPr>
              <w:pStyle w:val="Body"/>
            </w:pPr>
            <w:r>
              <w:rPr>
                <w:sz w:val="20"/>
                <w:szCs w:val="20"/>
              </w:rPr>
              <w:t>FCSP Alarms</w:t>
            </w:r>
          </w:p>
        </w:tc>
        <w:tc>
          <w:tcPr>
            <w:tcW w:w="1350" w:type="dxa"/>
            <w:tcBorders>
              <w:top w:val="single" w:sz="4" w:space="0" w:color="auto"/>
              <w:left w:val="single" w:sz="4" w:space="0" w:color="auto"/>
              <w:bottom w:val="single" w:sz="4" w:space="0" w:color="auto"/>
              <w:right w:val="single" w:sz="4" w:space="0" w:color="auto"/>
            </w:tcBorders>
          </w:tcPr>
          <w:p w14:paraId="4225E974" w14:textId="77777777" w:rsidR="00F457B9" w:rsidRDefault="00F457B9">
            <w:pPr>
              <w:pStyle w:val="Body"/>
              <w:jc w:val="center"/>
              <w:rPr>
                <w:sz w:val="20"/>
                <w:szCs w:val="20"/>
                <w:lang w:eastAsia="x-none"/>
              </w:rPr>
            </w:pPr>
          </w:p>
        </w:tc>
        <w:tc>
          <w:tcPr>
            <w:tcW w:w="1800" w:type="dxa"/>
            <w:tcBorders>
              <w:top w:val="single" w:sz="4" w:space="0" w:color="auto"/>
              <w:left w:val="single" w:sz="4" w:space="0" w:color="auto"/>
              <w:bottom w:val="single" w:sz="4" w:space="0" w:color="auto"/>
              <w:right w:val="single" w:sz="4" w:space="0" w:color="auto"/>
            </w:tcBorders>
          </w:tcPr>
          <w:p w14:paraId="4379D3F1" w14:textId="77777777" w:rsidR="00F457B9" w:rsidRDefault="00F457B9">
            <w:pPr>
              <w:pStyle w:val="Body"/>
              <w:jc w:val="center"/>
              <w:rPr>
                <w:sz w:val="20"/>
                <w:szCs w:val="20"/>
                <w:lang w:eastAsia="x-none"/>
              </w:rPr>
            </w:pPr>
          </w:p>
        </w:tc>
        <w:tc>
          <w:tcPr>
            <w:tcW w:w="1458" w:type="dxa"/>
            <w:tcBorders>
              <w:top w:val="single" w:sz="4" w:space="0" w:color="auto"/>
              <w:left w:val="single" w:sz="4" w:space="0" w:color="auto"/>
              <w:bottom w:val="single" w:sz="4" w:space="0" w:color="auto"/>
              <w:right w:val="nil"/>
            </w:tcBorders>
          </w:tcPr>
          <w:p w14:paraId="33C4A55C" w14:textId="77777777" w:rsidR="00F457B9" w:rsidRDefault="00F457B9">
            <w:pPr>
              <w:pStyle w:val="Body"/>
              <w:rPr>
                <w:lang w:eastAsia="x-none"/>
              </w:rPr>
            </w:pPr>
          </w:p>
        </w:tc>
      </w:tr>
      <w:tr w:rsidR="00F457B9" w14:paraId="2B358E61" w14:textId="77777777" w:rsidTr="00F457B9">
        <w:tc>
          <w:tcPr>
            <w:tcW w:w="4248" w:type="dxa"/>
            <w:tcBorders>
              <w:top w:val="single" w:sz="4" w:space="0" w:color="auto"/>
              <w:left w:val="nil"/>
              <w:bottom w:val="single" w:sz="4" w:space="0" w:color="auto"/>
              <w:right w:val="single" w:sz="4" w:space="0" w:color="auto"/>
            </w:tcBorders>
            <w:hideMark/>
          </w:tcPr>
          <w:p w14:paraId="54553538" w14:textId="77777777" w:rsidR="00F457B9" w:rsidRDefault="00F457B9">
            <w:pPr>
              <w:pStyle w:val="Body"/>
              <w:jc w:val="right"/>
              <w:rPr>
                <w:sz w:val="20"/>
                <w:szCs w:val="20"/>
              </w:rPr>
            </w:pPr>
            <w:r>
              <w:rPr>
                <w:sz w:val="20"/>
                <w:szCs w:val="20"/>
              </w:rPr>
              <w:t>Receive Configuration Timeout</w:t>
            </w:r>
          </w:p>
        </w:tc>
        <w:tc>
          <w:tcPr>
            <w:tcW w:w="1350" w:type="dxa"/>
            <w:tcBorders>
              <w:top w:val="single" w:sz="4" w:space="0" w:color="auto"/>
              <w:left w:val="single" w:sz="4" w:space="0" w:color="auto"/>
              <w:bottom w:val="single" w:sz="4" w:space="0" w:color="auto"/>
              <w:right w:val="single" w:sz="4" w:space="0" w:color="auto"/>
            </w:tcBorders>
            <w:hideMark/>
          </w:tcPr>
          <w:p w14:paraId="63E79669"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468217A8"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07D255E3" w14:textId="77777777" w:rsidR="00F457B9" w:rsidRDefault="00F457B9">
            <w:pPr>
              <w:pStyle w:val="Body"/>
              <w:rPr>
                <w:lang w:eastAsia="x-none"/>
              </w:rPr>
            </w:pPr>
          </w:p>
        </w:tc>
      </w:tr>
      <w:tr w:rsidR="00F457B9" w14:paraId="7EC6AE4E" w14:textId="77777777" w:rsidTr="00F457B9">
        <w:tc>
          <w:tcPr>
            <w:tcW w:w="4248" w:type="dxa"/>
            <w:tcBorders>
              <w:top w:val="single" w:sz="4" w:space="0" w:color="auto"/>
              <w:left w:val="nil"/>
              <w:bottom w:val="single" w:sz="4" w:space="0" w:color="auto"/>
              <w:right w:val="single" w:sz="4" w:space="0" w:color="auto"/>
            </w:tcBorders>
            <w:hideMark/>
          </w:tcPr>
          <w:p w14:paraId="40A3D975" w14:textId="77777777" w:rsidR="00F457B9" w:rsidRDefault="00F457B9">
            <w:pPr>
              <w:pStyle w:val="Body"/>
              <w:jc w:val="right"/>
              <w:rPr>
                <w:sz w:val="20"/>
                <w:szCs w:val="20"/>
              </w:rPr>
            </w:pPr>
            <w:r>
              <w:rPr>
                <w:sz w:val="20"/>
                <w:szCs w:val="20"/>
              </w:rPr>
              <w:t>Status Acknowledgement timeout</w:t>
            </w:r>
          </w:p>
        </w:tc>
        <w:tc>
          <w:tcPr>
            <w:tcW w:w="1350" w:type="dxa"/>
            <w:tcBorders>
              <w:top w:val="single" w:sz="4" w:space="0" w:color="auto"/>
              <w:left w:val="single" w:sz="4" w:space="0" w:color="auto"/>
              <w:bottom w:val="single" w:sz="4" w:space="0" w:color="auto"/>
              <w:right w:val="single" w:sz="4" w:space="0" w:color="auto"/>
            </w:tcBorders>
            <w:hideMark/>
          </w:tcPr>
          <w:p w14:paraId="68DA3C83"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175053B8"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7FA8836B" w14:textId="77777777" w:rsidR="00F457B9" w:rsidRDefault="00F457B9">
            <w:pPr>
              <w:pStyle w:val="Body"/>
              <w:rPr>
                <w:lang w:eastAsia="x-none"/>
              </w:rPr>
            </w:pPr>
          </w:p>
        </w:tc>
      </w:tr>
      <w:tr w:rsidR="00F457B9" w14:paraId="7E88EA63" w14:textId="77777777" w:rsidTr="00F457B9">
        <w:tc>
          <w:tcPr>
            <w:tcW w:w="4248" w:type="dxa"/>
            <w:tcBorders>
              <w:top w:val="single" w:sz="4" w:space="0" w:color="auto"/>
              <w:left w:val="nil"/>
              <w:bottom w:val="single" w:sz="4" w:space="0" w:color="auto"/>
              <w:right w:val="single" w:sz="4" w:space="0" w:color="auto"/>
            </w:tcBorders>
            <w:hideMark/>
          </w:tcPr>
          <w:p w14:paraId="2719F214" w14:textId="77777777" w:rsidR="00F457B9" w:rsidRDefault="00F457B9">
            <w:pPr>
              <w:pStyle w:val="Body"/>
              <w:jc w:val="right"/>
              <w:rPr>
                <w:sz w:val="20"/>
                <w:szCs w:val="20"/>
              </w:rPr>
            </w:pPr>
            <w:r>
              <w:rPr>
                <w:sz w:val="20"/>
                <w:szCs w:val="20"/>
              </w:rPr>
              <w:t>Service requires attention – medium</w:t>
            </w:r>
          </w:p>
        </w:tc>
        <w:tc>
          <w:tcPr>
            <w:tcW w:w="1350" w:type="dxa"/>
            <w:tcBorders>
              <w:top w:val="single" w:sz="4" w:space="0" w:color="auto"/>
              <w:left w:val="single" w:sz="4" w:space="0" w:color="auto"/>
              <w:bottom w:val="single" w:sz="4" w:space="0" w:color="auto"/>
              <w:right w:val="single" w:sz="4" w:space="0" w:color="auto"/>
            </w:tcBorders>
            <w:hideMark/>
          </w:tcPr>
          <w:p w14:paraId="2968B9F7"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31B30442"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3BB7356A" w14:textId="77777777" w:rsidR="00F457B9" w:rsidRDefault="00F457B9">
            <w:pPr>
              <w:pStyle w:val="Body"/>
              <w:rPr>
                <w:lang w:eastAsia="x-none"/>
              </w:rPr>
            </w:pPr>
          </w:p>
        </w:tc>
      </w:tr>
      <w:tr w:rsidR="00F457B9" w14:paraId="5DF60D45" w14:textId="77777777" w:rsidTr="00F457B9">
        <w:tc>
          <w:tcPr>
            <w:tcW w:w="4248" w:type="dxa"/>
            <w:tcBorders>
              <w:top w:val="single" w:sz="4" w:space="0" w:color="auto"/>
              <w:left w:val="nil"/>
              <w:bottom w:val="single" w:sz="4" w:space="0" w:color="auto"/>
              <w:right w:val="single" w:sz="4" w:space="0" w:color="auto"/>
            </w:tcBorders>
            <w:hideMark/>
          </w:tcPr>
          <w:p w14:paraId="6594D1B9" w14:textId="77777777" w:rsidR="00F457B9" w:rsidRDefault="00F457B9">
            <w:pPr>
              <w:pStyle w:val="Body"/>
              <w:jc w:val="right"/>
              <w:rPr>
                <w:sz w:val="20"/>
                <w:szCs w:val="20"/>
              </w:rPr>
            </w:pPr>
            <w:r>
              <w:rPr>
                <w:sz w:val="20"/>
                <w:szCs w:val="20"/>
              </w:rPr>
              <w:t>Service requires attention  - high</w:t>
            </w:r>
          </w:p>
        </w:tc>
        <w:tc>
          <w:tcPr>
            <w:tcW w:w="1350" w:type="dxa"/>
            <w:tcBorders>
              <w:top w:val="single" w:sz="4" w:space="0" w:color="auto"/>
              <w:left w:val="single" w:sz="4" w:space="0" w:color="auto"/>
              <w:bottom w:val="single" w:sz="4" w:space="0" w:color="auto"/>
              <w:right w:val="single" w:sz="4" w:space="0" w:color="auto"/>
            </w:tcBorders>
            <w:hideMark/>
          </w:tcPr>
          <w:p w14:paraId="193E867E" w14:textId="77777777" w:rsidR="00F457B9" w:rsidRDefault="00F457B9">
            <w:pPr>
              <w:pStyle w:val="Body"/>
              <w:jc w:val="center"/>
              <w:rPr>
                <w:sz w:val="20"/>
                <w:szCs w:val="20"/>
                <w:lang w:eastAsia="x-none"/>
              </w:rPr>
            </w:pPr>
            <w:r>
              <w:rPr>
                <w:sz w:val="20"/>
                <w:szCs w:val="20"/>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EBA52EA" w14:textId="77777777" w:rsidR="00F457B9" w:rsidRDefault="00F457B9">
            <w:pPr>
              <w:pStyle w:val="Body"/>
              <w:jc w:val="center"/>
              <w:rPr>
                <w:sz w:val="20"/>
                <w:szCs w:val="20"/>
                <w:lang w:eastAsia="x-none"/>
              </w:rPr>
            </w:pPr>
            <w:r>
              <w:rPr>
                <w:sz w:val="20"/>
                <w:szCs w:val="20"/>
                <w:lang w:eastAsia="x-none"/>
              </w:rPr>
              <w:t>Y</w:t>
            </w:r>
          </w:p>
        </w:tc>
        <w:tc>
          <w:tcPr>
            <w:tcW w:w="1458" w:type="dxa"/>
            <w:tcBorders>
              <w:top w:val="single" w:sz="4" w:space="0" w:color="auto"/>
              <w:left w:val="single" w:sz="4" w:space="0" w:color="auto"/>
              <w:bottom w:val="single" w:sz="4" w:space="0" w:color="auto"/>
              <w:right w:val="nil"/>
            </w:tcBorders>
          </w:tcPr>
          <w:p w14:paraId="1D0B84E5" w14:textId="77777777" w:rsidR="00F457B9" w:rsidRDefault="00F457B9">
            <w:pPr>
              <w:pStyle w:val="Body"/>
              <w:rPr>
                <w:lang w:eastAsia="x-none"/>
              </w:rPr>
            </w:pPr>
          </w:p>
        </w:tc>
      </w:tr>
      <w:tr w:rsidR="00F457B9" w14:paraId="31C49E96" w14:textId="77777777" w:rsidTr="00F457B9">
        <w:tc>
          <w:tcPr>
            <w:tcW w:w="4248" w:type="dxa"/>
            <w:tcBorders>
              <w:top w:val="single" w:sz="4" w:space="0" w:color="auto"/>
              <w:left w:val="nil"/>
              <w:bottom w:val="single" w:sz="4" w:space="0" w:color="auto"/>
              <w:right w:val="single" w:sz="4" w:space="0" w:color="auto"/>
            </w:tcBorders>
          </w:tcPr>
          <w:p w14:paraId="4368063A" w14:textId="77777777" w:rsidR="00F457B9" w:rsidRDefault="00F457B9">
            <w:pPr>
              <w:pStyle w:val="Body"/>
            </w:pPr>
          </w:p>
        </w:tc>
        <w:tc>
          <w:tcPr>
            <w:tcW w:w="1350" w:type="dxa"/>
            <w:tcBorders>
              <w:top w:val="single" w:sz="4" w:space="0" w:color="auto"/>
              <w:left w:val="single" w:sz="4" w:space="0" w:color="auto"/>
              <w:bottom w:val="single" w:sz="4" w:space="0" w:color="auto"/>
              <w:right w:val="single" w:sz="4" w:space="0" w:color="auto"/>
            </w:tcBorders>
          </w:tcPr>
          <w:p w14:paraId="08C3CA12" w14:textId="77777777" w:rsidR="00F457B9" w:rsidRDefault="00F457B9">
            <w:pPr>
              <w:pStyle w:val="Body"/>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5A2BD6B3" w14:textId="77777777" w:rsidR="00F457B9" w:rsidRDefault="00F457B9">
            <w:pPr>
              <w:pStyle w:val="Body"/>
              <w:rPr>
                <w:lang w:eastAsia="x-none"/>
              </w:rPr>
            </w:pPr>
          </w:p>
        </w:tc>
        <w:tc>
          <w:tcPr>
            <w:tcW w:w="1458" w:type="dxa"/>
            <w:tcBorders>
              <w:top w:val="single" w:sz="4" w:space="0" w:color="auto"/>
              <w:left w:val="single" w:sz="4" w:space="0" w:color="auto"/>
              <w:bottom w:val="single" w:sz="4" w:space="0" w:color="auto"/>
              <w:right w:val="nil"/>
            </w:tcBorders>
          </w:tcPr>
          <w:p w14:paraId="5ED879C7" w14:textId="77777777" w:rsidR="00F457B9" w:rsidRDefault="00F457B9">
            <w:pPr>
              <w:pStyle w:val="Body"/>
              <w:rPr>
                <w:lang w:eastAsia="x-none"/>
              </w:rPr>
            </w:pPr>
          </w:p>
        </w:tc>
      </w:tr>
      <w:tr w:rsidR="00F457B9" w14:paraId="604136A9" w14:textId="77777777" w:rsidTr="00F457B9">
        <w:tc>
          <w:tcPr>
            <w:tcW w:w="4248" w:type="dxa"/>
            <w:tcBorders>
              <w:top w:val="single" w:sz="4" w:space="0" w:color="auto"/>
              <w:left w:val="nil"/>
              <w:bottom w:val="single" w:sz="4" w:space="0" w:color="auto"/>
              <w:right w:val="single" w:sz="4" w:space="0" w:color="auto"/>
            </w:tcBorders>
            <w:hideMark/>
          </w:tcPr>
          <w:p w14:paraId="5F04AB6B" w14:textId="77777777" w:rsidR="00F457B9" w:rsidRDefault="00F457B9">
            <w:pPr>
              <w:pStyle w:val="Body"/>
            </w:pPr>
            <w:r>
              <w:t>Flexible Configuration Status Portal PM Attributes</w:t>
            </w:r>
          </w:p>
        </w:tc>
        <w:tc>
          <w:tcPr>
            <w:tcW w:w="1350" w:type="dxa"/>
            <w:tcBorders>
              <w:top w:val="single" w:sz="4" w:space="0" w:color="auto"/>
              <w:left w:val="single" w:sz="4" w:space="0" w:color="auto"/>
              <w:bottom w:val="single" w:sz="4" w:space="0" w:color="auto"/>
              <w:right w:val="single" w:sz="4" w:space="0" w:color="auto"/>
            </w:tcBorders>
          </w:tcPr>
          <w:p w14:paraId="51311A49" w14:textId="77777777" w:rsidR="00F457B9" w:rsidRDefault="00F457B9">
            <w:pPr>
              <w:pStyle w:val="Body"/>
              <w:rPr>
                <w:lang w:eastAsia="x-none"/>
              </w:rPr>
            </w:pPr>
          </w:p>
        </w:tc>
        <w:tc>
          <w:tcPr>
            <w:tcW w:w="1800" w:type="dxa"/>
            <w:tcBorders>
              <w:top w:val="single" w:sz="4" w:space="0" w:color="auto"/>
              <w:left w:val="single" w:sz="4" w:space="0" w:color="auto"/>
              <w:bottom w:val="single" w:sz="4" w:space="0" w:color="auto"/>
              <w:right w:val="single" w:sz="4" w:space="0" w:color="auto"/>
            </w:tcBorders>
          </w:tcPr>
          <w:p w14:paraId="63CA4A5E" w14:textId="77777777" w:rsidR="00F457B9" w:rsidRDefault="00F457B9">
            <w:pPr>
              <w:pStyle w:val="Body"/>
              <w:rPr>
                <w:lang w:eastAsia="x-none"/>
              </w:rPr>
            </w:pPr>
          </w:p>
        </w:tc>
        <w:tc>
          <w:tcPr>
            <w:tcW w:w="1458" w:type="dxa"/>
            <w:tcBorders>
              <w:top w:val="single" w:sz="4" w:space="0" w:color="auto"/>
              <w:left w:val="single" w:sz="4" w:space="0" w:color="auto"/>
              <w:bottom w:val="single" w:sz="4" w:space="0" w:color="auto"/>
              <w:right w:val="nil"/>
            </w:tcBorders>
          </w:tcPr>
          <w:p w14:paraId="6293EEE8" w14:textId="77777777" w:rsidR="00F457B9" w:rsidRDefault="00F457B9">
            <w:pPr>
              <w:pStyle w:val="Body"/>
              <w:rPr>
                <w:lang w:eastAsia="x-none"/>
              </w:rPr>
            </w:pPr>
          </w:p>
        </w:tc>
      </w:tr>
      <w:tr w:rsidR="00F457B9" w14:paraId="309AD593" w14:textId="77777777" w:rsidTr="00F457B9">
        <w:tc>
          <w:tcPr>
            <w:tcW w:w="4248" w:type="dxa"/>
            <w:tcBorders>
              <w:top w:val="single" w:sz="4" w:space="0" w:color="auto"/>
              <w:left w:val="nil"/>
              <w:bottom w:val="single" w:sz="4" w:space="0" w:color="auto"/>
              <w:right w:val="single" w:sz="4" w:space="0" w:color="auto"/>
            </w:tcBorders>
            <w:hideMark/>
          </w:tcPr>
          <w:p w14:paraId="40DADF51" w14:textId="77777777" w:rsidR="00F457B9" w:rsidRDefault="00F457B9">
            <w:pPr>
              <w:pStyle w:val="Body"/>
              <w:jc w:val="right"/>
              <w:rPr>
                <w:sz w:val="20"/>
                <w:szCs w:val="20"/>
              </w:rPr>
            </w:pPr>
            <w:r>
              <w:rPr>
                <w:sz w:val="20"/>
                <w:szCs w:val="20"/>
              </w:rPr>
              <w:t>Managed entity ID</w:t>
            </w:r>
          </w:p>
        </w:tc>
        <w:tc>
          <w:tcPr>
            <w:tcW w:w="1350" w:type="dxa"/>
            <w:tcBorders>
              <w:top w:val="single" w:sz="4" w:space="0" w:color="auto"/>
              <w:left w:val="single" w:sz="4" w:space="0" w:color="auto"/>
              <w:bottom w:val="single" w:sz="4" w:space="0" w:color="auto"/>
              <w:right w:val="single" w:sz="4" w:space="0" w:color="auto"/>
            </w:tcBorders>
            <w:hideMark/>
          </w:tcPr>
          <w:p w14:paraId="27B5EBD0"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092445AF"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F920A1D" w14:textId="77777777" w:rsidR="00F457B9" w:rsidRDefault="00F457B9">
            <w:pPr>
              <w:pStyle w:val="Body"/>
              <w:rPr>
                <w:lang w:eastAsia="x-none"/>
              </w:rPr>
            </w:pPr>
          </w:p>
        </w:tc>
      </w:tr>
      <w:tr w:rsidR="00F457B9" w14:paraId="504D4075" w14:textId="77777777" w:rsidTr="00F457B9">
        <w:tc>
          <w:tcPr>
            <w:tcW w:w="4248" w:type="dxa"/>
            <w:tcBorders>
              <w:top w:val="single" w:sz="4" w:space="0" w:color="auto"/>
              <w:left w:val="nil"/>
              <w:bottom w:val="single" w:sz="4" w:space="0" w:color="auto"/>
              <w:right w:val="single" w:sz="4" w:space="0" w:color="auto"/>
            </w:tcBorders>
            <w:hideMark/>
          </w:tcPr>
          <w:p w14:paraId="3F00367A" w14:textId="77777777" w:rsidR="00F457B9" w:rsidRDefault="00F457B9">
            <w:pPr>
              <w:pStyle w:val="Body"/>
              <w:jc w:val="right"/>
              <w:rPr>
                <w:sz w:val="20"/>
                <w:szCs w:val="20"/>
              </w:rPr>
            </w:pPr>
            <w:r>
              <w:rPr>
                <w:sz w:val="20"/>
                <w:szCs w:val="20"/>
              </w:rPr>
              <w:t>Service Up Time</w:t>
            </w:r>
          </w:p>
        </w:tc>
        <w:tc>
          <w:tcPr>
            <w:tcW w:w="1350" w:type="dxa"/>
            <w:tcBorders>
              <w:top w:val="single" w:sz="4" w:space="0" w:color="auto"/>
              <w:left w:val="single" w:sz="4" w:space="0" w:color="auto"/>
              <w:bottom w:val="single" w:sz="4" w:space="0" w:color="auto"/>
              <w:right w:val="single" w:sz="4" w:space="0" w:color="auto"/>
            </w:tcBorders>
            <w:hideMark/>
          </w:tcPr>
          <w:p w14:paraId="0636CA81"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F0364B7"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03BC6FA" w14:textId="77777777" w:rsidR="00F457B9" w:rsidRDefault="00F457B9">
            <w:pPr>
              <w:pStyle w:val="Body"/>
              <w:rPr>
                <w:lang w:eastAsia="x-none"/>
              </w:rPr>
            </w:pPr>
          </w:p>
        </w:tc>
      </w:tr>
      <w:tr w:rsidR="00F457B9" w14:paraId="38575938" w14:textId="77777777" w:rsidTr="00F457B9">
        <w:tc>
          <w:tcPr>
            <w:tcW w:w="4248" w:type="dxa"/>
            <w:tcBorders>
              <w:top w:val="single" w:sz="4" w:space="0" w:color="auto"/>
              <w:left w:val="nil"/>
              <w:bottom w:val="single" w:sz="4" w:space="0" w:color="auto"/>
              <w:right w:val="single" w:sz="4" w:space="0" w:color="auto"/>
            </w:tcBorders>
            <w:hideMark/>
          </w:tcPr>
          <w:p w14:paraId="3EAEA7F7" w14:textId="77777777" w:rsidR="00F457B9" w:rsidRDefault="00F457B9">
            <w:pPr>
              <w:pStyle w:val="Body"/>
              <w:jc w:val="right"/>
              <w:rPr>
                <w:sz w:val="20"/>
                <w:szCs w:val="20"/>
              </w:rPr>
            </w:pPr>
            <w:r>
              <w:rPr>
                <w:sz w:val="20"/>
                <w:szCs w:val="20"/>
              </w:rPr>
              <w:t>Number of Configuration Octets Received</w:t>
            </w:r>
          </w:p>
        </w:tc>
        <w:tc>
          <w:tcPr>
            <w:tcW w:w="1350" w:type="dxa"/>
            <w:tcBorders>
              <w:top w:val="single" w:sz="4" w:space="0" w:color="auto"/>
              <w:left w:val="single" w:sz="4" w:space="0" w:color="auto"/>
              <w:bottom w:val="single" w:sz="4" w:space="0" w:color="auto"/>
              <w:right w:val="single" w:sz="4" w:space="0" w:color="auto"/>
            </w:tcBorders>
            <w:hideMark/>
          </w:tcPr>
          <w:p w14:paraId="4D6E71F1"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11601C5"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644EA686" w14:textId="77777777" w:rsidR="00F457B9" w:rsidRDefault="00F457B9">
            <w:pPr>
              <w:pStyle w:val="Body"/>
              <w:rPr>
                <w:lang w:eastAsia="x-none"/>
              </w:rPr>
            </w:pPr>
          </w:p>
        </w:tc>
      </w:tr>
      <w:tr w:rsidR="00F457B9" w14:paraId="4EF4C14D" w14:textId="77777777" w:rsidTr="00F457B9">
        <w:tc>
          <w:tcPr>
            <w:tcW w:w="4248" w:type="dxa"/>
            <w:tcBorders>
              <w:top w:val="single" w:sz="4" w:space="0" w:color="auto"/>
              <w:left w:val="nil"/>
              <w:bottom w:val="single" w:sz="4" w:space="0" w:color="auto"/>
              <w:right w:val="single" w:sz="4" w:space="0" w:color="auto"/>
            </w:tcBorders>
            <w:hideMark/>
          </w:tcPr>
          <w:p w14:paraId="0A067A76" w14:textId="77777777" w:rsidR="00F457B9" w:rsidRDefault="00F457B9">
            <w:pPr>
              <w:pStyle w:val="Body"/>
              <w:jc w:val="right"/>
              <w:rPr>
                <w:sz w:val="20"/>
                <w:szCs w:val="20"/>
              </w:rPr>
            </w:pPr>
            <w:r>
              <w:rPr>
                <w:sz w:val="20"/>
                <w:szCs w:val="20"/>
              </w:rPr>
              <w:t>Number of Configuration Messages Received</w:t>
            </w:r>
          </w:p>
        </w:tc>
        <w:tc>
          <w:tcPr>
            <w:tcW w:w="1350" w:type="dxa"/>
            <w:tcBorders>
              <w:top w:val="single" w:sz="4" w:space="0" w:color="auto"/>
              <w:left w:val="single" w:sz="4" w:space="0" w:color="auto"/>
              <w:bottom w:val="single" w:sz="4" w:space="0" w:color="auto"/>
              <w:right w:val="single" w:sz="4" w:space="0" w:color="auto"/>
            </w:tcBorders>
            <w:hideMark/>
          </w:tcPr>
          <w:p w14:paraId="3594AE6D"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23F44FDC"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6EA8709A" w14:textId="77777777" w:rsidR="00F457B9" w:rsidRDefault="00F457B9">
            <w:pPr>
              <w:pStyle w:val="Body"/>
              <w:rPr>
                <w:lang w:eastAsia="x-none"/>
              </w:rPr>
            </w:pPr>
          </w:p>
        </w:tc>
      </w:tr>
      <w:tr w:rsidR="00F457B9" w14:paraId="75485D41" w14:textId="77777777" w:rsidTr="00F457B9">
        <w:tc>
          <w:tcPr>
            <w:tcW w:w="4248" w:type="dxa"/>
            <w:tcBorders>
              <w:top w:val="single" w:sz="4" w:space="0" w:color="auto"/>
              <w:left w:val="nil"/>
              <w:bottom w:val="single" w:sz="4" w:space="0" w:color="auto"/>
              <w:right w:val="single" w:sz="4" w:space="0" w:color="auto"/>
            </w:tcBorders>
            <w:hideMark/>
          </w:tcPr>
          <w:p w14:paraId="1EA87C78" w14:textId="77777777" w:rsidR="00F457B9" w:rsidRDefault="00F457B9">
            <w:pPr>
              <w:pStyle w:val="Body"/>
              <w:jc w:val="right"/>
              <w:rPr>
                <w:sz w:val="20"/>
                <w:szCs w:val="20"/>
              </w:rPr>
            </w:pPr>
            <w:r>
              <w:rPr>
                <w:sz w:val="20"/>
                <w:szCs w:val="20"/>
              </w:rPr>
              <w:t>Number of Status Octets Transmitted</w:t>
            </w:r>
          </w:p>
        </w:tc>
        <w:tc>
          <w:tcPr>
            <w:tcW w:w="1350" w:type="dxa"/>
            <w:tcBorders>
              <w:top w:val="single" w:sz="4" w:space="0" w:color="auto"/>
              <w:left w:val="single" w:sz="4" w:space="0" w:color="auto"/>
              <w:bottom w:val="single" w:sz="4" w:space="0" w:color="auto"/>
              <w:right w:val="single" w:sz="4" w:space="0" w:color="auto"/>
            </w:tcBorders>
            <w:hideMark/>
          </w:tcPr>
          <w:p w14:paraId="40BBC4BC"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single" w:sz="4" w:space="0" w:color="auto"/>
              <w:right w:val="single" w:sz="4" w:space="0" w:color="auto"/>
            </w:tcBorders>
            <w:hideMark/>
          </w:tcPr>
          <w:p w14:paraId="7E774286"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single" w:sz="4" w:space="0" w:color="auto"/>
              <w:right w:val="nil"/>
            </w:tcBorders>
          </w:tcPr>
          <w:p w14:paraId="404013E7" w14:textId="77777777" w:rsidR="00F457B9" w:rsidRDefault="00F457B9">
            <w:pPr>
              <w:pStyle w:val="Body"/>
              <w:rPr>
                <w:lang w:eastAsia="x-none"/>
              </w:rPr>
            </w:pPr>
          </w:p>
        </w:tc>
      </w:tr>
      <w:tr w:rsidR="00F457B9" w14:paraId="0DAFF6C7" w14:textId="77777777" w:rsidTr="00F457B9">
        <w:tc>
          <w:tcPr>
            <w:tcW w:w="4248" w:type="dxa"/>
            <w:tcBorders>
              <w:top w:val="single" w:sz="4" w:space="0" w:color="auto"/>
              <w:left w:val="nil"/>
              <w:bottom w:val="nil"/>
              <w:right w:val="single" w:sz="4" w:space="0" w:color="auto"/>
            </w:tcBorders>
            <w:hideMark/>
          </w:tcPr>
          <w:p w14:paraId="742E8CBB" w14:textId="77777777" w:rsidR="00F457B9" w:rsidRDefault="00F457B9">
            <w:pPr>
              <w:pStyle w:val="Body"/>
              <w:jc w:val="right"/>
              <w:rPr>
                <w:sz w:val="20"/>
                <w:szCs w:val="20"/>
              </w:rPr>
            </w:pPr>
            <w:r>
              <w:rPr>
                <w:sz w:val="20"/>
                <w:szCs w:val="20"/>
              </w:rPr>
              <w:t>Number of Status Messages Transmitted</w:t>
            </w:r>
          </w:p>
        </w:tc>
        <w:tc>
          <w:tcPr>
            <w:tcW w:w="1350" w:type="dxa"/>
            <w:tcBorders>
              <w:top w:val="single" w:sz="4" w:space="0" w:color="auto"/>
              <w:left w:val="single" w:sz="4" w:space="0" w:color="auto"/>
              <w:bottom w:val="nil"/>
              <w:right w:val="single" w:sz="4" w:space="0" w:color="auto"/>
            </w:tcBorders>
            <w:hideMark/>
          </w:tcPr>
          <w:p w14:paraId="38D9E788" w14:textId="77777777" w:rsidR="00F457B9" w:rsidRDefault="00F457B9">
            <w:pPr>
              <w:pStyle w:val="Body"/>
              <w:jc w:val="center"/>
              <w:rPr>
                <w:lang w:eastAsia="x-none"/>
              </w:rPr>
            </w:pPr>
            <w:r>
              <w:rPr>
                <w:lang w:eastAsia="x-none"/>
              </w:rPr>
              <w:t>Y</w:t>
            </w:r>
          </w:p>
        </w:tc>
        <w:tc>
          <w:tcPr>
            <w:tcW w:w="1800" w:type="dxa"/>
            <w:tcBorders>
              <w:top w:val="single" w:sz="4" w:space="0" w:color="auto"/>
              <w:left w:val="single" w:sz="4" w:space="0" w:color="auto"/>
              <w:bottom w:val="nil"/>
              <w:right w:val="single" w:sz="4" w:space="0" w:color="auto"/>
            </w:tcBorders>
            <w:hideMark/>
          </w:tcPr>
          <w:p w14:paraId="1A942127" w14:textId="77777777" w:rsidR="00F457B9" w:rsidRDefault="00F457B9">
            <w:pPr>
              <w:pStyle w:val="Body"/>
              <w:jc w:val="center"/>
              <w:rPr>
                <w:lang w:eastAsia="x-none"/>
              </w:rPr>
            </w:pPr>
            <w:r>
              <w:rPr>
                <w:lang w:eastAsia="x-none"/>
              </w:rPr>
              <w:t>Y</w:t>
            </w:r>
          </w:p>
        </w:tc>
        <w:tc>
          <w:tcPr>
            <w:tcW w:w="1458" w:type="dxa"/>
            <w:tcBorders>
              <w:top w:val="single" w:sz="4" w:space="0" w:color="auto"/>
              <w:left w:val="single" w:sz="4" w:space="0" w:color="auto"/>
              <w:bottom w:val="nil"/>
              <w:right w:val="nil"/>
            </w:tcBorders>
          </w:tcPr>
          <w:p w14:paraId="3FC8995A" w14:textId="77777777" w:rsidR="00F457B9" w:rsidRDefault="00F457B9">
            <w:pPr>
              <w:pStyle w:val="Body"/>
              <w:rPr>
                <w:lang w:eastAsia="x-none"/>
              </w:rPr>
            </w:pPr>
          </w:p>
        </w:tc>
      </w:tr>
    </w:tbl>
    <w:p w14:paraId="329AE50B" w14:textId="77777777" w:rsidR="00F457B9" w:rsidRDefault="00F457B9" w:rsidP="00F457B9">
      <w:pPr>
        <w:pStyle w:val="Body"/>
        <w:rPr>
          <w:lang w:eastAsia="x-none"/>
        </w:rPr>
      </w:pPr>
    </w:p>
    <w:p w14:paraId="12C98B26" w14:textId="77777777" w:rsidR="00F36F34" w:rsidRDefault="00F36F34" w:rsidP="00F36F34">
      <w:pPr>
        <w:pStyle w:val="Body"/>
        <w:outlineLvl w:val="1"/>
        <w:rPr>
          <w:ins w:id="179" w:author="Author"/>
          <w:b/>
          <w:sz w:val="24"/>
          <w:lang w:eastAsia="x-none"/>
        </w:rPr>
      </w:pPr>
      <w:bookmarkStart w:id="180" w:name="_Toc56177028"/>
      <w:ins w:id="181" w:author="Author">
        <w:r>
          <w:rPr>
            <w:b/>
            <w:sz w:val="24"/>
            <w:lang w:eastAsia="x-none"/>
          </w:rPr>
          <w:lastRenderedPageBreak/>
          <w:t>C.4 Multicast Image Transfer based usage of FCSP</w:t>
        </w:r>
        <w:bookmarkEnd w:id="180"/>
      </w:ins>
    </w:p>
    <w:p w14:paraId="58EBF331" w14:textId="77777777" w:rsidR="00F36F34" w:rsidRDefault="00F36F34" w:rsidP="00F36F34">
      <w:pPr>
        <w:rPr>
          <w:ins w:id="182" w:author="Author"/>
        </w:rPr>
      </w:pPr>
      <w:ins w:id="183" w:author="Author">
        <w:r>
          <w:t>This utilization supports a multicast based ONT download image transfer protocol using the FCSP ME as a control conduit.</w:t>
        </w:r>
      </w:ins>
    </w:p>
    <w:p w14:paraId="6EDD7617" w14:textId="77777777" w:rsidR="00F36F34" w:rsidRDefault="00F36F34" w:rsidP="00F36F34">
      <w:pPr>
        <w:rPr>
          <w:ins w:id="184" w:author="Author"/>
        </w:rPr>
      </w:pPr>
      <w:ins w:id="185" w:author="Author">
        <w:r>
          <w:t>An ONU supporting this function will report an FCSP instance during MIB upload.</w:t>
        </w:r>
      </w:ins>
    </w:p>
    <w:p w14:paraId="410841A6" w14:textId="77777777" w:rsidR="00F36F34" w:rsidRDefault="00F36F34" w:rsidP="00F36F34">
      <w:pPr>
        <w:rPr>
          <w:ins w:id="186" w:author="Author"/>
        </w:rPr>
      </w:pPr>
      <w:ins w:id="187" w:author="Author">
        <w:r>
          <w:t>The following initial attribute settings would be expected for this FCSP instance:</w:t>
        </w:r>
      </w:ins>
    </w:p>
    <w:p w14:paraId="74CB495B" w14:textId="77777777" w:rsidR="00F36F34" w:rsidRDefault="00F36F34" w:rsidP="00635AB1">
      <w:pPr>
        <w:pStyle w:val="ListParagraph"/>
        <w:numPr>
          <w:ilvl w:val="0"/>
          <w:numId w:val="28"/>
        </w:numPr>
        <w:rPr>
          <w:ins w:id="188" w:author="Author"/>
        </w:rPr>
      </w:pPr>
      <w:ins w:id="189" w:author="Author">
        <w:r>
          <w:t>Service Instance:</w:t>
        </w:r>
      </w:ins>
    </w:p>
    <w:p w14:paraId="35CA0FE9" w14:textId="77777777" w:rsidR="00F36F34" w:rsidRDefault="00F36F34" w:rsidP="00635AB1">
      <w:pPr>
        <w:pStyle w:val="ListParagraph"/>
        <w:numPr>
          <w:ilvl w:val="0"/>
          <w:numId w:val="28"/>
        </w:numPr>
        <w:rPr>
          <w:ins w:id="190" w:author="Author"/>
        </w:rPr>
      </w:pPr>
      <w:ins w:id="191" w:author="Author">
        <w:r>
          <w:t>Service Type ID:  1028</w:t>
        </w:r>
      </w:ins>
    </w:p>
    <w:p w14:paraId="23D12E32" w14:textId="77777777" w:rsidR="00F36F34" w:rsidRDefault="00F36F34" w:rsidP="00635AB1">
      <w:pPr>
        <w:pStyle w:val="ListParagraph"/>
        <w:numPr>
          <w:ilvl w:val="0"/>
          <w:numId w:val="28"/>
        </w:numPr>
        <w:rPr>
          <w:ins w:id="192" w:author="Author"/>
        </w:rPr>
      </w:pPr>
      <w:ins w:id="193" w:author="Author">
        <w:r>
          <w:t>Protocol:  0xFF (N/A)</w:t>
        </w:r>
      </w:ins>
    </w:p>
    <w:p w14:paraId="2AE5F1C2" w14:textId="77777777" w:rsidR="00F36F34" w:rsidRDefault="00F36F34" w:rsidP="00635AB1">
      <w:pPr>
        <w:pStyle w:val="ListParagraph"/>
        <w:numPr>
          <w:ilvl w:val="0"/>
          <w:numId w:val="28"/>
        </w:numPr>
        <w:rPr>
          <w:ins w:id="194" w:author="Author"/>
        </w:rPr>
      </w:pPr>
      <w:ins w:id="195" w:author="Author">
        <w:r>
          <w:t>Configuration Method:  Bits 1 and 2 shall both have a value of 1.</w:t>
        </w:r>
      </w:ins>
    </w:p>
    <w:p w14:paraId="52785ECA" w14:textId="77777777" w:rsidR="00F36F34" w:rsidRDefault="00F36F34" w:rsidP="00F36F34">
      <w:pPr>
        <w:rPr>
          <w:ins w:id="196" w:author="Author"/>
        </w:rPr>
      </w:pPr>
    </w:p>
    <w:p w14:paraId="6ED957E0" w14:textId="77777777" w:rsidR="00F36F34" w:rsidRDefault="00F36F34" w:rsidP="00F36F34">
      <w:pPr>
        <w:rPr>
          <w:ins w:id="197" w:author="Author"/>
        </w:rPr>
      </w:pPr>
      <w:ins w:id="198" w:author="Author">
        <w:r>
          <w:t>When a download is requested the OLT would determine if the Multicast Image Transfer (MCIT) is applicable and appropriate, otherwise the download operation to the ONU would follow standard OMCI practices.</w:t>
        </w:r>
      </w:ins>
    </w:p>
    <w:p w14:paraId="230D2D2E" w14:textId="77777777" w:rsidR="00F36F34" w:rsidRDefault="00F36F34" w:rsidP="00F36F34">
      <w:pPr>
        <w:rPr>
          <w:ins w:id="199" w:author="Author"/>
        </w:rPr>
      </w:pPr>
      <w:ins w:id="200" w:author="Author">
        <w:r>
          <w:t>Assuming MCIT is appropriate the OLT will:</w:t>
        </w:r>
      </w:ins>
    </w:p>
    <w:p w14:paraId="4B8AFA7A" w14:textId="77777777" w:rsidR="00F36F34" w:rsidRDefault="00F36F34" w:rsidP="00635AB1">
      <w:pPr>
        <w:pStyle w:val="ListParagraph"/>
        <w:numPr>
          <w:ilvl w:val="0"/>
          <w:numId w:val="29"/>
        </w:numPr>
        <w:rPr>
          <w:ins w:id="201" w:author="Author"/>
        </w:rPr>
      </w:pPr>
      <w:ins w:id="202" w:author="Author">
        <w:r>
          <w:t>Establish a multicast XGEM for transport of the desired image data.</w:t>
        </w:r>
      </w:ins>
    </w:p>
    <w:p w14:paraId="2DB80013" w14:textId="77777777" w:rsidR="00F36F34" w:rsidRDefault="00F36F34" w:rsidP="00635AB1">
      <w:pPr>
        <w:pStyle w:val="ListParagraph"/>
        <w:numPr>
          <w:ilvl w:val="0"/>
          <w:numId w:val="29"/>
        </w:numPr>
        <w:rPr>
          <w:ins w:id="203" w:author="Author"/>
        </w:rPr>
      </w:pPr>
      <w:ins w:id="204" w:author="Author">
        <w:r>
          <w:t>Configure a GEM port network CTP (9.2.3/G.988) corresponding to the allocated XGEM with the Direction attribute encoded as ANI-to-UNI (2).</w:t>
        </w:r>
      </w:ins>
    </w:p>
    <w:p w14:paraId="06E7A602" w14:textId="77777777" w:rsidR="00F36F34" w:rsidRDefault="00F36F34" w:rsidP="00635AB1">
      <w:pPr>
        <w:pStyle w:val="ListParagraph"/>
        <w:numPr>
          <w:ilvl w:val="0"/>
          <w:numId w:val="29"/>
        </w:numPr>
        <w:rPr>
          <w:ins w:id="205" w:author="Author"/>
        </w:rPr>
      </w:pPr>
      <w:ins w:id="206" w:author="Author">
        <w:r>
          <w:t>Configure a Multicast GEM interworking termination point (9.2.5/G.988) associated with the GEM port network CTP.</w:t>
        </w:r>
      </w:ins>
    </w:p>
    <w:p w14:paraId="7FD84AAD" w14:textId="77777777" w:rsidR="00F36F34" w:rsidRDefault="00F36F34" w:rsidP="00635AB1">
      <w:pPr>
        <w:pStyle w:val="ListParagraph"/>
        <w:numPr>
          <w:ilvl w:val="0"/>
          <w:numId w:val="29"/>
        </w:numPr>
        <w:rPr>
          <w:ins w:id="207" w:author="Author"/>
        </w:rPr>
      </w:pPr>
      <w:ins w:id="208" w:author="Author">
        <w:r>
          <w:t>Configure a Large String ME with the content:  “mcit://&lt;MACDA&gt;/&lt;version&gt;”.  Where &lt;version&gt; is replaced with the MCIT version in use and &lt;MACDA&gt; is replaced with the Ethernet MAC destination address that can uniquely identify this image.  For example:  mcit://00-01-02-03-04-05/1.0.</w:t>
        </w:r>
      </w:ins>
    </w:p>
    <w:p w14:paraId="27B5D8A5" w14:textId="77777777" w:rsidR="00F36F34" w:rsidRDefault="00F36F34" w:rsidP="00635AB1">
      <w:pPr>
        <w:pStyle w:val="ListParagraph"/>
        <w:numPr>
          <w:ilvl w:val="0"/>
          <w:numId w:val="29"/>
        </w:numPr>
        <w:rPr>
          <w:ins w:id="209" w:author="Author"/>
        </w:rPr>
      </w:pPr>
      <w:ins w:id="210" w:author="Author">
        <w:r>
          <w:t>Configure a Network address ME instance (9.12.3/</w:t>
        </w:r>
        <w:r w:rsidRPr="008A360F">
          <w:t xml:space="preserve"> </w:t>
        </w:r>
        <w:r>
          <w:t>G.988) with a NULL Security Pointer and an Address Pointer referencing the Large String instance above.</w:t>
        </w:r>
      </w:ins>
    </w:p>
    <w:p w14:paraId="0644E6EB" w14:textId="77777777" w:rsidR="00F36F34" w:rsidRDefault="00F36F34" w:rsidP="00635AB1">
      <w:pPr>
        <w:pStyle w:val="ListParagraph"/>
        <w:numPr>
          <w:ilvl w:val="0"/>
          <w:numId w:val="29"/>
        </w:numPr>
        <w:rPr>
          <w:ins w:id="211" w:author="Author"/>
        </w:rPr>
      </w:pPr>
      <w:ins w:id="212" w:author="Author">
        <w:r>
          <w:t>Configure the FCSP instance as follows:</w:t>
        </w:r>
      </w:ins>
    </w:p>
    <w:p w14:paraId="1C5B88F5" w14:textId="77777777" w:rsidR="00F36F34" w:rsidRDefault="00F36F34" w:rsidP="00635AB1">
      <w:pPr>
        <w:pStyle w:val="ListParagraph"/>
        <w:numPr>
          <w:ilvl w:val="1"/>
          <w:numId w:val="29"/>
        </w:numPr>
        <w:rPr>
          <w:ins w:id="213" w:author="Author"/>
        </w:rPr>
      </w:pPr>
      <w:ins w:id="214" w:author="Author">
        <w:r>
          <w:t>Network Address:  set to a reference to the Network Address instance created above.</w:t>
        </w:r>
      </w:ins>
    </w:p>
    <w:p w14:paraId="7EA1F2B2" w14:textId="77777777" w:rsidR="00F36F34" w:rsidRDefault="00F36F34" w:rsidP="00635AB1">
      <w:pPr>
        <w:pStyle w:val="ListParagraph"/>
        <w:numPr>
          <w:ilvl w:val="1"/>
          <w:numId w:val="29"/>
        </w:numPr>
        <w:rPr>
          <w:ins w:id="215" w:author="Author"/>
        </w:rPr>
      </w:pPr>
      <w:ins w:id="216" w:author="Author">
        <w:r>
          <w:t>Associated ME Class:  This should identify the multicast GEM interworking TP ME class</w:t>
        </w:r>
      </w:ins>
    </w:p>
    <w:p w14:paraId="25E892BF" w14:textId="77777777" w:rsidR="00F36F34" w:rsidRDefault="00F36F34" w:rsidP="00635AB1">
      <w:pPr>
        <w:pStyle w:val="ListParagraph"/>
        <w:numPr>
          <w:ilvl w:val="1"/>
          <w:numId w:val="29"/>
        </w:numPr>
        <w:rPr>
          <w:ins w:id="217" w:author="Author"/>
        </w:rPr>
      </w:pPr>
      <w:ins w:id="218" w:author="Author">
        <w:r>
          <w:t>Associated ME Class Instance:  This should identify the multicast GEM interworking TP ME Class instance created above.</w:t>
        </w:r>
      </w:ins>
    </w:p>
    <w:p w14:paraId="66527B6E" w14:textId="77777777" w:rsidR="00F36F34" w:rsidRDefault="00F36F34" w:rsidP="00635AB1">
      <w:pPr>
        <w:pStyle w:val="ListParagraph"/>
        <w:numPr>
          <w:ilvl w:val="1"/>
          <w:numId w:val="29"/>
        </w:numPr>
        <w:rPr>
          <w:ins w:id="219" w:author="Author"/>
        </w:rPr>
      </w:pPr>
      <w:ins w:id="220" w:author="Author">
        <w:r>
          <w:t>Configuration Portal Table:  This attribute will be used for additional configuration for MCIT as well as to initiate actions related to MCIT.  In the MCIT usage context the format of the Configuration Portal Table rows will be 1 index byte followed by 24 bytes of NULL terminated ASCII content.  The ASCII content will be of the form ‘&lt;name&gt;: &lt;value&gt;’.  If 24 bytes are not sufficient to encode the name/value pair the ASCII ‘\’ (back-slash) may be used to indicate the name/value pair will continue in the next numeric index received.  The index byte only has significance when a set of name/value pairs is being transferred to the ONU.  Following transfer uniqueness is identified by the ASCII &lt;name&gt;.  The following attribute names are defined for MCIT v1.0:</w:t>
        </w:r>
      </w:ins>
    </w:p>
    <w:p w14:paraId="05562732" w14:textId="77777777" w:rsidR="00F36F34" w:rsidRDefault="00F36F34" w:rsidP="00635AB1">
      <w:pPr>
        <w:pStyle w:val="ListParagraph"/>
        <w:numPr>
          <w:ilvl w:val="2"/>
          <w:numId w:val="29"/>
        </w:numPr>
        <w:rPr>
          <w:ins w:id="221" w:author="Author"/>
        </w:rPr>
      </w:pPr>
      <w:ins w:id="222" w:author="Author">
        <w:r>
          <w:t>me-ref:  &lt;representation_of_4_byte_me_class_an_me_id&gt;.  The instance associated with the requested download (e.g., Software Image – ME-ID 1: 0x00070001)</w:t>
        </w:r>
      </w:ins>
    </w:p>
    <w:p w14:paraId="552A62C8" w14:textId="77777777" w:rsidR="00F36F34" w:rsidRDefault="00F36F34" w:rsidP="00635AB1">
      <w:pPr>
        <w:pStyle w:val="ListParagraph"/>
        <w:numPr>
          <w:ilvl w:val="2"/>
          <w:numId w:val="29"/>
        </w:numPr>
        <w:rPr>
          <w:ins w:id="223" w:author="Author"/>
        </w:rPr>
      </w:pPr>
      <w:ins w:id="224" w:author="Author">
        <w:r>
          <w:t>image-size:  &lt;size_in_bytes&gt;.  (optional) The Image size in bytes</w:t>
        </w:r>
      </w:ins>
    </w:p>
    <w:p w14:paraId="561C86A5" w14:textId="77777777" w:rsidR="00F36F34" w:rsidRDefault="00F36F34" w:rsidP="00635AB1">
      <w:pPr>
        <w:pStyle w:val="ListParagraph"/>
        <w:numPr>
          <w:ilvl w:val="2"/>
          <w:numId w:val="29"/>
        </w:numPr>
        <w:rPr>
          <w:ins w:id="225" w:author="Author"/>
        </w:rPr>
      </w:pPr>
      <w:ins w:id="226" w:author="Author">
        <w:r>
          <w:t>action: {start|abort|clear|status|show-config}.  The action request from OLT to ONU</w:t>
        </w:r>
      </w:ins>
    </w:p>
    <w:p w14:paraId="1F6648AD" w14:textId="77777777" w:rsidR="00F36F34" w:rsidRDefault="00F36F34" w:rsidP="00635AB1">
      <w:pPr>
        <w:pStyle w:val="ListParagraph"/>
        <w:numPr>
          <w:ilvl w:val="3"/>
          <w:numId w:val="29"/>
        </w:numPr>
        <w:rPr>
          <w:ins w:id="227" w:author="Author"/>
        </w:rPr>
      </w:pPr>
      <w:ins w:id="228" w:author="Author">
        <w:r>
          <w:t>start:  initiate image acquisition</w:t>
        </w:r>
      </w:ins>
    </w:p>
    <w:p w14:paraId="31FEDB6E" w14:textId="77777777" w:rsidR="00F36F34" w:rsidRDefault="00F36F34" w:rsidP="00635AB1">
      <w:pPr>
        <w:pStyle w:val="ListParagraph"/>
        <w:numPr>
          <w:ilvl w:val="3"/>
          <w:numId w:val="29"/>
        </w:numPr>
        <w:rPr>
          <w:ins w:id="229" w:author="Author"/>
        </w:rPr>
      </w:pPr>
      <w:ins w:id="230" w:author="Author">
        <w:r>
          <w:lastRenderedPageBreak/>
          <w:t>abort:  abort image acquisition</w:t>
        </w:r>
      </w:ins>
    </w:p>
    <w:p w14:paraId="1934E8D9" w14:textId="77777777" w:rsidR="00F36F34" w:rsidRDefault="00F36F34" w:rsidP="00635AB1">
      <w:pPr>
        <w:pStyle w:val="ListParagraph"/>
        <w:numPr>
          <w:ilvl w:val="3"/>
          <w:numId w:val="29"/>
        </w:numPr>
        <w:rPr>
          <w:ins w:id="231" w:author="Author"/>
        </w:rPr>
      </w:pPr>
      <w:ins w:id="232" w:author="Author">
        <w:r>
          <w:t>clear:  clear all MCIT related configuration</w:t>
        </w:r>
      </w:ins>
    </w:p>
    <w:p w14:paraId="1DD5972A" w14:textId="77777777" w:rsidR="00F36F34" w:rsidRDefault="00F36F34" w:rsidP="00635AB1">
      <w:pPr>
        <w:pStyle w:val="ListParagraph"/>
        <w:numPr>
          <w:ilvl w:val="3"/>
          <w:numId w:val="29"/>
        </w:numPr>
        <w:rPr>
          <w:ins w:id="233" w:author="Author"/>
        </w:rPr>
      </w:pPr>
      <w:ins w:id="234" w:author="Author">
        <w:r>
          <w:t>status:  report current acquisition status</w:t>
        </w:r>
      </w:ins>
    </w:p>
    <w:p w14:paraId="2614E0EE" w14:textId="77777777" w:rsidR="00F36F34" w:rsidRDefault="00F36F34" w:rsidP="00635AB1">
      <w:pPr>
        <w:pStyle w:val="ListParagraph"/>
        <w:numPr>
          <w:ilvl w:val="3"/>
          <w:numId w:val="29"/>
        </w:numPr>
        <w:rPr>
          <w:ins w:id="235" w:author="Author"/>
        </w:rPr>
      </w:pPr>
      <w:ins w:id="236" w:author="Author">
        <w:r>
          <w:t>show-config:  report current name/value pairs instantiated at the ONU including those with default values.</w:t>
        </w:r>
      </w:ins>
    </w:p>
    <w:p w14:paraId="0A05C68F" w14:textId="77777777" w:rsidR="00F36F34" w:rsidRDefault="00F36F34" w:rsidP="00635AB1">
      <w:pPr>
        <w:pStyle w:val="ListParagraph"/>
        <w:numPr>
          <w:ilvl w:val="1"/>
          <w:numId w:val="29"/>
        </w:numPr>
        <w:rPr>
          <w:ins w:id="237" w:author="Author"/>
        </w:rPr>
      </w:pPr>
      <w:ins w:id="238" w:author="Author">
        <w:r>
          <w:t>Config Portal Result:  used per section 7.1.6 of this document.  A value of 2 would be used by the ONU to indicate a reject of the Configuration Portal Table content.</w:t>
        </w:r>
      </w:ins>
    </w:p>
    <w:p w14:paraId="1A9F02FD" w14:textId="77777777" w:rsidR="00F36F34" w:rsidRDefault="00F36F34" w:rsidP="00635AB1">
      <w:pPr>
        <w:pStyle w:val="ListParagraph"/>
        <w:numPr>
          <w:ilvl w:val="1"/>
          <w:numId w:val="29"/>
        </w:numPr>
        <w:rPr>
          <w:ins w:id="239" w:author="Author"/>
        </w:rPr>
      </w:pPr>
      <w:ins w:id="240" w:author="Author">
        <w:r>
          <w:t>Status Message Available:  users per section 7.1.6 of this document.</w:t>
        </w:r>
      </w:ins>
    </w:p>
    <w:p w14:paraId="61426FBC" w14:textId="77777777" w:rsidR="00F36F34" w:rsidRDefault="00F36F34" w:rsidP="00635AB1">
      <w:pPr>
        <w:pStyle w:val="ListParagraph"/>
        <w:numPr>
          <w:ilvl w:val="1"/>
          <w:numId w:val="29"/>
        </w:numPr>
        <w:rPr>
          <w:ins w:id="241" w:author="Author"/>
        </w:rPr>
      </w:pPr>
      <w:ins w:id="242" w:author="Author">
        <w:r>
          <w:t>Status Message:  This will be the main exchange medium for events from the ONU to OLT.  The following TLVs are used for status message encoding related the MCIT v1.0:</w:t>
        </w:r>
      </w:ins>
    </w:p>
    <w:p w14:paraId="4CC5789B" w14:textId="77777777" w:rsidR="00F36F34" w:rsidRDefault="00F36F34" w:rsidP="00635AB1">
      <w:pPr>
        <w:pStyle w:val="ListParagraph"/>
        <w:numPr>
          <w:ilvl w:val="2"/>
          <w:numId w:val="29"/>
        </w:numPr>
        <w:rPr>
          <w:ins w:id="243" w:author="Author"/>
        </w:rPr>
      </w:pPr>
      <w:ins w:id="244" w:author="Author">
        <w:r>
          <w:t>New Tag item identifier:  0x000C – Error Code 2 byte code point</w:t>
        </w:r>
      </w:ins>
    </w:p>
    <w:p w14:paraId="4EB0AF12" w14:textId="77777777" w:rsidR="00F36F34" w:rsidRDefault="00F36F34" w:rsidP="00635AB1">
      <w:pPr>
        <w:pStyle w:val="ListParagraph"/>
        <w:numPr>
          <w:ilvl w:val="3"/>
          <w:numId w:val="29"/>
        </w:numPr>
        <w:rPr>
          <w:ins w:id="245" w:author="Author"/>
        </w:rPr>
      </w:pPr>
      <w:ins w:id="246" w:author="Author">
        <w:r>
          <w:t>0 – ok / success</w:t>
        </w:r>
      </w:ins>
    </w:p>
    <w:p w14:paraId="6B391A6E" w14:textId="77777777" w:rsidR="00F36F34" w:rsidRDefault="00F36F34" w:rsidP="00635AB1">
      <w:pPr>
        <w:pStyle w:val="ListParagraph"/>
        <w:numPr>
          <w:ilvl w:val="3"/>
          <w:numId w:val="29"/>
        </w:numPr>
        <w:rPr>
          <w:ins w:id="247" w:author="Author"/>
        </w:rPr>
      </w:pPr>
      <w:ins w:id="248" w:author="Author">
        <w:r>
          <w:t>1 – processing error</w:t>
        </w:r>
      </w:ins>
    </w:p>
    <w:p w14:paraId="08B7E673" w14:textId="77777777" w:rsidR="00F36F34" w:rsidRDefault="00F36F34" w:rsidP="00635AB1">
      <w:pPr>
        <w:pStyle w:val="ListParagraph"/>
        <w:numPr>
          <w:ilvl w:val="3"/>
          <w:numId w:val="29"/>
        </w:numPr>
        <w:rPr>
          <w:ins w:id="249" w:author="Author"/>
        </w:rPr>
      </w:pPr>
      <w:ins w:id="250" w:author="Author">
        <w:r>
          <w:t>2 – not supported</w:t>
        </w:r>
      </w:ins>
    </w:p>
    <w:p w14:paraId="12108041" w14:textId="77777777" w:rsidR="00F36F34" w:rsidRDefault="00F36F34" w:rsidP="00635AB1">
      <w:pPr>
        <w:pStyle w:val="ListParagraph"/>
        <w:numPr>
          <w:ilvl w:val="3"/>
          <w:numId w:val="29"/>
        </w:numPr>
        <w:rPr>
          <w:ins w:id="251" w:author="Author"/>
        </w:rPr>
      </w:pPr>
      <w:ins w:id="252" w:author="Author">
        <w:r>
          <w:t>3 – parameter error</w:t>
        </w:r>
      </w:ins>
    </w:p>
    <w:p w14:paraId="1E14F31D" w14:textId="77777777" w:rsidR="00F36F34" w:rsidRDefault="00F36F34" w:rsidP="00635AB1">
      <w:pPr>
        <w:pStyle w:val="ListParagraph"/>
        <w:numPr>
          <w:ilvl w:val="3"/>
          <w:numId w:val="29"/>
        </w:numPr>
        <w:rPr>
          <w:ins w:id="253" w:author="Author"/>
        </w:rPr>
      </w:pPr>
      <w:ins w:id="254" w:author="Author">
        <w:r>
          <w:t>4 – unknown attribute</w:t>
        </w:r>
      </w:ins>
    </w:p>
    <w:p w14:paraId="24BF6D8A" w14:textId="77777777" w:rsidR="00F36F34" w:rsidRDefault="00F36F34" w:rsidP="00635AB1">
      <w:pPr>
        <w:pStyle w:val="ListParagraph"/>
        <w:numPr>
          <w:ilvl w:val="3"/>
          <w:numId w:val="29"/>
        </w:numPr>
        <w:rPr>
          <w:ins w:id="255" w:author="Author"/>
        </w:rPr>
      </w:pPr>
      <w:ins w:id="256" w:author="Author">
        <w:r>
          <w:t>5 – unknown attribute instance</w:t>
        </w:r>
      </w:ins>
    </w:p>
    <w:p w14:paraId="5ED9FDFB" w14:textId="77777777" w:rsidR="00F36F34" w:rsidRDefault="00F36F34" w:rsidP="00635AB1">
      <w:pPr>
        <w:pStyle w:val="ListParagraph"/>
        <w:numPr>
          <w:ilvl w:val="3"/>
          <w:numId w:val="29"/>
        </w:numPr>
        <w:rPr>
          <w:ins w:id="257" w:author="Author"/>
        </w:rPr>
      </w:pPr>
      <w:ins w:id="258" w:author="Author">
        <w:r>
          <w:t>6 – device busy</w:t>
        </w:r>
      </w:ins>
    </w:p>
    <w:p w14:paraId="6BF15E86" w14:textId="77777777" w:rsidR="00F36F34" w:rsidRDefault="00F36F34" w:rsidP="00635AB1">
      <w:pPr>
        <w:pStyle w:val="ListParagraph"/>
        <w:numPr>
          <w:ilvl w:val="3"/>
          <w:numId w:val="29"/>
        </w:numPr>
        <w:rPr>
          <w:ins w:id="259" w:author="Author"/>
        </w:rPr>
      </w:pPr>
      <w:ins w:id="260" w:author="Author">
        <w:r>
          <w:t>7 – instance exists</w:t>
        </w:r>
      </w:ins>
    </w:p>
    <w:p w14:paraId="25C41A71" w14:textId="77777777" w:rsidR="00F36F34" w:rsidRDefault="00F36F34" w:rsidP="00635AB1">
      <w:pPr>
        <w:pStyle w:val="ListParagraph"/>
        <w:numPr>
          <w:ilvl w:val="3"/>
          <w:numId w:val="29"/>
        </w:numPr>
        <w:rPr>
          <w:ins w:id="261" w:author="Author"/>
        </w:rPr>
      </w:pPr>
      <w:ins w:id="262" w:author="Author">
        <w:r>
          <w:t>8 – unsupported attribute value</w:t>
        </w:r>
      </w:ins>
    </w:p>
    <w:p w14:paraId="6F3719EB" w14:textId="77777777" w:rsidR="00F36F34" w:rsidRDefault="00F36F34" w:rsidP="00635AB1">
      <w:pPr>
        <w:pStyle w:val="ListParagraph"/>
        <w:numPr>
          <w:ilvl w:val="3"/>
          <w:numId w:val="29"/>
        </w:numPr>
        <w:rPr>
          <w:ins w:id="263" w:author="Author"/>
        </w:rPr>
      </w:pPr>
      <w:ins w:id="264" w:author="Author">
        <w:r>
          <w:t>9 – attribute failed</w:t>
        </w:r>
      </w:ins>
    </w:p>
    <w:p w14:paraId="2FEA4768" w14:textId="77777777" w:rsidR="00F36F34" w:rsidRDefault="00F36F34" w:rsidP="00635AB1">
      <w:pPr>
        <w:pStyle w:val="ListParagraph"/>
        <w:numPr>
          <w:ilvl w:val="3"/>
          <w:numId w:val="29"/>
        </w:numPr>
        <w:rPr>
          <w:ins w:id="265" w:author="Author"/>
        </w:rPr>
      </w:pPr>
      <w:ins w:id="266" w:author="Author">
        <w:r>
          <w:t>10 – action aborted</w:t>
        </w:r>
      </w:ins>
    </w:p>
    <w:p w14:paraId="49C21E26" w14:textId="77777777" w:rsidR="00F36F34" w:rsidRDefault="00F36F34" w:rsidP="00635AB1">
      <w:pPr>
        <w:pStyle w:val="ListParagraph"/>
        <w:numPr>
          <w:ilvl w:val="3"/>
          <w:numId w:val="29"/>
        </w:numPr>
        <w:rPr>
          <w:ins w:id="267" w:author="Author"/>
        </w:rPr>
      </w:pPr>
      <w:ins w:id="268" w:author="Author">
        <w:r>
          <w:t>11 – action in progress</w:t>
        </w:r>
      </w:ins>
    </w:p>
    <w:p w14:paraId="370B6894" w14:textId="77777777" w:rsidR="00F36F34" w:rsidRDefault="00F36F34" w:rsidP="00635AB1">
      <w:pPr>
        <w:pStyle w:val="ListParagraph"/>
        <w:numPr>
          <w:ilvl w:val="3"/>
          <w:numId w:val="29"/>
        </w:numPr>
        <w:rPr>
          <w:ins w:id="269" w:author="Author"/>
        </w:rPr>
      </w:pPr>
      <w:ins w:id="270" w:author="Author">
        <w:r>
          <w:t>12 – remote failure</w:t>
        </w:r>
      </w:ins>
    </w:p>
    <w:p w14:paraId="4BB7C843" w14:textId="77777777" w:rsidR="00F36F34" w:rsidRDefault="00F36F34" w:rsidP="00635AB1">
      <w:pPr>
        <w:pStyle w:val="ListParagraph"/>
        <w:numPr>
          <w:ilvl w:val="3"/>
          <w:numId w:val="29"/>
        </w:numPr>
        <w:rPr>
          <w:ins w:id="271" w:author="Author"/>
        </w:rPr>
      </w:pPr>
      <w:ins w:id="272" w:author="Author">
        <w:r>
          <w:t>13 – local failure</w:t>
        </w:r>
      </w:ins>
    </w:p>
    <w:p w14:paraId="648A8BA7" w14:textId="77777777" w:rsidR="00F36F34" w:rsidRDefault="00F36F34" w:rsidP="00635AB1">
      <w:pPr>
        <w:pStyle w:val="ListParagraph"/>
        <w:numPr>
          <w:ilvl w:val="2"/>
          <w:numId w:val="29"/>
        </w:numPr>
        <w:rPr>
          <w:ins w:id="273" w:author="Author"/>
        </w:rPr>
      </w:pPr>
      <w:ins w:id="274" w:author="Author">
        <w:r>
          <w:t>Existing 0x000B – Information Text TLV will be utilized of additional error descriptions</w:t>
        </w:r>
      </w:ins>
    </w:p>
    <w:p w14:paraId="321C734A" w14:textId="77777777" w:rsidR="00F36F34" w:rsidRDefault="00F36F34" w:rsidP="00F36F34">
      <w:pPr>
        <w:rPr>
          <w:ins w:id="275" w:author="Author"/>
        </w:rPr>
      </w:pPr>
    </w:p>
    <w:p w14:paraId="087FADC3" w14:textId="77777777" w:rsidR="00F36F34" w:rsidRDefault="00F36F34" w:rsidP="00F36F34">
      <w:pPr>
        <w:rPr>
          <w:ins w:id="276" w:author="Author"/>
        </w:rPr>
      </w:pPr>
      <w:ins w:id="277" w:author="Author">
        <w:r>
          <w:t>Once MCIT type download is found to be applicable to the ONU the OLT will apply configuration to the ONT to allow the image acquisition path to be installed.  Example Configuration Portal Table set:</w:t>
        </w:r>
      </w:ins>
    </w:p>
    <w:tbl>
      <w:tblPr>
        <w:tblStyle w:val="TableGrid"/>
        <w:tblW w:w="8910" w:type="dxa"/>
        <w:tblInd w:w="-185" w:type="dxa"/>
        <w:tblLayout w:type="fixed"/>
        <w:tblLook w:val="04A0" w:firstRow="1" w:lastRow="0" w:firstColumn="1" w:lastColumn="0" w:noHBand="0" w:noVBand="1"/>
      </w:tblPr>
      <w:tblGrid>
        <w:gridCol w:w="720"/>
        <w:gridCol w:w="258"/>
        <w:gridCol w:w="328"/>
        <w:gridCol w:w="328"/>
        <w:gridCol w:w="328"/>
        <w:gridCol w:w="328"/>
        <w:gridCol w:w="328"/>
        <w:gridCol w:w="328"/>
        <w:gridCol w:w="328"/>
        <w:gridCol w:w="328"/>
        <w:gridCol w:w="356"/>
        <w:gridCol w:w="360"/>
        <w:gridCol w:w="360"/>
        <w:gridCol w:w="360"/>
        <w:gridCol w:w="360"/>
        <w:gridCol w:w="270"/>
        <w:gridCol w:w="360"/>
        <w:gridCol w:w="360"/>
        <w:gridCol w:w="360"/>
        <w:gridCol w:w="270"/>
        <w:gridCol w:w="272"/>
        <w:gridCol w:w="360"/>
        <w:gridCol w:w="360"/>
        <w:gridCol w:w="360"/>
        <w:gridCol w:w="270"/>
        <w:gridCol w:w="270"/>
      </w:tblGrid>
      <w:tr w:rsidR="00F36F34" w:rsidRPr="00F155D7" w14:paraId="70C0C413" w14:textId="77777777" w:rsidTr="00C82474">
        <w:trPr>
          <w:ins w:id="278" w:author="Author"/>
        </w:trPr>
        <w:tc>
          <w:tcPr>
            <w:tcW w:w="720" w:type="dxa"/>
          </w:tcPr>
          <w:p w14:paraId="2539B715" w14:textId="77777777" w:rsidR="00F36F34" w:rsidRPr="00F155D7" w:rsidRDefault="00F36F34" w:rsidP="00C82474">
            <w:pPr>
              <w:rPr>
                <w:ins w:id="279" w:author="Author"/>
                <w:b/>
                <w:bCs/>
              </w:rPr>
            </w:pPr>
            <w:ins w:id="280" w:author="Author">
              <w:r w:rsidRPr="00F155D7">
                <w:rPr>
                  <w:b/>
                  <w:bCs/>
                </w:rPr>
                <w:t>BYTE</w:t>
              </w:r>
            </w:ins>
          </w:p>
        </w:tc>
        <w:tc>
          <w:tcPr>
            <w:tcW w:w="258" w:type="dxa"/>
          </w:tcPr>
          <w:p w14:paraId="32315EAC" w14:textId="77777777" w:rsidR="00F36F34" w:rsidRPr="00F155D7" w:rsidRDefault="00F36F34" w:rsidP="00C82474">
            <w:pPr>
              <w:rPr>
                <w:ins w:id="281" w:author="Author"/>
                <w:b/>
                <w:bCs/>
              </w:rPr>
            </w:pPr>
            <w:ins w:id="282" w:author="Author">
              <w:r w:rsidRPr="00F155D7">
                <w:rPr>
                  <w:b/>
                  <w:bCs/>
                </w:rPr>
                <w:t>1</w:t>
              </w:r>
            </w:ins>
          </w:p>
        </w:tc>
        <w:tc>
          <w:tcPr>
            <w:tcW w:w="328" w:type="dxa"/>
          </w:tcPr>
          <w:p w14:paraId="2B09AF3F" w14:textId="77777777" w:rsidR="00F36F34" w:rsidRPr="00F155D7" w:rsidRDefault="00F36F34" w:rsidP="00C82474">
            <w:pPr>
              <w:rPr>
                <w:ins w:id="283" w:author="Author"/>
                <w:b/>
                <w:bCs/>
              </w:rPr>
            </w:pPr>
            <w:ins w:id="284" w:author="Author">
              <w:r w:rsidRPr="00F155D7">
                <w:rPr>
                  <w:b/>
                  <w:bCs/>
                </w:rPr>
                <w:t>2</w:t>
              </w:r>
            </w:ins>
          </w:p>
        </w:tc>
        <w:tc>
          <w:tcPr>
            <w:tcW w:w="328" w:type="dxa"/>
          </w:tcPr>
          <w:p w14:paraId="2D94D7A8" w14:textId="77777777" w:rsidR="00F36F34" w:rsidRPr="00F155D7" w:rsidRDefault="00F36F34" w:rsidP="00C82474">
            <w:pPr>
              <w:rPr>
                <w:ins w:id="285" w:author="Author"/>
                <w:b/>
                <w:bCs/>
              </w:rPr>
            </w:pPr>
            <w:ins w:id="286" w:author="Author">
              <w:r w:rsidRPr="00F155D7">
                <w:rPr>
                  <w:b/>
                  <w:bCs/>
                </w:rPr>
                <w:t>3</w:t>
              </w:r>
            </w:ins>
          </w:p>
        </w:tc>
        <w:tc>
          <w:tcPr>
            <w:tcW w:w="328" w:type="dxa"/>
          </w:tcPr>
          <w:p w14:paraId="422224B8" w14:textId="77777777" w:rsidR="00F36F34" w:rsidRPr="00F155D7" w:rsidRDefault="00F36F34" w:rsidP="00C82474">
            <w:pPr>
              <w:rPr>
                <w:ins w:id="287" w:author="Author"/>
                <w:b/>
                <w:bCs/>
              </w:rPr>
            </w:pPr>
            <w:ins w:id="288" w:author="Author">
              <w:r w:rsidRPr="00F155D7">
                <w:rPr>
                  <w:b/>
                  <w:bCs/>
                </w:rPr>
                <w:t>4</w:t>
              </w:r>
            </w:ins>
          </w:p>
        </w:tc>
        <w:tc>
          <w:tcPr>
            <w:tcW w:w="328" w:type="dxa"/>
          </w:tcPr>
          <w:p w14:paraId="32E774C5" w14:textId="77777777" w:rsidR="00F36F34" w:rsidRPr="00F155D7" w:rsidRDefault="00F36F34" w:rsidP="00C82474">
            <w:pPr>
              <w:rPr>
                <w:ins w:id="289" w:author="Author"/>
                <w:b/>
                <w:bCs/>
              </w:rPr>
            </w:pPr>
            <w:ins w:id="290" w:author="Author">
              <w:r w:rsidRPr="00F155D7">
                <w:rPr>
                  <w:b/>
                  <w:bCs/>
                </w:rPr>
                <w:t>5</w:t>
              </w:r>
            </w:ins>
          </w:p>
        </w:tc>
        <w:tc>
          <w:tcPr>
            <w:tcW w:w="328" w:type="dxa"/>
          </w:tcPr>
          <w:p w14:paraId="74777FCE" w14:textId="77777777" w:rsidR="00F36F34" w:rsidRPr="00F155D7" w:rsidRDefault="00F36F34" w:rsidP="00C82474">
            <w:pPr>
              <w:rPr>
                <w:ins w:id="291" w:author="Author"/>
                <w:b/>
                <w:bCs/>
              </w:rPr>
            </w:pPr>
            <w:ins w:id="292" w:author="Author">
              <w:r w:rsidRPr="00F155D7">
                <w:rPr>
                  <w:b/>
                  <w:bCs/>
                </w:rPr>
                <w:t>6</w:t>
              </w:r>
            </w:ins>
          </w:p>
        </w:tc>
        <w:tc>
          <w:tcPr>
            <w:tcW w:w="328" w:type="dxa"/>
          </w:tcPr>
          <w:p w14:paraId="276F04AA" w14:textId="77777777" w:rsidR="00F36F34" w:rsidRPr="00F155D7" w:rsidRDefault="00F36F34" w:rsidP="00C82474">
            <w:pPr>
              <w:rPr>
                <w:ins w:id="293" w:author="Author"/>
                <w:b/>
                <w:bCs/>
              </w:rPr>
            </w:pPr>
            <w:ins w:id="294" w:author="Author">
              <w:r w:rsidRPr="00F155D7">
                <w:rPr>
                  <w:b/>
                  <w:bCs/>
                </w:rPr>
                <w:t>7</w:t>
              </w:r>
            </w:ins>
          </w:p>
        </w:tc>
        <w:tc>
          <w:tcPr>
            <w:tcW w:w="328" w:type="dxa"/>
          </w:tcPr>
          <w:p w14:paraId="6912A6ED" w14:textId="77777777" w:rsidR="00F36F34" w:rsidRPr="00F155D7" w:rsidRDefault="00F36F34" w:rsidP="00C82474">
            <w:pPr>
              <w:rPr>
                <w:ins w:id="295" w:author="Author"/>
                <w:b/>
                <w:bCs/>
              </w:rPr>
            </w:pPr>
            <w:ins w:id="296" w:author="Author">
              <w:r w:rsidRPr="00F155D7">
                <w:rPr>
                  <w:b/>
                  <w:bCs/>
                </w:rPr>
                <w:t>8</w:t>
              </w:r>
            </w:ins>
          </w:p>
        </w:tc>
        <w:tc>
          <w:tcPr>
            <w:tcW w:w="328" w:type="dxa"/>
          </w:tcPr>
          <w:p w14:paraId="0B9AC2A5" w14:textId="77777777" w:rsidR="00F36F34" w:rsidRPr="00F155D7" w:rsidRDefault="00F36F34" w:rsidP="00C82474">
            <w:pPr>
              <w:rPr>
                <w:ins w:id="297" w:author="Author"/>
                <w:b/>
                <w:bCs/>
              </w:rPr>
            </w:pPr>
            <w:ins w:id="298" w:author="Author">
              <w:r w:rsidRPr="00F155D7">
                <w:rPr>
                  <w:b/>
                  <w:bCs/>
                </w:rPr>
                <w:t>9</w:t>
              </w:r>
            </w:ins>
          </w:p>
        </w:tc>
        <w:tc>
          <w:tcPr>
            <w:tcW w:w="356" w:type="dxa"/>
          </w:tcPr>
          <w:p w14:paraId="4B29E0AC" w14:textId="77777777" w:rsidR="00F36F34" w:rsidRPr="00F155D7" w:rsidRDefault="00F36F34" w:rsidP="00C82474">
            <w:pPr>
              <w:rPr>
                <w:ins w:id="299" w:author="Author"/>
                <w:b/>
                <w:bCs/>
              </w:rPr>
            </w:pPr>
            <w:ins w:id="300" w:author="Author">
              <w:r w:rsidRPr="00F155D7">
                <w:rPr>
                  <w:b/>
                  <w:bCs/>
                </w:rPr>
                <w:t>10</w:t>
              </w:r>
            </w:ins>
          </w:p>
        </w:tc>
        <w:tc>
          <w:tcPr>
            <w:tcW w:w="360" w:type="dxa"/>
          </w:tcPr>
          <w:p w14:paraId="209D112F" w14:textId="77777777" w:rsidR="00F36F34" w:rsidRPr="00F155D7" w:rsidRDefault="00F36F34" w:rsidP="00C82474">
            <w:pPr>
              <w:rPr>
                <w:ins w:id="301" w:author="Author"/>
                <w:b/>
                <w:bCs/>
              </w:rPr>
            </w:pPr>
            <w:ins w:id="302" w:author="Author">
              <w:r w:rsidRPr="00F155D7">
                <w:rPr>
                  <w:b/>
                  <w:bCs/>
                </w:rPr>
                <w:t>11</w:t>
              </w:r>
            </w:ins>
          </w:p>
        </w:tc>
        <w:tc>
          <w:tcPr>
            <w:tcW w:w="360" w:type="dxa"/>
          </w:tcPr>
          <w:p w14:paraId="44A904BA" w14:textId="77777777" w:rsidR="00F36F34" w:rsidRPr="00F155D7" w:rsidRDefault="00F36F34" w:rsidP="00C82474">
            <w:pPr>
              <w:rPr>
                <w:ins w:id="303" w:author="Author"/>
                <w:b/>
                <w:bCs/>
              </w:rPr>
            </w:pPr>
            <w:ins w:id="304" w:author="Author">
              <w:r w:rsidRPr="00F155D7">
                <w:rPr>
                  <w:b/>
                  <w:bCs/>
                </w:rPr>
                <w:t>12</w:t>
              </w:r>
            </w:ins>
          </w:p>
        </w:tc>
        <w:tc>
          <w:tcPr>
            <w:tcW w:w="360" w:type="dxa"/>
          </w:tcPr>
          <w:p w14:paraId="23272671" w14:textId="77777777" w:rsidR="00F36F34" w:rsidRPr="00F155D7" w:rsidRDefault="00F36F34" w:rsidP="00C82474">
            <w:pPr>
              <w:rPr>
                <w:ins w:id="305" w:author="Author"/>
                <w:b/>
                <w:bCs/>
              </w:rPr>
            </w:pPr>
            <w:ins w:id="306" w:author="Author">
              <w:r w:rsidRPr="00F155D7">
                <w:rPr>
                  <w:b/>
                  <w:bCs/>
                </w:rPr>
                <w:t>13</w:t>
              </w:r>
            </w:ins>
          </w:p>
        </w:tc>
        <w:tc>
          <w:tcPr>
            <w:tcW w:w="360" w:type="dxa"/>
          </w:tcPr>
          <w:p w14:paraId="2FFA92D8" w14:textId="77777777" w:rsidR="00F36F34" w:rsidRPr="00F155D7" w:rsidRDefault="00F36F34" w:rsidP="00C82474">
            <w:pPr>
              <w:rPr>
                <w:ins w:id="307" w:author="Author"/>
                <w:b/>
                <w:bCs/>
              </w:rPr>
            </w:pPr>
            <w:ins w:id="308" w:author="Author">
              <w:r w:rsidRPr="00F155D7">
                <w:rPr>
                  <w:b/>
                  <w:bCs/>
                </w:rPr>
                <w:t>14</w:t>
              </w:r>
            </w:ins>
          </w:p>
        </w:tc>
        <w:tc>
          <w:tcPr>
            <w:tcW w:w="270" w:type="dxa"/>
          </w:tcPr>
          <w:p w14:paraId="3AE0417C" w14:textId="77777777" w:rsidR="00F36F34" w:rsidRPr="00F155D7" w:rsidRDefault="00F36F34" w:rsidP="00C82474">
            <w:pPr>
              <w:rPr>
                <w:ins w:id="309" w:author="Author"/>
                <w:b/>
                <w:bCs/>
              </w:rPr>
            </w:pPr>
            <w:ins w:id="310" w:author="Author">
              <w:r w:rsidRPr="00F155D7">
                <w:rPr>
                  <w:b/>
                  <w:bCs/>
                </w:rPr>
                <w:t>15</w:t>
              </w:r>
            </w:ins>
          </w:p>
        </w:tc>
        <w:tc>
          <w:tcPr>
            <w:tcW w:w="360" w:type="dxa"/>
          </w:tcPr>
          <w:p w14:paraId="483D03CB" w14:textId="77777777" w:rsidR="00F36F34" w:rsidRPr="00F155D7" w:rsidRDefault="00F36F34" w:rsidP="00C82474">
            <w:pPr>
              <w:rPr>
                <w:ins w:id="311" w:author="Author"/>
                <w:b/>
                <w:bCs/>
              </w:rPr>
            </w:pPr>
            <w:ins w:id="312" w:author="Author">
              <w:r w:rsidRPr="00F155D7">
                <w:rPr>
                  <w:b/>
                  <w:bCs/>
                </w:rPr>
                <w:t>16</w:t>
              </w:r>
            </w:ins>
          </w:p>
        </w:tc>
        <w:tc>
          <w:tcPr>
            <w:tcW w:w="360" w:type="dxa"/>
          </w:tcPr>
          <w:p w14:paraId="67C7631A" w14:textId="77777777" w:rsidR="00F36F34" w:rsidRPr="00F155D7" w:rsidRDefault="00F36F34" w:rsidP="00C82474">
            <w:pPr>
              <w:rPr>
                <w:ins w:id="313" w:author="Author"/>
                <w:b/>
                <w:bCs/>
              </w:rPr>
            </w:pPr>
            <w:ins w:id="314" w:author="Author">
              <w:r w:rsidRPr="00F155D7">
                <w:rPr>
                  <w:b/>
                  <w:bCs/>
                </w:rPr>
                <w:t>17</w:t>
              </w:r>
            </w:ins>
          </w:p>
        </w:tc>
        <w:tc>
          <w:tcPr>
            <w:tcW w:w="360" w:type="dxa"/>
          </w:tcPr>
          <w:p w14:paraId="6731CCE9" w14:textId="77777777" w:rsidR="00F36F34" w:rsidRPr="00F155D7" w:rsidRDefault="00F36F34" w:rsidP="00C82474">
            <w:pPr>
              <w:rPr>
                <w:ins w:id="315" w:author="Author"/>
                <w:b/>
                <w:bCs/>
              </w:rPr>
            </w:pPr>
            <w:ins w:id="316" w:author="Author">
              <w:r w:rsidRPr="00F155D7">
                <w:rPr>
                  <w:b/>
                  <w:bCs/>
                </w:rPr>
                <w:t>18</w:t>
              </w:r>
            </w:ins>
          </w:p>
        </w:tc>
        <w:tc>
          <w:tcPr>
            <w:tcW w:w="270" w:type="dxa"/>
          </w:tcPr>
          <w:p w14:paraId="7C8EF922" w14:textId="77777777" w:rsidR="00F36F34" w:rsidRPr="00F155D7" w:rsidRDefault="00F36F34" w:rsidP="00C82474">
            <w:pPr>
              <w:rPr>
                <w:ins w:id="317" w:author="Author"/>
                <w:b/>
                <w:bCs/>
              </w:rPr>
            </w:pPr>
            <w:ins w:id="318" w:author="Author">
              <w:r w:rsidRPr="00F155D7">
                <w:rPr>
                  <w:b/>
                  <w:bCs/>
                </w:rPr>
                <w:t>19</w:t>
              </w:r>
            </w:ins>
          </w:p>
        </w:tc>
        <w:tc>
          <w:tcPr>
            <w:tcW w:w="272" w:type="dxa"/>
          </w:tcPr>
          <w:p w14:paraId="13F87C2C" w14:textId="77777777" w:rsidR="00F36F34" w:rsidRPr="00F155D7" w:rsidRDefault="00F36F34" w:rsidP="00C82474">
            <w:pPr>
              <w:rPr>
                <w:ins w:id="319" w:author="Author"/>
                <w:b/>
                <w:bCs/>
              </w:rPr>
            </w:pPr>
            <w:ins w:id="320" w:author="Author">
              <w:r w:rsidRPr="00F155D7">
                <w:rPr>
                  <w:b/>
                  <w:bCs/>
                </w:rPr>
                <w:t>20</w:t>
              </w:r>
            </w:ins>
          </w:p>
        </w:tc>
        <w:tc>
          <w:tcPr>
            <w:tcW w:w="360" w:type="dxa"/>
          </w:tcPr>
          <w:p w14:paraId="3EC07056" w14:textId="77777777" w:rsidR="00F36F34" w:rsidRPr="00F155D7" w:rsidRDefault="00F36F34" w:rsidP="00C82474">
            <w:pPr>
              <w:rPr>
                <w:ins w:id="321" w:author="Author"/>
                <w:b/>
                <w:bCs/>
              </w:rPr>
            </w:pPr>
            <w:ins w:id="322" w:author="Author">
              <w:r w:rsidRPr="00F155D7">
                <w:rPr>
                  <w:b/>
                  <w:bCs/>
                </w:rPr>
                <w:t>21</w:t>
              </w:r>
            </w:ins>
          </w:p>
        </w:tc>
        <w:tc>
          <w:tcPr>
            <w:tcW w:w="360" w:type="dxa"/>
          </w:tcPr>
          <w:p w14:paraId="77A2709A" w14:textId="77777777" w:rsidR="00F36F34" w:rsidRPr="00F155D7" w:rsidRDefault="00F36F34" w:rsidP="00C82474">
            <w:pPr>
              <w:rPr>
                <w:ins w:id="323" w:author="Author"/>
                <w:b/>
                <w:bCs/>
              </w:rPr>
            </w:pPr>
            <w:ins w:id="324" w:author="Author">
              <w:r w:rsidRPr="00F155D7">
                <w:rPr>
                  <w:b/>
                  <w:bCs/>
                </w:rPr>
                <w:t>22</w:t>
              </w:r>
            </w:ins>
          </w:p>
        </w:tc>
        <w:tc>
          <w:tcPr>
            <w:tcW w:w="360" w:type="dxa"/>
          </w:tcPr>
          <w:p w14:paraId="2DC6AA39" w14:textId="77777777" w:rsidR="00F36F34" w:rsidRPr="00F155D7" w:rsidRDefault="00F36F34" w:rsidP="00C82474">
            <w:pPr>
              <w:rPr>
                <w:ins w:id="325" w:author="Author"/>
                <w:b/>
                <w:bCs/>
              </w:rPr>
            </w:pPr>
            <w:ins w:id="326" w:author="Author">
              <w:r w:rsidRPr="00F155D7">
                <w:rPr>
                  <w:b/>
                  <w:bCs/>
                </w:rPr>
                <w:t>23</w:t>
              </w:r>
            </w:ins>
          </w:p>
        </w:tc>
        <w:tc>
          <w:tcPr>
            <w:tcW w:w="270" w:type="dxa"/>
          </w:tcPr>
          <w:p w14:paraId="397D244D" w14:textId="77777777" w:rsidR="00F36F34" w:rsidRPr="00F155D7" w:rsidDel="00F520F1" w:rsidRDefault="00F36F34" w:rsidP="00C82474">
            <w:pPr>
              <w:rPr>
                <w:ins w:id="327" w:author="Author"/>
                <w:b/>
                <w:bCs/>
              </w:rPr>
            </w:pPr>
            <w:ins w:id="328" w:author="Author">
              <w:r w:rsidRPr="00F155D7">
                <w:rPr>
                  <w:b/>
                  <w:bCs/>
                </w:rPr>
                <w:t>24</w:t>
              </w:r>
            </w:ins>
          </w:p>
        </w:tc>
        <w:tc>
          <w:tcPr>
            <w:tcW w:w="270" w:type="dxa"/>
          </w:tcPr>
          <w:p w14:paraId="10E65E6A" w14:textId="77777777" w:rsidR="00F36F34" w:rsidRPr="00F155D7" w:rsidRDefault="00F36F34" w:rsidP="00C82474">
            <w:pPr>
              <w:rPr>
                <w:ins w:id="329" w:author="Author"/>
                <w:b/>
                <w:bCs/>
              </w:rPr>
            </w:pPr>
            <w:ins w:id="330" w:author="Author">
              <w:r w:rsidRPr="00F155D7">
                <w:rPr>
                  <w:b/>
                  <w:bCs/>
                </w:rPr>
                <w:t>25</w:t>
              </w:r>
            </w:ins>
          </w:p>
        </w:tc>
      </w:tr>
      <w:tr w:rsidR="00F36F34" w14:paraId="4364A671" w14:textId="77777777" w:rsidTr="00C82474">
        <w:trPr>
          <w:ins w:id="331" w:author="Author"/>
        </w:trPr>
        <w:tc>
          <w:tcPr>
            <w:tcW w:w="720" w:type="dxa"/>
          </w:tcPr>
          <w:p w14:paraId="2E2EF641" w14:textId="77777777" w:rsidR="00F36F34" w:rsidRDefault="00F36F34" w:rsidP="00C82474">
            <w:pPr>
              <w:rPr>
                <w:ins w:id="332" w:author="Author"/>
              </w:rPr>
            </w:pPr>
          </w:p>
        </w:tc>
        <w:tc>
          <w:tcPr>
            <w:tcW w:w="258" w:type="dxa"/>
          </w:tcPr>
          <w:p w14:paraId="5AA9DE13" w14:textId="77777777" w:rsidR="00F36F34" w:rsidRDefault="00F36F34" w:rsidP="00C82474">
            <w:pPr>
              <w:rPr>
                <w:ins w:id="333" w:author="Author"/>
              </w:rPr>
            </w:pPr>
            <w:ins w:id="334" w:author="Author">
              <w:r>
                <w:t>1</w:t>
              </w:r>
            </w:ins>
          </w:p>
        </w:tc>
        <w:tc>
          <w:tcPr>
            <w:tcW w:w="328" w:type="dxa"/>
          </w:tcPr>
          <w:p w14:paraId="41B95D2A" w14:textId="77777777" w:rsidR="00F36F34" w:rsidRDefault="00F36F34" w:rsidP="00C82474">
            <w:pPr>
              <w:rPr>
                <w:ins w:id="335" w:author="Author"/>
              </w:rPr>
            </w:pPr>
            <w:ins w:id="336" w:author="Author">
              <w:r>
                <w:t>m</w:t>
              </w:r>
            </w:ins>
          </w:p>
        </w:tc>
        <w:tc>
          <w:tcPr>
            <w:tcW w:w="328" w:type="dxa"/>
          </w:tcPr>
          <w:p w14:paraId="7F37DB10" w14:textId="77777777" w:rsidR="00F36F34" w:rsidRDefault="00F36F34" w:rsidP="00C82474">
            <w:pPr>
              <w:rPr>
                <w:ins w:id="337" w:author="Author"/>
              </w:rPr>
            </w:pPr>
            <w:ins w:id="338" w:author="Author">
              <w:r>
                <w:t>e</w:t>
              </w:r>
            </w:ins>
          </w:p>
        </w:tc>
        <w:tc>
          <w:tcPr>
            <w:tcW w:w="328" w:type="dxa"/>
          </w:tcPr>
          <w:p w14:paraId="1CDBE79B" w14:textId="77777777" w:rsidR="00F36F34" w:rsidRDefault="00F36F34" w:rsidP="00C82474">
            <w:pPr>
              <w:rPr>
                <w:ins w:id="339" w:author="Author"/>
              </w:rPr>
            </w:pPr>
            <w:ins w:id="340" w:author="Author">
              <w:r>
                <w:t>-</w:t>
              </w:r>
            </w:ins>
          </w:p>
        </w:tc>
        <w:tc>
          <w:tcPr>
            <w:tcW w:w="328" w:type="dxa"/>
          </w:tcPr>
          <w:p w14:paraId="3B50E346" w14:textId="77777777" w:rsidR="00F36F34" w:rsidRDefault="00F36F34" w:rsidP="00C82474">
            <w:pPr>
              <w:rPr>
                <w:ins w:id="341" w:author="Author"/>
              </w:rPr>
            </w:pPr>
            <w:ins w:id="342" w:author="Author">
              <w:r>
                <w:t>r</w:t>
              </w:r>
            </w:ins>
          </w:p>
        </w:tc>
        <w:tc>
          <w:tcPr>
            <w:tcW w:w="328" w:type="dxa"/>
          </w:tcPr>
          <w:p w14:paraId="292BD696" w14:textId="77777777" w:rsidR="00F36F34" w:rsidRDefault="00F36F34" w:rsidP="00C82474">
            <w:pPr>
              <w:rPr>
                <w:ins w:id="343" w:author="Author"/>
              </w:rPr>
            </w:pPr>
            <w:ins w:id="344" w:author="Author">
              <w:r>
                <w:t>e</w:t>
              </w:r>
            </w:ins>
          </w:p>
        </w:tc>
        <w:tc>
          <w:tcPr>
            <w:tcW w:w="328" w:type="dxa"/>
          </w:tcPr>
          <w:p w14:paraId="11D41063" w14:textId="77777777" w:rsidR="00F36F34" w:rsidRDefault="00F36F34" w:rsidP="00C82474">
            <w:pPr>
              <w:rPr>
                <w:ins w:id="345" w:author="Author"/>
              </w:rPr>
            </w:pPr>
            <w:ins w:id="346" w:author="Author">
              <w:r>
                <w:t>f</w:t>
              </w:r>
            </w:ins>
          </w:p>
        </w:tc>
        <w:tc>
          <w:tcPr>
            <w:tcW w:w="328" w:type="dxa"/>
          </w:tcPr>
          <w:p w14:paraId="0F855BEB" w14:textId="77777777" w:rsidR="00F36F34" w:rsidRDefault="00F36F34" w:rsidP="00C82474">
            <w:pPr>
              <w:rPr>
                <w:ins w:id="347" w:author="Author"/>
              </w:rPr>
            </w:pPr>
            <w:ins w:id="348" w:author="Author">
              <w:r>
                <w:t>:</w:t>
              </w:r>
            </w:ins>
          </w:p>
        </w:tc>
        <w:tc>
          <w:tcPr>
            <w:tcW w:w="328" w:type="dxa"/>
          </w:tcPr>
          <w:p w14:paraId="0A23F175" w14:textId="77777777" w:rsidR="00F36F34" w:rsidRDefault="00F36F34" w:rsidP="00C82474">
            <w:pPr>
              <w:rPr>
                <w:ins w:id="349" w:author="Author"/>
              </w:rPr>
            </w:pPr>
          </w:p>
        </w:tc>
        <w:tc>
          <w:tcPr>
            <w:tcW w:w="356" w:type="dxa"/>
          </w:tcPr>
          <w:p w14:paraId="1FF2D9FE" w14:textId="77777777" w:rsidR="00F36F34" w:rsidRDefault="00F36F34" w:rsidP="00C82474">
            <w:pPr>
              <w:rPr>
                <w:ins w:id="350" w:author="Author"/>
              </w:rPr>
            </w:pPr>
            <w:ins w:id="351" w:author="Author">
              <w:r>
                <w:t>0</w:t>
              </w:r>
            </w:ins>
          </w:p>
        </w:tc>
        <w:tc>
          <w:tcPr>
            <w:tcW w:w="360" w:type="dxa"/>
          </w:tcPr>
          <w:p w14:paraId="42A19980" w14:textId="77777777" w:rsidR="00F36F34" w:rsidRDefault="00F36F34" w:rsidP="00C82474">
            <w:pPr>
              <w:rPr>
                <w:ins w:id="352" w:author="Author"/>
              </w:rPr>
            </w:pPr>
            <w:ins w:id="353" w:author="Author">
              <w:r>
                <w:t>X</w:t>
              </w:r>
            </w:ins>
          </w:p>
        </w:tc>
        <w:tc>
          <w:tcPr>
            <w:tcW w:w="360" w:type="dxa"/>
          </w:tcPr>
          <w:p w14:paraId="4C8A8E21" w14:textId="77777777" w:rsidR="00F36F34" w:rsidRDefault="00F36F34" w:rsidP="00C82474">
            <w:pPr>
              <w:rPr>
                <w:ins w:id="354" w:author="Author"/>
              </w:rPr>
            </w:pPr>
            <w:ins w:id="355" w:author="Author">
              <w:r>
                <w:t>0</w:t>
              </w:r>
            </w:ins>
          </w:p>
        </w:tc>
        <w:tc>
          <w:tcPr>
            <w:tcW w:w="360" w:type="dxa"/>
          </w:tcPr>
          <w:p w14:paraId="7A7B5E87" w14:textId="77777777" w:rsidR="00F36F34" w:rsidRDefault="00F36F34" w:rsidP="00C82474">
            <w:pPr>
              <w:rPr>
                <w:ins w:id="356" w:author="Author"/>
              </w:rPr>
            </w:pPr>
            <w:ins w:id="357" w:author="Author">
              <w:r>
                <w:t>0</w:t>
              </w:r>
            </w:ins>
          </w:p>
        </w:tc>
        <w:tc>
          <w:tcPr>
            <w:tcW w:w="360" w:type="dxa"/>
          </w:tcPr>
          <w:p w14:paraId="69E65960" w14:textId="77777777" w:rsidR="00F36F34" w:rsidRDefault="00F36F34" w:rsidP="00C82474">
            <w:pPr>
              <w:rPr>
                <w:ins w:id="358" w:author="Author"/>
              </w:rPr>
            </w:pPr>
            <w:ins w:id="359" w:author="Author">
              <w:r>
                <w:t>0</w:t>
              </w:r>
            </w:ins>
          </w:p>
        </w:tc>
        <w:tc>
          <w:tcPr>
            <w:tcW w:w="270" w:type="dxa"/>
          </w:tcPr>
          <w:p w14:paraId="44FFAD4A" w14:textId="77777777" w:rsidR="00F36F34" w:rsidRDefault="00F36F34" w:rsidP="00C82474">
            <w:pPr>
              <w:rPr>
                <w:ins w:id="360" w:author="Author"/>
              </w:rPr>
            </w:pPr>
            <w:ins w:id="361" w:author="Author">
              <w:r>
                <w:t>7</w:t>
              </w:r>
            </w:ins>
          </w:p>
        </w:tc>
        <w:tc>
          <w:tcPr>
            <w:tcW w:w="360" w:type="dxa"/>
          </w:tcPr>
          <w:p w14:paraId="1FA7BB90" w14:textId="77777777" w:rsidR="00F36F34" w:rsidRDefault="00F36F34" w:rsidP="00C82474">
            <w:pPr>
              <w:rPr>
                <w:ins w:id="362" w:author="Author"/>
              </w:rPr>
            </w:pPr>
            <w:ins w:id="363" w:author="Author">
              <w:r>
                <w:t>0</w:t>
              </w:r>
            </w:ins>
          </w:p>
        </w:tc>
        <w:tc>
          <w:tcPr>
            <w:tcW w:w="360" w:type="dxa"/>
          </w:tcPr>
          <w:p w14:paraId="00D34853" w14:textId="77777777" w:rsidR="00F36F34" w:rsidRDefault="00F36F34" w:rsidP="00C82474">
            <w:pPr>
              <w:rPr>
                <w:ins w:id="364" w:author="Author"/>
              </w:rPr>
            </w:pPr>
            <w:ins w:id="365" w:author="Author">
              <w:r>
                <w:t>0</w:t>
              </w:r>
            </w:ins>
          </w:p>
        </w:tc>
        <w:tc>
          <w:tcPr>
            <w:tcW w:w="360" w:type="dxa"/>
          </w:tcPr>
          <w:p w14:paraId="448A56CB" w14:textId="77777777" w:rsidR="00F36F34" w:rsidRDefault="00F36F34" w:rsidP="00C82474">
            <w:pPr>
              <w:rPr>
                <w:ins w:id="366" w:author="Author"/>
              </w:rPr>
            </w:pPr>
            <w:ins w:id="367" w:author="Author">
              <w:r>
                <w:t>0</w:t>
              </w:r>
            </w:ins>
          </w:p>
        </w:tc>
        <w:tc>
          <w:tcPr>
            <w:tcW w:w="270" w:type="dxa"/>
          </w:tcPr>
          <w:p w14:paraId="0A307DE5" w14:textId="77777777" w:rsidR="00F36F34" w:rsidDel="00F520F1" w:rsidRDefault="00F36F34" w:rsidP="00C82474">
            <w:pPr>
              <w:rPr>
                <w:ins w:id="368" w:author="Author"/>
              </w:rPr>
            </w:pPr>
            <w:ins w:id="369" w:author="Author">
              <w:r>
                <w:t>1</w:t>
              </w:r>
            </w:ins>
          </w:p>
        </w:tc>
        <w:tc>
          <w:tcPr>
            <w:tcW w:w="272" w:type="dxa"/>
          </w:tcPr>
          <w:p w14:paraId="015A7876" w14:textId="77777777" w:rsidR="00F36F34" w:rsidDel="00F520F1" w:rsidRDefault="00F36F34" w:rsidP="00C82474">
            <w:pPr>
              <w:rPr>
                <w:ins w:id="370" w:author="Author"/>
              </w:rPr>
            </w:pPr>
          </w:p>
        </w:tc>
        <w:tc>
          <w:tcPr>
            <w:tcW w:w="360" w:type="dxa"/>
          </w:tcPr>
          <w:p w14:paraId="06CBF82C" w14:textId="77777777" w:rsidR="00F36F34" w:rsidDel="00F520F1" w:rsidRDefault="00F36F34" w:rsidP="00C82474">
            <w:pPr>
              <w:rPr>
                <w:ins w:id="371" w:author="Author"/>
              </w:rPr>
            </w:pPr>
          </w:p>
        </w:tc>
        <w:tc>
          <w:tcPr>
            <w:tcW w:w="360" w:type="dxa"/>
          </w:tcPr>
          <w:p w14:paraId="59FC7764" w14:textId="77777777" w:rsidR="00F36F34" w:rsidDel="00F520F1" w:rsidRDefault="00F36F34" w:rsidP="00C82474">
            <w:pPr>
              <w:rPr>
                <w:ins w:id="372" w:author="Author"/>
              </w:rPr>
            </w:pPr>
          </w:p>
        </w:tc>
        <w:tc>
          <w:tcPr>
            <w:tcW w:w="360" w:type="dxa"/>
          </w:tcPr>
          <w:p w14:paraId="457D20A4" w14:textId="77777777" w:rsidR="00F36F34" w:rsidDel="00F520F1" w:rsidRDefault="00F36F34" w:rsidP="00C82474">
            <w:pPr>
              <w:rPr>
                <w:ins w:id="373" w:author="Author"/>
              </w:rPr>
            </w:pPr>
          </w:p>
        </w:tc>
        <w:tc>
          <w:tcPr>
            <w:tcW w:w="270" w:type="dxa"/>
          </w:tcPr>
          <w:p w14:paraId="6C5A058C" w14:textId="77777777" w:rsidR="00F36F34" w:rsidRDefault="00F36F34" w:rsidP="00C82474">
            <w:pPr>
              <w:rPr>
                <w:ins w:id="374" w:author="Author"/>
              </w:rPr>
            </w:pPr>
          </w:p>
        </w:tc>
        <w:tc>
          <w:tcPr>
            <w:tcW w:w="270" w:type="dxa"/>
          </w:tcPr>
          <w:p w14:paraId="5493C11F" w14:textId="77777777" w:rsidR="00F36F34" w:rsidDel="00F520F1" w:rsidRDefault="00F36F34" w:rsidP="00C82474">
            <w:pPr>
              <w:rPr>
                <w:ins w:id="375" w:author="Author"/>
              </w:rPr>
            </w:pPr>
          </w:p>
        </w:tc>
      </w:tr>
      <w:tr w:rsidR="00F36F34" w14:paraId="7EB28002" w14:textId="77777777" w:rsidTr="00C82474">
        <w:trPr>
          <w:ins w:id="376" w:author="Author"/>
        </w:trPr>
        <w:tc>
          <w:tcPr>
            <w:tcW w:w="720" w:type="dxa"/>
          </w:tcPr>
          <w:p w14:paraId="07521146" w14:textId="77777777" w:rsidR="00F36F34" w:rsidRDefault="00F36F34" w:rsidP="00C82474">
            <w:pPr>
              <w:rPr>
                <w:ins w:id="377" w:author="Author"/>
              </w:rPr>
            </w:pPr>
          </w:p>
        </w:tc>
        <w:tc>
          <w:tcPr>
            <w:tcW w:w="258" w:type="dxa"/>
          </w:tcPr>
          <w:p w14:paraId="726D6432" w14:textId="77777777" w:rsidR="00F36F34" w:rsidRDefault="00F36F34" w:rsidP="00C82474">
            <w:pPr>
              <w:rPr>
                <w:ins w:id="378" w:author="Author"/>
              </w:rPr>
            </w:pPr>
            <w:ins w:id="379" w:author="Author">
              <w:r>
                <w:t>2</w:t>
              </w:r>
            </w:ins>
          </w:p>
        </w:tc>
        <w:tc>
          <w:tcPr>
            <w:tcW w:w="328" w:type="dxa"/>
          </w:tcPr>
          <w:p w14:paraId="69A9D416" w14:textId="77777777" w:rsidR="00F36F34" w:rsidRDefault="00F36F34" w:rsidP="00C82474">
            <w:pPr>
              <w:rPr>
                <w:ins w:id="380" w:author="Author"/>
              </w:rPr>
            </w:pPr>
            <w:ins w:id="381" w:author="Author">
              <w:r>
                <w:t>i</w:t>
              </w:r>
            </w:ins>
          </w:p>
        </w:tc>
        <w:tc>
          <w:tcPr>
            <w:tcW w:w="328" w:type="dxa"/>
          </w:tcPr>
          <w:p w14:paraId="333A4EFF" w14:textId="77777777" w:rsidR="00F36F34" w:rsidRDefault="00F36F34" w:rsidP="00C82474">
            <w:pPr>
              <w:rPr>
                <w:ins w:id="382" w:author="Author"/>
              </w:rPr>
            </w:pPr>
            <w:ins w:id="383" w:author="Author">
              <w:r>
                <w:t>m</w:t>
              </w:r>
            </w:ins>
          </w:p>
        </w:tc>
        <w:tc>
          <w:tcPr>
            <w:tcW w:w="328" w:type="dxa"/>
          </w:tcPr>
          <w:p w14:paraId="5EF561E7" w14:textId="77777777" w:rsidR="00F36F34" w:rsidRDefault="00F36F34" w:rsidP="00C82474">
            <w:pPr>
              <w:rPr>
                <w:ins w:id="384" w:author="Author"/>
              </w:rPr>
            </w:pPr>
            <w:ins w:id="385" w:author="Author">
              <w:r>
                <w:t>a</w:t>
              </w:r>
            </w:ins>
          </w:p>
        </w:tc>
        <w:tc>
          <w:tcPr>
            <w:tcW w:w="328" w:type="dxa"/>
          </w:tcPr>
          <w:p w14:paraId="06B9CFE3" w14:textId="77777777" w:rsidR="00F36F34" w:rsidRDefault="00F36F34" w:rsidP="00C82474">
            <w:pPr>
              <w:rPr>
                <w:ins w:id="386" w:author="Author"/>
              </w:rPr>
            </w:pPr>
            <w:ins w:id="387" w:author="Author">
              <w:r>
                <w:t>g</w:t>
              </w:r>
            </w:ins>
          </w:p>
        </w:tc>
        <w:tc>
          <w:tcPr>
            <w:tcW w:w="328" w:type="dxa"/>
          </w:tcPr>
          <w:p w14:paraId="2168D956" w14:textId="77777777" w:rsidR="00F36F34" w:rsidRDefault="00F36F34" w:rsidP="00C82474">
            <w:pPr>
              <w:rPr>
                <w:ins w:id="388" w:author="Author"/>
              </w:rPr>
            </w:pPr>
            <w:ins w:id="389" w:author="Author">
              <w:r>
                <w:t>e</w:t>
              </w:r>
            </w:ins>
          </w:p>
        </w:tc>
        <w:tc>
          <w:tcPr>
            <w:tcW w:w="328" w:type="dxa"/>
          </w:tcPr>
          <w:p w14:paraId="4E666F9D" w14:textId="77777777" w:rsidR="00F36F34" w:rsidRDefault="00F36F34" w:rsidP="00C82474">
            <w:pPr>
              <w:rPr>
                <w:ins w:id="390" w:author="Author"/>
              </w:rPr>
            </w:pPr>
            <w:ins w:id="391" w:author="Author">
              <w:r>
                <w:t>-</w:t>
              </w:r>
            </w:ins>
          </w:p>
        </w:tc>
        <w:tc>
          <w:tcPr>
            <w:tcW w:w="328" w:type="dxa"/>
          </w:tcPr>
          <w:p w14:paraId="4AD4BCCA" w14:textId="77777777" w:rsidR="00F36F34" w:rsidRDefault="00F36F34" w:rsidP="00C82474">
            <w:pPr>
              <w:rPr>
                <w:ins w:id="392" w:author="Author"/>
              </w:rPr>
            </w:pPr>
            <w:ins w:id="393" w:author="Author">
              <w:r>
                <w:t>s</w:t>
              </w:r>
            </w:ins>
          </w:p>
        </w:tc>
        <w:tc>
          <w:tcPr>
            <w:tcW w:w="328" w:type="dxa"/>
          </w:tcPr>
          <w:p w14:paraId="5E5B7AA8" w14:textId="77777777" w:rsidR="00F36F34" w:rsidRDefault="00F36F34" w:rsidP="00C82474">
            <w:pPr>
              <w:rPr>
                <w:ins w:id="394" w:author="Author"/>
              </w:rPr>
            </w:pPr>
            <w:ins w:id="395" w:author="Author">
              <w:r>
                <w:t>i</w:t>
              </w:r>
            </w:ins>
          </w:p>
        </w:tc>
        <w:tc>
          <w:tcPr>
            <w:tcW w:w="356" w:type="dxa"/>
          </w:tcPr>
          <w:p w14:paraId="767D60BC" w14:textId="77777777" w:rsidR="00F36F34" w:rsidRDefault="00F36F34" w:rsidP="00C82474">
            <w:pPr>
              <w:rPr>
                <w:ins w:id="396" w:author="Author"/>
              </w:rPr>
            </w:pPr>
            <w:ins w:id="397" w:author="Author">
              <w:r>
                <w:t>z</w:t>
              </w:r>
            </w:ins>
          </w:p>
        </w:tc>
        <w:tc>
          <w:tcPr>
            <w:tcW w:w="360" w:type="dxa"/>
          </w:tcPr>
          <w:p w14:paraId="42F5071B" w14:textId="77777777" w:rsidR="00F36F34" w:rsidRDefault="00F36F34" w:rsidP="00C82474">
            <w:pPr>
              <w:rPr>
                <w:ins w:id="398" w:author="Author"/>
              </w:rPr>
            </w:pPr>
            <w:ins w:id="399" w:author="Author">
              <w:r>
                <w:t>e</w:t>
              </w:r>
            </w:ins>
          </w:p>
        </w:tc>
        <w:tc>
          <w:tcPr>
            <w:tcW w:w="360" w:type="dxa"/>
          </w:tcPr>
          <w:p w14:paraId="4D1E658F" w14:textId="77777777" w:rsidR="00F36F34" w:rsidRDefault="00F36F34" w:rsidP="00C82474">
            <w:pPr>
              <w:rPr>
                <w:ins w:id="400" w:author="Author"/>
              </w:rPr>
            </w:pPr>
            <w:ins w:id="401" w:author="Author">
              <w:r>
                <w:t>:</w:t>
              </w:r>
            </w:ins>
          </w:p>
        </w:tc>
        <w:tc>
          <w:tcPr>
            <w:tcW w:w="360" w:type="dxa"/>
          </w:tcPr>
          <w:p w14:paraId="222AF51E" w14:textId="77777777" w:rsidR="00F36F34" w:rsidRDefault="00F36F34" w:rsidP="00C82474">
            <w:pPr>
              <w:rPr>
                <w:ins w:id="402" w:author="Author"/>
              </w:rPr>
            </w:pPr>
          </w:p>
        </w:tc>
        <w:tc>
          <w:tcPr>
            <w:tcW w:w="360" w:type="dxa"/>
          </w:tcPr>
          <w:p w14:paraId="650A5564" w14:textId="77777777" w:rsidR="00F36F34" w:rsidRDefault="00F36F34" w:rsidP="00C82474">
            <w:pPr>
              <w:rPr>
                <w:ins w:id="403" w:author="Author"/>
              </w:rPr>
            </w:pPr>
            <w:ins w:id="404" w:author="Author">
              <w:r>
                <w:t>5</w:t>
              </w:r>
            </w:ins>
          </w:p>
        </w:tc>
        <w:tc>
          <w:tcPr>
            <w:tcW w:w="270" w:type="dxa"/>
          </w:tcPr>
          <w:p w14:paraId="587AC0D5" w14:textId="77777777" w:rsidR="00F36F34" w:rsidRDefault="00F36F34" w:rsidP="00C82474">
            <w:pPr>
              <w:rPr>
                <w:ins w:id="405" w:author="Author"/>
              </w:rPr>
            </w:pPr>
            <w:ins w:id="406" w:author="Author">
              <w:r>
                <w:t>3</w:t>
              </w:r>
            </w:ins>
          </w:p>
        </w:tc>
        <w:tc>
          <w:tcPr>
            <w:tcW w:w="360" w:type="dxa"/>
          </w:tcPr>
          <w:p w14:paraId="78448D9B" w14:textId="77777777" w:rsidR="00F36F34" w:rsidRDefault="00F36F34" w:rsidP="00C82474">
            <w:pPr>
              <w:rPr>
                <w:ins w:id="407" w:author="Author"/>
              </w:rPr>
            </w:pPr>
            <w:ins w:id="408" w:author="Author">
              <w:r>
                <w:t>4</w:t>
              </w:r>
            </w:ins>
          </w:p>
        </w:tc>
        <w:tc>
          <w:tcPr>
            <w:tcW w:w="360" w:type="dxa"/>
          </w:tcPr>
          <w:p w14:paraId="78F97887" w14:textId="77777777" w:rsidR="00F36F34" w:rsidRDefault="00F36F34" w:rsidP="00C82474">
            <w:pPr>
              <w:rPr>
                <w:ins w:id="409" w:author="Author"/>
              </w:rPr>
            </w:pPr>
            <w:ins w:id="410" w:author="Author">
              <w:r>
                <w:t>9</w:t>
              </w:r>
            </w:ins>
          </w:p>
        </w:tc>
        <w:tc>
          <w:tcPr>
            <w:tcW w:w="360" w:type="dxa"/>
          </w:tcPr>
          <w:p w14:paraId="1591D1C0" w14:textId="77777777" w:rsidR="00F36F34" w:rsidRDefault="00F36F34" w:rsidP="00C82474">
            <w:pPr>
              <w:rPr>
                <w:ins w:id="411" w:author="Author"/>
              </w:rPr>
            </w:pPr>
            <w:ins w:id="412" w:author="Author">
              <w:r>
                <w:t>0</w:t>
              </w:r>
            </w:ins>
          </w:p>
        </w:tc>
        <w:tc>
          <w:tcPr>
            <w:tcW w:w="270" w:type="dxa"/>
          </w:tcPr>
          <w:p w14:paraId="16286C39" w14:textId="77777777" w:rsidR="00F36F34" w:rsidRDefault="00F36F34" w:rsidP="00C82474">
            <w:pPr>
              <w:rPr>
                <w:ins w:id="413" w:author="Author"/>
              </w:rPr>
            </w:pPr>
            <w:ins w:id="414" w:author="Author">
              <w:r>
                <w:t>5</w:t>
              </w:r>
            </w:ins>
          </w:p>
        </w:tc>
        <w:tc>
          <w:tcPr>
            <w:tcW w:w="272" w:type="dxa"/>
          </w:tcPr>
          <w:p w14:paraId="27CC8666" w14:textId="77777777" w:rsidR="00F36F34" w:rsidDel="00F520F1" w:rsidRDefault="00F36F34" w:rsidP="00C82474">
            <w:pPr>
              <w:rPr>
                <w:ins w:id="415" w:author="Author"/>
              </w:rPr>
            </w:pPr>
            <w:ins w:id="416" w:author="Author">
              <w:r>
                <w:t>3</w:t>
              </w:r>
            </w:ins>
          </w:p>
        </w:tc>
        <w:tc>
          <w:tcPr>
            <w:tcW w:w="360" w:type="dxa"/>
          </w:tcPr>
          <w:p w14:paraId="6C4CB9AA" w14:textId="77777777" w:rsidR="00F36F34" w:rsidDel="00F520F1" w:rsidRDefault="00F36F34" w:rsidP="00C82474">
            <w:pPr>
              <w:rPr>
                <w:ins w:id="417" w:author="Author"/>
              </w:rPr>
            </w:pPr>
            <w:ins w:id="418" w:author="Author">
              <w:r>
                <w:t>2</w:t>
              </w:r>
            </w:ins>
          </w:p>
        </w:tc>
        <w:tc>
          <w:tcPr>
            <w:tcW w:w="360" w:type="dxa"/>
          </w:tcPr>
          <w:p w14:paraId="567B9AF4" w14:textId="77777777" w:rsidR="00F36F34" w:rsidDel="00F520F1" w:rsidRDefault="00F36F34" w:rsidP="00C82474">
            <w:pPr>
              <w:rPr>
                <w:ins w:id="419" w:author="Author"/>
              </w:rPr>
            </w:pPr>
          </w:p>
        </w:tc>
        <w:tc>
          <w:tcPr>
            <w:tcW w:w="360" w:type="dxa"/>
          </w:tcPr>
          <w:p w14:paraId="5EF46791" w14:textId="77777777" w:rsidR="00F36F34" w:rsidDel="00F520F1" w:rsidRDefault="00F36F34" w:rsidP="00C82474">
            <w:pPr>
              <w:rPr>
                <w:ins w:id="420" w:author="Author"/>
              </w:rPr>
            </w:pPr>
          </w:p>
        </w:tc>
        <w:tc>
          <w:tcPr>
            <w:tcW w:w="270" w:type="dxa"/>
          </w:tcPr>
          <w:p w14:paraId="61361937" w14:textId="77777777" w:rsidR="00F36F34" w:rsidRDefault="00F36F34" w:rsidP="00C82474">
            <w:pPr>
              <w:rPr>
                <w:ins w:id="421" w:author="Author"/>
              </w:rPr>
            </w:pPr>
          </w:p>
        </w:tc>
        <w:tc>
          <w:tcPr>
            <w:tcW w:w="270" w:type="dxa"/>
          </w:tcPr>
          <w:p w14:paraId="73723043" w14:textId="77777777" w:rsidR="00F36F34" w:rsidDel="00F520F1" w:rsidRDefault="00F36F34" w:rsidP="00C82474">
            <w:pPr>
              <w:rPr>
                <w:ins w:id="422" w:author="Author"/>
              </w:rPr>
            </w:pPr>
          </w:p>
        </w:tc>
      </w:tr>
    </w:tbl>
    <w:p w14:paraId="20E5CEBB" w14:textId="77777777" w:rsidR="00F36F34" w:rsidRDefault="00F36F34" w:rsidP="00F36F34">
      <w:pPr>
        <w:rPr>
          <w:ins w:id="423" w:author="Author"/>
        </w:rPr>
      </w:pPr>
    </w:p>
    <w:p w14:paraId="2B38951B" w14:textId="77777777" w:rsidR="00F36F34" w:rsidRDefault="00F36F34" w:rsidP="00F36F34">
      <w:pPr>
        <w:rPr>
          <w:ins w:id="424" w:author="Author"/>
        </w:rPr>
      </w:pPr>
      <w:ins w:id="425" w:author="Author">
        <w:r>
          <w:t>The OLT would then update the Configuration Portal Update Available attribute to initiate ONU processing of the request.</w:t>
        </w:r>
      </w:ins>
    </w:p>
    <w:p w14:paraId="34BCF6FD" w14:textId="77777777" w:rsidR="00F36F34" w:rsidRDefault="00F36F34" w:rsidP="00F36F34">
      <w:pPr>
        <w:rPr>
          <w:ins w:id="426" w:author="Author"/>
        </w:rPr>
      </w:pPr>
    </w:p>
    <w:p w14:paraId="505C1B01" w14:textId="77777777" w:rsidR="00F36F34" w:rsidRDefault="00F36F34" w:rsidP="00F36F34">
      <w:pPr>
        <w:rPr>
          <w:ins w:id="427" w:author="Author"/>
        </w:rPr>
      </w:pPr>
      <w:ins w:id="428" w:author="Author">
        <w:r>
          <w:t>The ONU would update the Configuration Portal Result with the basic result of the request:  1 – success; 2 – failure.  Upon failure the ONU may optionally provide further error information via the Status Message.</w:t>
        </w:r>
      </w:ins>
    </w:p>
    <w:p w14:paraId="7884E00F" w14:textId="77777777" w:rsidR="00F36F34" w:rsidRDefault="00F36F34" w:rsidP="00F36F34">
      <w:pPr>
        <w:rPr>
          <w:ins w:id="429" w:author="Author"/>
        </w:rPr>
      </w:pPr>
    </w:p>
    <w:p w14:paraId="1C949277" w14:textId="77777777" w:rsidR="00F36F34" w:rsidRDefault="00F36F34" w:rsidP="00F36F34">
      <w:pPr>
        <w:rPr>
          <w:ins w:id="430" w:author="Author"/>
        </w:rPr>
      </w:pPr>
      <w:ins w:id="431" w:author="Author">
        <w:r>
          <w:t>Assuming success the OLT would then set the start action to indicate to the ONU that image acquisition can begin.</w:t>
        </w:r>
      </w:ins>
    </w:p>
    <w:p w14:paraId="0AC3B22E" w14:textId="77777777" w:rsidR="00F36F34" w:rsidRDefault="00F36F34" w:rsidP="00F36F34">
      <w:pPr>
        <w:rPr>
          <w:ins w:id="432" w:author="Author"/>
        </w:rPr>
      </w:pPr>
    </w:p>
    <w:tbl>
      <w:tblPr>
        <w:tblStyle w:val="TableGrid"/>
        <w:tblW w:w="8910" w:type="dxa"/>
        <w:tblInd w:w="-185" w:type="dxa"/>
        <w:tblLayout w:type="fixed"/>
        <w:tblLook w:val="04A0" w:firstRow="1" w:lastRow="0" w:firstColumn="1" w:lastColumn="0" w:noHBand="0" w:noVBand="1"/>
      </w:tblPr>
      <w:tblGrid>
        <w:gridCol w:w="720"/>
        <w:gridCol w:w="258"/>
        <w:gridCol w:w="328"/>
        <w:gridCol w:w="328"/>
        <w:gridCol w:w="328"/>
        <w:gridCol w:w="328"/>
        <w:gridCol w:w="328"/>
        <w:gridCol w:w="328"/>
        <w:gridCol w:w="328"/>
        <w:gridCol w:w="328"/>
        <w:gridCol w:w="356"/>
        <w:gridCol w:w="360"/>
        <w:gridCol w:w="360"/>
        <w:gridCol w:w="360"/>
        <w:gridCol w:w="360"/>
        <w:gridCol w:w="270"/>
        <w:gridCol w:w="360"/>
        <w:gridCol w:w="360"/>
        <w:gridCol w:w="360"/>
        <w:gridCol w:w="270"/>
        <w:gridCol w:w="272"/>
        <w:gridCol w:w="360"/>
        <w:gridCol w:w="360"/>
        <w:gridCol w:w="360"/>
        <w:gridCol w:w="270"/>
        <w:gridCol w:w="270"/>
      </w:tblGrid>
      <w:tr w:rsidR="00F36F34" w:rsidRPr="00F155D7" w14:paraId="172287B3" w14:textId="77777777" w:rsidTr="00C82474">
        <w:trPr>
          <w:ins w:id="433" w:author="Author"/>
        </w:trPr>
        <w:tc>
          <w:tcPr>
            <w:tcW w:w="720" w:type="dxa"/>
          </w:tcPr>
          <w:p w14:paraId="1097451D" w14:textId="77777777" w:rsidR="00F36F34" w:rsidRPr="00F155D7" w:rsidRDefault="00F36F34" w:rsidP="00C82474">
            <w:pPr>
              <w:rPr>
                <w:ins w:id="434" w:author="Author"/>
                <w:b/>
                <w:bCs/>
              </w:rPr>
            </w:pPr>
            <w:ins w:id="435" w:author="Author">
              <w:r w:rsidRPr="00F155D7">
                <w:rPr>
                  <w:b/>
                  <w:bCs/>
                </w:rPr>
                <w:lastRenderedPageBreak/>
                <w:t>BYTE</w:t>
              </w:r>
            </w:ins>
          </w:p>
        </w:tc>
        <w:tc>
          <w:tcPr>
            <w:tcW w:w="258" w:type="dxa"/>
          </w:tcPr>
          <w:p w14:paraId="16431812" w14:textId="77777777" w:rsidR="00F36F34" w:rsidRPr="00F155D7" w:rsidRDefault="00F36F34" w:rsidP="00C82474">
            <w:pPr>
              <w:rPr>
                <w:ins w:id="436" w:author="Author"/>
                <w:b/>
                <w:bCs/>
              </w:rPr>
            </w:pPr>
            <w:ins w:id="437" w:author="Author">
              <w:r w:rsidRPr="00F155D7">
                <w:rPr>
                  <w:b/>
                  <w:bCs/>
                </w:rPr>
                <w:t>1</w:t>
              </w:r>
            </w:ins>
          </w:p>
        </w:tc>
        <w:tc>
          <w:tcPr>
            <w:tcW w:w="328" w:type="dxa"/>
          </w:tcPr>
          <w:p w14:paraId="26FF164D" w14:textId="77777777" w:rsidR="00F36F34" w:rsidRPr="00F155D7" w:rsidRDefault="00F36F34" w:rsidP="00C82474">
            <w:pPr>
              <w:rPr>
                <w:ins w:id="438" w:author="Author"/>
                <w:b/>
                <w:bCs/>
              </w:rPr>
            </w:pPr>
            <w:ins w:id="439" w:author="Author">
              <w:r w:rsidRPr="00F155D7">
                <w:rPr>
                  <w:b/>
                  <w:bCs/>
                </w:rPr>
                <w:t>2</w:t>
              </w:r>
            </w:ins>
          </w:p>
        </w:tc>
        <w:tc>
          <w:tcPr>
            <w:tcW w:w="328" w:type="dxa"/>
          </w:tcPr>
          <w:p w14:paraId="23073E73" w14:textId="77777777" w:rsidR="00F36F34" w:rsidRPr="00F155D7" w:rsidRDefault="00F36F34" w:rsidP="00C82474">
            <w:pPr>
              <w:rPr>
                <w:ins w:id="440" w:author="Author"/>
                <w:b/>
                <w:bCs/>
              </w:rPr>
            </w:pPr>
            <w:ins w:id="441" w:author="Author">
              <w:r w:rsidRPr="00F155D7">
                <w:rPr>
                  <w:b/>
                  <w:bCs/>
                </w:rPr>
                <w:t>3</w:t>
              </w:r>
            </w:ins>
          </w:p>
        </w:tc>
        <w:tc>
          <w:tcPr>
            <w:tcW w:w="328" w:type="dxa"/>
          </w:tcPr>
          <w:p w14:paraId="67F37746" w14:textId="77777777" w:rsidR="00F36F34" w:rsidRPr="00F155D7" w:rsidRDefault="00F36F34" w:rsidP="00C82474">
            <w:pPr>
              <w:rPr>
                <w:ins w:id="442" w:author="Author"/>
                <w:b/>
                <w:bCs/>
              </w:rPr>
            </w:pPr>
            <w:ins w:id="443" w:author="Author">
              <w:r w:rsidRPr="00F155D7">
                <w:rPr>
                  <w:b/>
                  <w:bCs/>
                </w:rPr>
                <w:t>4</w:t>
              </w:r>
            </w:ins>
          </w:p>
        </w:tc>
        <w:tc>
          <w:tcPr>
            <w:tcW w:w="328" w:type="dxa"/>
          </w:tcPr>
          <w:p w14:paraId="0233ACCC" w14:textId="77777777" w:rsidR="00F36F34" w:rsidRPr="00F155D7" w:rsidRDefault="00F36F34" w:rsidP="00C82474">
            <w:pPr>
              <w:rPr>
                <w:ins w:id="444" w:author="Author"/>
                <w:b/>
                <w:bCs/>
              </w:rPr>
            </w:pPr>
            <w:ins w:id="445" w:author="Author">
              <w:r w:rsidRPr="00F155D7">
                <w:rPr>
                  <w:b/>
                  <w:bCs/>
                </w:rPr>
                <w:t>5</w:t>
              </w:r>
            </w:ins>
          </w:p>
        </w:tc>
        <w:tc>
          <w:tcPr>
            <w:tcW w:w="328" w:type="dxa"/>
          </w:tcPr>
          <w:p w14:paraId="1378C4F6" w14:textId="77777777" w:rsidR="00F36F34" w:rsidRPr="00F155D7" w:rsidRDefault="00F36F34" w:rsidP="00C82474">
            <w:pPr>
              <w:rPr>
                <w:ins w:id="446" w:author="Author"/>
                <w:b/>
                <w:bCs/>
              </w:rPr>
            </w:pPr>
            <w:ins w:id="447" w:author="Author">
              <w:r w:rsidRPr="00F155D7">
                <w:rPr>
                  <w:b/>
                  <w:bCs/>
                </w:rPr>
                <w:t>6</w:t>
              </w:r>
            </w:ins>
          </w:p>
        </w:tc>
        <w:tc>
          <w:tcPr>
            <w:tcW w:w="328" w:type="dxa"/>
          </w:tcPr>
          <w:p w14:paraId="1B28C359" w14:textId="77777777" w:rsidR="00F36F34" w:rsidRPr="00F155D7" w:rsidRDefault="00F36F34" w:rsidP="00C82474">
            <w:pPr>
              <w:rPr>
                <w:ins w:id="448" w:author="Author"/>
                <w:b/>
                <w:bCs/>
              </w:rPr>
            </w:pPr>
            <w:ins w:id="449" w:author="Author">
              <w:r w:rsidRPr="00F155D7">
                <w:rPr>
                  <w:b/>
                  <w:bCs/>
                </w:rPr>
                <w:t>7</w:t>
              </w:r>
            </w:ins>
          </w:p>
        </w:tc>
        <w:tc>
          <w:tcPr>
            <w:tcW w:w="328" w:type="dxa"/>
          </w:tcPr>
          <w:p w14:paraId="05DAFDBC" w14:textId="77777777" w:rsidR="00F36F34" w:rsidRPr="00F155D7" w:rsidRDefault="00F36F34" w:rsidP="00C82474">
            <w:pPr>
              <w:rPr>
                <w:ins w:id="450" w:author="Author"/>
                <w:b/>
                <w:bCs/>
              </w:rPr>
            </w:pPr>
            <w:ins w:id="451" w:author="Author">
              <w:r w:rsidRPr="00F155D7">
                <w:rPr>
                  <w:b/>
                  <w:bCs/>
                </w:rPr>
                <w:t>8</w:t>
              </w:r>
            </w:ins>
          </w:p>
        </w:tc>
        <w:tc>
          <w:tcPr>
            <w:tcW w:w="328" w:type="dxa"/>
          </w:tcPr>
          <w:p w14:paraId="3D44C4F4" w14:textId="77777777" w:rsidR="00F36F34" w:rsidRPr="00F155D7" w:rsidRDefault="00F36F34" w:rsidP="00C82474">
            <w:pPr>
              <w:rPr>
                <w:ins w:id="452" w:author="Author"/>
                <w:b/>
                <w:bCs/>
              </w:rPr>
            </w:pPr>
            <w:ins w:id="453" w:author="Author">
              <w:r w:rsidRPr="00F155D7">
                <w:rPr>
                  <w:b/>
                  <w:bCs/>
                </w:rPr>
                <w:t>9</w:t>
              </w:r>
            </w:ins>
          </w:p>
        </w:tc>
        <w:tc>
          <w:tcPr>
            <w:tcW w:w="356" w:type="dxa"/>
          </w:tcPr>
          <w:p w14:paraId="12448C33" w14:textId="77777777" w:rsidR="00F36F34" w:rsidRPr="00F155D7" w:rsidRDefault="00F36F34" w:rsidP="00C82474">
            <w:pPr>
              <w:rPr>
                <w:ins w:id="454" w:author="Author"/>
                <w:b/>
                <w:bCs/>
              </w:rPr>
            </w:pPr>
            <w:ins w:id="455" w:author="Author">
              <w:r w:rsidRPr="00F155D7">
                <w:rPr>
                  <w:b/>
                  <w:bCs/>
                </w:rPr>
                <w:t>10</w:t>
              </w:r>
            </w:ins>
          </w:p>
        </w:tc>
        <w:tc>
          <w:tcPr>
            <w:tcW w:w="360" w:type="dxa"/>
          </w:tcPr>
          <w:p w14:paraId="6AC345E9" w14:textId="77777777" w:rsidR="00F36F34" w:rsidRPr="00F155D7" w:rsidRDefault="00F36F34" w:rsidP="00C82474">
            <w:pPr>
              <w:rPr>
                <w:ins w:id="456" w:author="Author"/>
                <w:b/>
                <w:bCs/>
              </w:rPr>
            </w:pPr>
            <w:ins w:id="457" w:author="Author">
              <w:r w:rsidRPr="00F155D7">
                <w:rPr>
                  <w:b/>
                  <w:bCs/>
                </w:rPr>
                <w:t>11</w:t>
              </w:r>
            </w:ins>
          </w:p>
        </w:tc>
        <w:tc>
          <w:tcPr>
            <w:tcW w:w="360" w:type="dxa"/>
          </w:tcPr>
          <w:p w14:paraId="605DDD20" w14:textId="77777777" w:rsidR="00F36F34" w:rsidRPr="00F155D7" w:rsidRDefault="00F36F34" w:rsidP="00C82474">
            <w:pPr>
              <w:rPr>
                <w:ins w:id="458" w:author="Author"/>
                <w:b/>
                <w:bCs/>
              </w:rPr>
            </w:pPr>
            <w:ins w:id="459" w:author="Author">
              <w:r w:rsidRPr="00F155D7">
                <w:rPr>
                  <w:b/>
                  <w:bCs/>
                </w:rPr>
                <w:t>12</w:t>
              </w:r>
            </w:ins>
          </w:p>
        </w:tc>
        <w:tc>
          <w:tcPr>
            <w:tcW w:w="360" w:type="dxa"/>
          </w:tcPr>
          <w:p w14:paraId="0BF8FA88" w14:textId="77777777" w:rsidR="00F36F34" w:rsidRPr="00F155D7" w:rsidRDefault="00F36F34" w:rsidP="00C82474">
            <w:pPr>
              <w:rPr>
                <w:ins w:id="460" w:author="Author"/>
                <w:b/>
                <w:bCs/>
              </w:rPr>
            </w:pPr>
            <w:ins w:id="461" w:author="Author">
              <w:r w:rsidRPr="00F155D7">
                <w:rPr>
                  <w:b/>
                  <w:bCs/>
                </w:rPr>
                <w:t>13</w:t>
              </w:r>
            </w:ins>
          </w:p>
        </w:tc>
        <w:tc>
          <w:tcPr>
            <w:tcW w:w="360" w:type="dxa"/>
          </w:tcPr>
          <w:p w14:paraId="69AFE814" w14:textId="77777777" w:rsidR="00F36F34" w:rsidRPr="00F155D7" w:rsidRDefault="00F36F34" w:rsidP="00C82474">
            <w:pPr>
              <w:rPr>
                <w:ins w:id="462" w:author="Author"/>
                <w:b/>
                <w:bCs/>
              </w:rPr>
            </w:pPr>
            <w:ins w:id="463" w:author="Author">
              <w:r w:rsidRPr="00F155D7">
                <w:rPr>
                  <w:b/>
                  <w:bCs/>
                </w:rPr>
                <w:t>14</w:t>
              </w:r>
            </w:ins>
          </w:p>
        </w:tc>
        <w:tc>
          <w:tcPr>
            <w:tcW w:w="270" w:type="dxa"/>
          </w:tcPr>
          <w:p w14:paraId="1C673BB5" w14:textId="77777777" w:rsidR="00F36F34" w:rsidRPr="00F155D7" w:rsidRDefault="00F36F34" w:rsidP="00C82474">
            <w:pPr>
              <w:rPr>
                <w:ins w:id="464" w:author="Author"/>
                <w:b/>
                <w:bCs/>
              </w:rPr>
            </w:pPr>
            <w:ins w:id="465" w:author="Author">
              <w:r w:rsidRPr="00F155D7">
                <w:rPr>
                  <w:b/>
                  <w:bCs/>
                </w:rPr>
                <w:t>15</w:t>
              </w:r>
            </w:ins>
          </w:p>
        </w:tc>
        <w:tc>
          <w:tcPr>
            <w:tcW w:w="360" w:type="dxa"/>
          </w:tcPr>
          <w:p w14:paraId="3F6A4C92" w14:textId="77777777" w:rsidR="00F36F34" w:rsidRPr="00F155D7" w:rsidRDefault="00F36F34" w:rsidP="00C82474">
            <w:pPr>
              <w:rPr>
                <w:ins w:id="466" w:author="Author"/>
                <w:b/>
                <w:bCs/>
              </w:rPr>
            </w:pPr>
            <w:ins w:id="467" w:author="Author">
              <w:r w:rsidRPr="00F155D7">
                <w:rPr>
                  <w:b/>
                  <w:bCs/>
                </w:rPr>
                <w:t>16</w:t>
              </w:r>
            </w:ins>
          </w:p>
        </w:tc>
        <w:tc>
          <w:tcPr>
            <w:tcW w:w="360" w:type="dxa"/>
          </w:tcPr>
          <w:p w14:paraId="6C085142" w14:textId="77777777" w:rsidR="00F36F34" w:rsidRPr="00F155D7" w:rsidRDefault="00F36F34" w:rsidP="00C82474">
            <w:pPr>
              <w:rPr>
                <w:ins w:id="468" w:author="Author"/>
                <w:b/>
                <w:bCs/>
              </w:rPr>
            </w:pPr>
            <w:ins w:id="469" w:author="Author">
              <w:r w:rsidRPr="00F155D7">
                <w:rPr>
                  <w:b/>
                  <w:bCs/>
                </w:rPr>
                <w:t>17</w:t>
              </w:r>
            </w:ins>
          </w:p>
        </w:tc>
        <w:tc>
          <w:tcPr>
            <w:tcW w:w="360" w:type="dxa"/>
          </w:tcPr>
          <w:p w14:paraId="1622311D" w14:textId="77777777" w:rsidR="00F36F34" w:rsidRPr="00F155D7" w:rsidRDefault="00F36F34" w:rsidP="00C82474">
            <w:pPr>
              <w:rPr>
                <w:ins w:id="470" w:author="Author"/>
                <w:b/>
                <w:bCs/>
              </w:rPr>
            </w:pPr>
            <w:ins w:id="471" w:author="Author">
              <w:r w:rsidRPr="00F155D7">
                <w:rPr>
                  <w:b/>
                  <w:bCs/>
                </w:rPr>
                <w:t>18</w:t>
              </w:r>
            </w:ins>
          </w:p>
        </w:tc>
        <w:tc>
          <w:tcPr>
            <w:tcW w:w="270" w:type="dxa"/>
          </w:tcPr>
          <w:p w14:paraId="38C2DACF" w14:textId="77777777" w:rsidR="00F36F34" w:rsidRPr="00F155D7" w:rsidRDefault="00F36F34" w:rsidP="00C82474">
            <w:pPr>
              <w:rPr>
                <w:ins w:id="472" w:author="Author"/>
                <w:b/>
                <w:bCs/>
              </w:rPr>
            </w:pPr>
            <w:ins w:id="473" w:author="Author">
              <w:r w:rsidRPr="00F155D7">
                <w:rPr>
                  <w:b/>
                  <w:bCs/>
                </w:rPr>
                <w:t>19</w:t>
              </w:r>
            </w:ins>
          </w:p>
        </w:tc>
        <w:tc>
          <w:tcPr>
            <w:tcW w:w="272" w:type="dxa"/>
          </w:tcPr>
          <w:p w14:paraId="265116A9" w14:textId="77777777" w:rsidR="00F36F34" w:rsidRPr="00F155D7" w:rsidRDefault="00F36F34" w:rsidP="00C82474">
            <w:pPr>
              <w:rPr>
                <w:ins w:id="474" w:author="Author"/>
                <w:b/>
                <w:bCs/>
              </w:rPr>
            </w:pPr>
            <w:ins w:id="475" w:author="Author">
              <w:r w:rsidRPr="00F155D7">
                <w:rPr>
                  <w:b/>
                  <w:bCs/>
                </w:rPr>
                <w:t>20</w:t>
              </w:r>
            </w:ins>
          </w:p>
        </w:tc>
        <w:tc>
          <w:tcPr>
            <w:tcW w:w="360" w:type="dxa"/>
          </w:tcPr>
          <w:p w14:paraId="0FDF149C" w14:textId="77777777" w:rsidR="00F36F34" w:rsidRPr="00F155D7" w:rsidRDefault="00F36F34" w:rsidP="00C82474">
            <w:pPr>
              <w:rPr>
                <w:ins w:id="476" w:author="Author"/>
                <w:b/>
                <w:bCs/>
              </w:rPr>
            </w:pPr>
            <w:ins w:id="477" w:author="Author">
              <w:r w:rsidRPr="00F155D7">
                <w:rPr>
                  <w:b/>
                  <w:bCs/>
                </w:rPr>
                <w:t>21</w:t>
              </w:r>
            </w:ins>
          </w:p>
        </w:tc>
        <w:tc>
          <w:tcPr>
            <w:tcW w:w="360" w:type="dxa"/>
          </w:tcPr>
          <w:p w14:paraId="7C265586" w14:textId="77777777" w:rsidR="00F36F34" w:rsidRPr="00F155D7" w:rsidRDefault="00F36F34" w:rsidP="00C82474">
            <w:pPr>
              <w:rPr>
                <w:ins w:id="478" w:author="Author"/>
                <w:b/>
                <w:bCs/>
              </w:rPr>
            </w:pPr>
            <w:ins w:id="479" w:author="Author">
              <w:r w:rsidRPr="00F155D7">
                <w:rPr>
                  <w:b/>
                  <w:bCs/>
                </w:rPr>
                <w:t>22</w:t>
              </w:r>
            </w:ins>
          </w:p>
        </w:tc>
        <w:tc>
          <w:tcPr>
            <w:tcW w:w="360" w:type="dxa"/>
          </w:tcPr>
          <w:p w14:paraId="65ABE000" w14:textId="77777777" w:rsidR="00F36F34" w:rsidRPr="00F155D7" w:rsidRDefault="00F36F34" w:rsidP="00C82474">
            <w:pPr>
              <w:rPr>
                <w:ins w:id="480" w:author="Author"/>
                <w:b/>
                <w:bCs/>
              </w:rPr>
            </w:pPr>
            <w:ins w:id="481" w:author="Author">
              <w:r w:rsidRPr="00F155D7">
                <w:rPr>
                  <w:b/>
                  <w:bCs/>
                </w:rPr>
                <w:t>23</w:t>
              </w:r>
            </w:ins>
          </w:p>
        </w:tc>
        <w:tc>
          <w:tcPr>
            <w:tcW w:w="270" w:type="dxa"/>
          </w:tcPr>
          <w:p w14:paraId="0DBD569D" w14:textId="77777777" w:rsidR="00F36F34" w:rsidRPr="00F155D7" w:rsidDel="00F520F1" w:rsidRDefault="00F36F34" w:rsidP="00C82474">
            <w:pPr>
              <w:rPr>
                <w:ins w:id="482" w:author="Author"/>
                <w:b/>
                <w:bCs/>
              </w:rPr>
            </w:pPr>
            <w:ins w:id="483" w:author="Author">
              <w:r w:rsidRPr="00F155D7">
                <w:rPr>
                  <w:b/>
                  <w:bCs/>
                </w:rPr>
                <w:t>24</w:t>
              </w:r>
            </w:ins>
          </w:p>
        </w:tc>
        <w:tc>
          <w:tcPr>
            <w:tcW w:w="270" w:type="dxa"/>
          </w:tcPr>
          <w:p w14:paraId="33B08D1E" w14:textId="77777777" w:rsidR="00F36F34" w:rsidRPr="00F155D7" w:rsidRDefault="00F36F34" w:rsidP="00C82474">
            <w:pPr>
              <w:rPr>
                <w:ins w:id="484" w:author="Author"/>
                <w:b/>
                <w:bCs/>
              </w:rPr>
            </w:pPr>
            <w:ins w:id="485" w:author="Author">
              <w:r w:rsidRPr="00F155D7">
                <w:rPr>
                  <w:b/>
                  <w:bCs/>
                </w:rPr>
                <w:t>25</w:t>
              </w:r>
            </w:ins>
          </w:p>
        </w:tc>
      </w:tr>
      <w:tr w:rsidR="00F36F34" w14:paraId="0C6F409D" w14:textId="77777777" w:rsidTr="00C82474">
        <w:trPr>
          <w:ins w:id="486" w:author="Author"/>
        </w:trPr>
        <w:tc>
          <w:tcPr>
            <w:tcW w:w="720" w:type="dxa"/>
          </w:tcPr>
          <w:p w14:paraId="22BCA2AA" w14:textId="77777777" w:rsidR="00F36F34" w:rsidRDefault="00F36F34" w:rsidP="00C82474">
            <w:pPr>
              <w:rPr>
                <w:ins w:id="487" w:author="Author"/>
              </w:rPr>
            </w:pPr>
          </w:p>
        </w:tc>
        <w:tc>
          <w:tcPr>
            <w:tcW w:w="258" w:type="dxa"/>
          </w:tcPr>
          <w:p w14:paraId="39B915EC" w14:textId="77777777" w:rsidR="00F36F34" w:rsidRDefault="00F36F34" w:rsidP="00C82474">
            <w:pPr>
              <w:rPr>
                <w:ins w:id="488" w:author="Author"/>
              </w:rPr>
            </w:pPr>
            <w:ins w:id="489" w:author="Author">
              <w:r>
                <w:t>1</w:t>
              </w:r>
            </w:ins>
          </w:p>
        </w:tc>
        <w:tc>
          <w:tcPr>
            <w:tcW w:w="328" w:type="dxa"/>
          </w:tcPr>
          <w:p w14:paraId="0C8AC120" w14:textId="77777777" w:rsidR="00F36F34" w:rsidRDefault="00F36F34" w:rsidP="00C82474">
            <w:pPr>
              <w:rPr>
                <w:ins w:id="490" w:author="Author"/>
              </w:rPr>
            </w:pPr>
            <w:ins w:id="491" w:author="Author">
              <w:r>
                <w:t>a</w:t>
              </w:r>
            </w:ins>
          </w:p>
        </w:tc>
        <w:tc>
          <w:tcPr>
            <w:tcW w:w="328" w:type="dxa"/>
          </w:tcPr>
          <w:p w14:paraId="421F998E" w14:textId="77777777" w:rsidR="00F36F34" w:rsidRDefault="00F36F34" w:rsidP="00C82474">
            <w:pPr>
              <w:rPr>
                <w:ins w:id="492" w:author="Author"/>
              </w:rPr>
            </w:pPr>
            <w:ins w:id="493" w:author="Author">
              <w:r>
                <w:t>c</w:t>
              </w:r>
            </w:ins>
          </w:p>
        </w:tc>
        <w:tc>
          <w:tcPr>
            <w:tcW w:w="328" w:type="dxa"/>
          </w:tcPr>
          <w:p w14:paraId="5152A783" w14:textId="77777777" w:rsidR="00F36F34" w:rsidRDefault="00F36F34" w:rsidP="00C82474">
            <w:pPr>
              <w:rPr>
                <w:ins w:id="494" w:author="Author"/>
              </w:rPr>
            </w:pPr>
            <w:ins w:id="495" w:author="Author">
              <w:r>
                <w:t>t</w:t>
              </w:r>
            </w:ins>
          </w:p>
        </w:tc>
        <w:tc>
          <w:tcPr>
            <w:tcW w:w="328" w:type="dxa"/>
          </w:tcPr>
          <w:p w14:paraId="6AF13F01" w14:textId="77777777" w:rsidR="00F36F34" w:rsidRDefault="00F36F34" w:rsidP="00C82474">
            <w:pPr>
              <w:rPr>
                <w:ins w:id="496" w:author="Author"/>
              </w:rPr>
            </w:pPr>
            <w:ins w:id="497" w:author="Author">
              <w:r>
                <w:t>i</w:t>
              </w:r>
            </w:ins>
          </w:p>
        </w:tc>
        <w:tc>
          <w:tcPr>
            <w:tcW w:w="328" w:type="dxa"/>
          </w:tcPr>
          <w:p w14:paraId="440AF137" w14:textId="77777777" w:rsidR="00F36F34" w:rsidRDefault="00F36F34" w:rsidP="00C82474">
            <w:pPr>
              <w:rPr>
                <w:ins w:id="498" w:author="Author"/>
              </w:rPr>
            </w:pPr>
            <w:ins w:id="499" w:author="Author">
              <w:r>
                <w:t>o</w:t>
              </w:r>
            </w:ins>
          </w:p>
        </w:tc>
        <w:tc>
          <w:tcPr>
            <w:tcW w:w="328" w:type="dxa"/>
          </w:tcPr>
          <w:p w14:paraId="72D49B87" w14:textId="77777777" w:rsidR="00F36F34" w:rsidRDefault="00F36F34" w:rsidP="00C82474">
            <w:pPr>
              <w:rPr>
                <w:ins w:id="500" w:author="Author"/>
              </w:rPr>
            </w:pPr>
            <w:ins w:id="501" w:author="Author">
              <w:r>
                <w:t>n</w:t>
              </w:r>
            </w:ins>
          </w:p>
        </w:tc>
        <w:tc>
          <w:tcPr>
            <w:tcW w:w="328" w:type="dxa"/>
          </w:tcPr>
          <w:p w14:paraId="615F6DFF" w14:textId="77777777" w:rsidR="00F36F34" w:rsidRDefault="00F36F34" w:rsidP="00C82474">
            <w:pPr>
              <w:rPr>
                <w:ins w:id="502" w:author="Author"/>
              </w:rPr>
            </w:pPr>
            <w:ins w:id="503" w:author="Author">
              <w:r>
                <w:t>:</w:t>
              </w:r>
            </w:ins>
          </w:p>
        </w:tc>
        <w:tc>
          <w:tcPr>
            <w:tcW w:w="328" w:type="dxa"/>
          </w:tcPr>
          <w:p w14:paraId="250BB577" w14:textId="77777777" w:rsidR="00F36F34" w:rsidRDefault="00F36F34" w:rsidP="00C82474">
            <w:pPr>
              <w:rPr>
                <w:ins w:id="504" w:author="Author"/>
              </w:rPr>
            </w:pPr>
          </w:p>
        </w:tc>
        <w:tc>
          <w:tcPr>
            <w:tcW w:w="356" w:type="dxa"/>
          </w:tcPr>
          <w:p w14:paraId="4D3D6A4D" w14:textId="77777777" w:rsidR="00F36F34" w:rsidRDefault="00F36F34" w:rsidP="00C82474">
            <w:pPr>
              <w:rPr>
                <w:ins w:id="505" w:author="Author"/>
              </w:rPr>
            </w:pPr>
            <w:ins w:id="506" w:author="Author">
              <w:r>
                <w:t>s</w:t>
              </w:r>
            </w:ins>
          </w:p>
        </w:tc>
        <w:tc>
          <w:tcPr>
            <w:tcW w:w="360" w:type="dxa"/>
          </w:tcPr>
          <w:p w14:paraId="4823DE2B" w14:textId="77777777" w:rsidR="00F36F34" w:rsidRDefault="00F36F34" w:rsidP="00C82474">
            <w:pPr>
              <w:rPr>
                <w:ins w:id="507" w:author="Author"/>
              </w:rPr>
            </w:pPr>
            <w:ins w:id="508" w:author="Author">
              <w:r>
                <w:t>t</w:t>
              </w:r>
            </w:ins>
          </w:p>
        </w:tc>
        <w:tc>
          <w:tcPr>
            <w:tcW w:w="360" w:type="dxa"/>
          </w:tcPr>
          <w:p w14:paraId="230EFB6D" w14:textId="77777777" w:rsidR="00F36F34" w:rsidRDefault="00F36F34" w:rsidP="00C82474">
            <w:pPr>
              <w:rPr>
                <w:ins w:id="509" w:author="Author"/>
              </w:rPr>
            </w:pPr>
            <w:ins w:id="510" w:author="Author">
              <w:r>
                <w:t>a</w:t>
              </w:r>
            </w:ins>
          </w:p>
        </w:tc>
        <w:tc>
          <w:tcPr>
            <w:tcW w:w="360" w:type="dxa"/>
          </w:tcPr>
          <w:p w14:paraId="10D05C58" w14:textId="77777777" w:rsidR="00F36F34" w:rsidRDefault="00F36F34" w:rsidP="00C82474">
            <w:pPr>
              <w:rPr>
                <w:ins w:id="511" w:author="Author"/>
              </w:rPr>
            </w:pPr>
            <w:ins w:id="512" w:author="Author">
              <w:r>
                <w:t>r</w:t>
              </w:r>
            </w:ins>
          </w:p>
        </w:tc>
        <w:tc>
          <w:tcPr>
            <w:tcW w:w="360" w:type="dxa"/>
          </w:tcPr>
          <w:p w14:paraId="247343FC" w14:textId="77777777" w:rsidR="00F36F34" w:rsidRDefault="00F36F34" w:rsidP="00C82474">
            <w:pPr>
              <w:rPr>
                <w:ins w:id="513" w:author="Author"/>
              </w:rPr>
            </w:pPr>
            <w:ins w:id="514" w:author="Author">
              <w:r>
                <w:t>t</w:t>
              </w:r>
            </w:ins>
          </w:p>
        </w:tc>
        <w:tc>
          <w:tcPr>
            <w:tcW w:w="270" w:type="dxa"/>
          </w:tcPr>
          <w:p w14:paraId="7503CDDF" w14:textId="77777777" w:rsidR="00F36F34" w:rsidRDefault="00F36F34" w:rsidP="00C82474">
            <w:pPr>
              <w:rPr>
                <w:ins w:id="515" w:author="Author"/>
              </w:rPr>
            </w:pPr>
          </w:p>
        </w:tc>
        <w:tc>
          <w:tcPr>
            <w:tcW w:w="360" w:type="dxa"/>
          </w:tcPr>
          <w:p w14:paraId="2DFDCE1D" w14:textId="77777777" w:rsidR="00F36F34" w:rsidRDefault="00F36F34" w:rsidP="00C82474">
            <w:pPr>
              <w:rPr>
                <w:ins w:id="516" w:author="Author"/>
              </w:rPr>
            </w:pPr>
          </w:p>
        </w:tc>
        <w:tc>
          <w:tcPr>
            <w:tcW w:w="360" w:type="dxa"/>
          </w:tcPr>
          <w:p w14:paraId="7CD8E9CD" w14:textId="77777777" w:rsidR="00F36F34" w:rsidRDefault="00F36F34" w:rsidP="00C82474">
            <w:pPr>
              <w:rPr>
                <w:ins w:id="517" w:author="Author"/>
              </w:rPr>
            </w:pPr>
          </w:p>
        </w:tc>
        <w:tc>
          <w:tcPr>
            <w:tcW w:w="360" w:type="dxa"/>
          </w:tcPr>
          <w:p w14:paraId="288E5150" w14:textId="77777777" w:rsidR="00F36F34" w:rsidRDefault="00F36F34" w:rsidP="00C82474">
            <w:pPr>
              <w:rPr>
                <w:ins w:id="518" w:author="Author"/>
              </w:rPr>
            </w:pPr>
          </w:p>
        </w:tc>
        <w:tc>
          <w:tcPr>
            <w:tcW w:w="270" w:type="dxa"/>
          </w:tcPr>
          <w:p w14:paraId="76D23D01" w14:textId="77777777" w:rsidR="00F36F34" w:rsidDel="00F520F1" w:rsidRDefault="00F36F34" w:rsidP="00C82474">
            <w:pPr>
              <w:rPr>
                <w:ins w:id="519" w:author="Author"/>
              </w:rPr>
            </w:pPr>
          </w:p>
        </w:tc>
        <w:tc>
          <w:tcPr>
            <w:tcW w:w="272" w:type="dxa"/>
          </w:tcPr>
          <w:p w14:paraId="7A7B527C" w14:textId="77777777" w:rsidR="00F36F34" w:rsidDel="00F520F1" w:rsidRDefault="00F36F34" w:rsidP="00C82474">
            <w:pPr>
              <w:rPr>
                <w:ins w:id="520" w:author="Author"/>
              </w:rPr>
            </w:pPr>
          </w:p>
        </w:tc>
        <w:tc>
          <w:tcPr>
            <w:tcW w:w="360" w:type="dxa"/>
          </w:tcPr>
          <w:p w14:paraId="68185A74" w14:textId="77777777" w:rsidR="00F36F34" w:rsidDel="00F520F1" w:rsidRDefault="00F36F34" w:rsidP="00C82474">
            <w:pPr>
              <w:rPr>
                <w:ins w:id="521" w:author="Author"/>
              </w:rPr>
            </w:pPr>
          </w:p>
        </w:tc>
        <w:tc>
          <w:tcPr>
            <w:tcW w:w="360" w:type="dxa"/>
          </w:tcPr>
          <w:p w14:paraId="0952F447" w14:textId="77777777" w:rsidR="00F36F34" w:rsidDel="00F520F1" w:rsidRDefault="00F36F34" w:rsidP="00C82474">
            <w:pPr>
              <w:rPr>
                <w:ins w:id="522" w:author="Author"/>
              </w:rPr>
            </w:pPr>
          </w:p>
        </w:tc>
        <w:tc>
          <w:tcPr>
            <w:tcW w:w="360" w:type="dxa"/>
          </w:tcPr>
          <w:p w14:paraId="4E71FCFE" w14:textId="77777777" w:rsidR="00F36F34" w:rsidDel="00F520F1" w:rsidRDefault="00F36F34" w:rsidP="00C82474">
            <w:pPr>
              <w:rPr>
                <w:ins w:id="523" w:author="Author"/>
              </w:rPr>
            </w:pPr>
          </w:p>
        </w:tc>
        <w:tc>
          <w:tcPr>
            <w:tcW w:w="270" w:type="dxa"/>
          </w:tcPr>
          <w:p w14:paraId="060374C5" w14:textId="77777777" w:rsidR="00F36F34" w:rsidRDefault="00F36F34" w:rsidP="00C82474">
            <w:pPr>
              <w:rPr>
                <w:ins w:id="524" w:author="Author"/>
              </w:rPr>
            </w:pPr>
          </w:p>
        </w:tc>
        <w:tc>
          <w:tcPr>
            <w:tcW w:w="270" w:type="dxa"/>
          </w:tcPr>
          <w:p w14:paraId="4DA34A89" w14:textId="77777777" w:rsidR="00F36F34" w:rsidDel="00F520F1" w:rsidRDefault="00F36F34" w:rsidP="00C82474">
            <w:pPr>
              <w:rPr>
                <w:ins w:id="525" w:author="Author"/>
              </w:rPr>
            </w:pPr>
          </w:p>
        </w:tc>
      </w:tr>
    </w:tbl>
    <w:p w14:paraId="230E8E85" w14:textId="77777777" w:rsidR="00F36F34" w:rsidRDefault="00F36F34" w:rsidP="00F36F34">
      <w:pPr>
        <w:rPr>
          <w:ins w:id="526" w:author="Author"/>
        </w:rPr>
      </w:pPr>
    </w:p>
    <w:p w14:paraId="007E42BC" w14:textId="77777777" w:rsidR="00F36F34" w:rsidRDefault="00F36F34" w:rsidP="00F36F34">
      <w:pPr>
        <w:rPr>
          <w:ins w:id="527" w:author="Author"/>
        </w:rPr>
      </w:pPr>
      <w:ins w:id="528" w:author="Author">
        <w:r>
          <w:t>As the ONU proceeds with image acquisition it shall trigger events via the Status Message attribute:</w:t>
        </w:r>
      </w:ins>
    </w:p>
    <w:p w14:paraId="06D2E58A" w14:textId="77777777" w:rsidR="00F36F34" w:rsidRDefault="00F36F34" w:rsidP="00635AB1">
      <w:pPr>
        <w:pStyle w:val="ListParagraph"/>
        <w:numPr>
          <w:ilvl w:val="0"/>
          <w:numId w:val="30"/>
        </w:numPr>
        <w:rPr>
          <w:ins w:id="529" w:author="Author"/>
        </w:rPr>
      </w:pPr>
      <w:ins w:id="530" w:author="Author">
        <w:r>
          <w:t>Event:  First image block acquired:  The status message shall indicate item identifier 0x000C with a value of 11 – action in progress.</w:t>
        </w:r>
      </w:ins>
    </w:p>
    <w:p w14:paraId="63BC9E4C" w14:textId="77777777" w:rsidR="00F36F34" w:rsidRDefault="00F36F34" w:rsidP="00635AB1">
      <w:pPr>
        <w:pStyle w:val="ListParagraph"/>
        <w:numPr>
          <w:ilvl w:val="0"/>
          <w:numId w:val="30"/>
        </w:numPr>
        <w:rPr>
          <w:ins w:id="531" w:author="Author"/>
        </w:rPr>
      </w:pPr>
      <w:ins w:id="532" w:author="Author">
        <w:r>
          <w:t>Event:  Error or issue attributed to the ONU:  The status message shall indicate item identifier 0x000C with a value of 13 – local failure.</w:t>
        </w:r>
      </w:ins>
    </w:p>
    <w:p w14:paraId="5611B3AB" w14:textId="77777777" w:rsidR="00F36F34" w:rsidRDefault="00F36F34" w:rsidP="00635AB1">
      <w:pPr>
        <w:pStyle w:val="ListParagraph"/>
        <w:numPr>
          <w:ilvl w:val="0"/>
          <w:numId w:val="30"/>
        </w:numPr>
        <w:rPr>
          <w:ins w:id="533" w:author="Author"/>
        </w:rPr>
      </w:pPr>
      <w:ins w:id="534" w:author="Author">
        <w:r>
          <w:t>Event:  Error or issue attributed to the OLT:  The status message shall indicate item identifier 0x000C with a value of 12 – remote failure.</w:t>
        </w:r>
      </w:ins>
    </w:p>
    <w:p w14:paraId="0026986B" w14:textId="77777777" w:rsidR="00F36F34" w:rsidRDefault="00F36F34" w:rsidP="00635AB1">
      <w:pPr>
        <w:pStyle w:val="ListParagraph"/>
        <w:numPr>
          <w:ilvl w:val="0"/>
          <w:numId w:val="30"/>
        </w:numPr>
        <w:rPr>
          <w:ins w:id="535" w:author="Author"/>
        </w:rPr>
      </w:pPr>
      <w:ins w:id="536" w:author="Author">
        <w:r>
          <w:t>Event:  successful acquisition, validation, and storage of the image:  The status message shall indicate item identifier 0x000C with a value of 0 – ok/success.</w:t>
        </w:r>
      </w:ins>
    </w:p>
    <w:p w14:paraId="63B1E68F" w14:textId="77777777" w:rsidR="00F36F34" w:rsidRDefault="00F36F34" w:rsidP="00635AB1">
      <w:pPr>
        <w:pStyle w:val="ListParagraph"/>
        <w:numPr>
          <w:ilvl w:val="0"/>
          <w:numId w:val="30"/>
        </w:numPr>
        <w:rPr>
          <w:ins w:id="537" w:author="Author"/>
        </w:rPr>
      </w:pPr>
      <w:ins w:id="538" w:author="Author">
        <w:r>
          <w:t>Event:  OLT initiated status action:  The status message shall indicate item identifier 0x000C with a value applicable to the status:  For example:  11 – action in progress for the image acquisition phase and 6 – device busy when finalizing storage in flash.  It is recommended that the information text TLV be included with any useful information such as statistics:  successful-blocks &lt;num&gt;, failed-blocks &lt;num&gt;, duplicate-blocks &lt;num&gt;, bytes-acquired &lt;num&gt;</w:t>
        </w:r>
      </w:ins>
    </w:p>
    <w:p w14:paraId="3AE6E3CD" w14:textId="77777777" w:rsidR="00F36F34" w:rsidRDefault="00F36F34" w:rsidP="00635AB1">
      <w:pPr>
        <w:pStyle w:val="ListParagraph"/>
        <w:numPr>
          <w:ilvl w:val="0"/>
          <w:numId w:val="30"/>
        </w:numPr>
        <w:rPr>
          <w:ins w:id="539" w:author="Author"/>
        </w:rPr>
      </w:pPr>
      <w:ins w:id="540" w:author="Author">
        <w:r>
          <w:t>Event:  OLT initiated show-config action:  The status message shall include the informational text TLV and the content shall be the set of configuration attribute value pairs separated by new-line characters.</w:t>
        </w:r>
      </w:ins>
    </w:p>
    <w:p w14:paraId="46BE0E42" w14:textId="77777777" w:rsidR="00F36F34" w:rsidRDefault="00F36F34" w:rsidP="00F36F34">
      <w:pPr>
        <w:rPr>
          <w:ins w:id="541" w:author="Author"/>
        </w:rPr>
      </w:pPr>
    </w:p>
    <w:p w14:paraId="0435CB34" w14:textId="77777777" w:rsidR="00F36F34" w:rsidRDefault="00F36F34" w:rsidP="00F36F34">
      <w:pPr>
        <w:rPr>
          <w:ins w:id="542" w:author="Author"/>
        </w:rPr>
      </w:pPr>
      <w:ins w:id="543" w:author="Author">
        <w:r>
          <w:t>The ‘clear’ action can be used to flush all configuration type attributes acted upon via the Configuration Portal Table.  This shall also cause the ONU to remove any internal configuration as a side-effect.  For example removing any trap installed to process the image stream.</w:t>
        </w:r>
      </w:ins>
    </w:p>
    <w:p w14:paraId="1EC13979" w14:textId="77777777" w:rsidR="00F36F34" w:rsidRDefault="00F36F34" w:rsidP="00F36F34">
      <w:pPr>
        <w:rPr>
          <w:ins w:id="544" w:author="Author"/>
        </w:rPr>
      </w:pPr>
    </w:p>
    <w:p w14:paraId="75C6978B" w14:textId="77777777" w:rsidR="00F36F34" w:rsidRDefault="00F36F34" w:rsidP="00F36F34">
      <w:pPr>
        <w:rPr>
          <w:ins w:id="545" w:author="Author"/>
        </w:rPr>
      </w:pPr>
      <w:ins w:id="546" w:author="Author">
        <w:r>
          <w:t>The OLT may also clear or change individual attributes by setting a new value for that attribute (including a NULL string).  Example:</w:t>
        </w:r>
      </w:ins>
    </w:p>
    <w:tbl>
      <w:tblPr>
        <w:tblStyle w:val="TableGrid"/>
        <w:tblW w:w="8910" w:type="dxa"/>
        <w:tblInd w:w="-185" w:type="dxa"/>
        <w:tblLayout w:type="fixed"/>
        <w:tblLook w:val="04A0" w:firstRow="1" w:lastRow="0" w:firstColumn="1" w:lastColumn="0" w:noHBand="0" w:noVBand="1"/>
      </w:tblPr>
      <w:tblGrid>
        <w:gridCol w:w="720"/>
        <w:gridCol w:w="258"/>
        <w:gridCol w:w="328"/>
        <w:gridCol w:w="328"/>
        <w:gridCol w:w="328"/>
        <w:gridCol w:w="328"/>
        <w:gridCol w:w="328"/>
        <w:gridCol w:w="328"/>
        <w:gridCol w:w="328"/>
        <w:gridCol w:w="328"/>
        <w:gridCol w:w="356"/>
        <w:gridCol w:w="360"/>
        <w:gridCol w:w="360"/>
        <w:gridCol w:w="360"/>
        <w:gridCol w:w="360"/>
        <w:gridCol w:w="270"/>
        <w:gridCol w:w="360"/>
        <w:gridCol w:w="360"/>
        <w:gridCol w:w="360"/>
        <w:gridCol w:w="270"/>
        <w:gridCol w:w="272"/>
        <w:gridCol w:w="360"/>
        <w:gridCol w:w="360"/>
        <w:gridCol w:w="360"/>
        <w:gridCol w:w="270"/>
        <w:gridCol w:w="270"/>
      </w:tblGrid>
      <w:tr w:rsidR="00F36F34" w:rsidRPr="00F155D7" w14:paraId="7E650D5D" w14:textId="77777777" w:rsidTr="00C82474">
        <w:trPr>
          <w:ins w:id="547" w:author="Author"/>
        </w:trPr>
        <w:tc>
          <w:tcPr>
            <w:tcW w:w="720" w:type="dxa"/>
          </w:tcPr>
          <w:p w14:paraId="5EB09F5D" w14:textId="77777777" w:rsidR="00F36F34" w:rsidRPr="00F155D7" w:rsidRDefault="00F36F34" w:rsidP="00C82474">
            <w:pPr>
              <w:rPr>
                <w:ins w:id="548" w:author="Author"/>
                <w:b/>
                <w:bCs/>
              </w:rPr>
            </w:pPr>
            <w:ins w:id="549" w:author="Author">
              <w:r w:rsidRPr="00F155D7">
                <w:rPr>
                  <w:b/>
                  <w:bCs/>
                </w:rPr>
                <w:t>BYTE</w:t>
              </w:r>
            </w:ins>
          </w:p>
        </w:tc>
        <w:tc>
          <w:tcPr>
            <w:tcW w:w="258" w:type="dxa"/>
          </w:tcPr>
          <w:p w14:paraId="38DE93F8" w14:textId="77777777" w:rsidR="00F36F34" w:rsidRPr="00F155D7" w:rsidRDefault="00F36F34" w:rsidP="00C82474">
            <w:pPr>
              <w:rPr>
                <w:ins w:id="550" w:author="Author"/>
                <w:b/>
                <w:bCs/>
              </w:rPr>
            </w:pPr>
            <w:ins w:id="551" w:author="Author">
              <w:r w:rsidRPr="00F155D7">
                <w:rPr>
                  <w:b/>
                  <w:bCs/>
                </w:rPr>
                <w:t>1</w:t>
              </w:r>
            </w:ins>
          </w:p>
        </w:tc>
        <w:tc>
          <w:tcPr>
            <w:tcW w:w="328" w:type="dxa"/>
          </w:tcPr>
          <w:p w14:paraId="4DDF5B1F" w14:textId="77777777" w:rsidR="00F36F34" w:rsidRPr="00F155D7" w:rsidRDefault="00F36F34" w:rsidP="00C82474">
            <w:pPr>
              <w:rPr>
                <w:ins w:id="552" w:author="Author"/>
                <w:b/>
                <w:bCs/>
              </w:rPr>
            </w:pPr>
            <w:ins w:id="553" w:author="Author">
              <w:r w:rsidRPr="00F155D7">
                <w:rPr>
                  <w:b/>
                  <w:bCs/>
                </w:rPr>
                <w:t>2</w:t>
              </w:r>
            </w:ins>
          </w:p>
        </w:tc>
        <w:tc>
          <w:tcPr>
            <w:tcW w:w="328" w:type="dxa"/>
          </w:tcPr>
          <w:p w14:paraId="0CB79FCA" w14:textId="77777777" w:rsidR="00F36F34" w:rsidRPr="00F155D7" w:rsidRDefault="00F36F34" w:rsidP="00C82474">
            <w:pPr>
              <w:rPr>
                <w:ins w:id="554" w:author="Author"/>
                <w:b/>
                <w:bCs/>
              </w:rPr>
            </w:pPr>
            <w:ins w:id="555" w:author="Author">
              <w:r w:rsidRPr="00F155D7">
                <w:rPr>
                  <w:b/>
                  <w:bCs/>
                </w:rPr>
                <w:t>3</w:t>
              </w:r>
            </w:ins>
          </w:p>
        </w:tc>
        <w:tc>
          <w:tcPr>
            <w:tcW w:w="328" w:type="dxa"/>
          </w:tcPr>
          <w:p w14:paraId="7B79AE98" w14:textId="77777777" w:rsidR="00F36F34" w:rsidRPr="00F155D7" w:rsidRDefault="00F36F34" w:rsidP="00C82474">
            <w:pPr>
              <w:rPr>
                <w:ins w:id="556" w:author="Author"/>
                <w:b/>
                <w:bCs/>
              </w:rPr>
            </w:pPr>
            <w:ins w:id="557" w:author="Author">
              <w:r w:rsidRPr="00F155D7">
                <w:rPr>
                  <w:b/>
                  <w:bCs/>
                </w:rPr>
                <w:t>4</w:t>
              </w:r>
            </w:ins>
          </w:p>
        </w:tc>
        <w:tc>
          <w:tcPr>
            <w:tcW w:w="328" w:type="dxa"/>
          </w:tcPr>
          <w:p w14:paraId="062BEF7D" w14:textId="77777777" w:rsidR="00F36F34" w:rsidRPr="00F155D7" w:rsidRDefault="00F36F34" w:rsidP="00C82474">
            <w:pPr>
              <w:rPr>
                <w:ins w:id="558" w:author="Author"/>
                <w:b/>
                <w:bCs/>
              </w:rPr>
            </w:pPr>
            <w:ins w:id="559" w:author="Author">
              <w:r w:rsidRPr="00F155D7">
                <w:rPr>
                  <w:b/>
                  <w:bCs/>
                </w:rPr>
                <w:t>5</w:t>
              </w:r>
            </w:ins>
          </w:p>
        </w:tc>
        <w:tc>
          <w:tcPr>
            <w:tcW w:w="328" w:type="dxa"/>
          </w:tcPr>
          <w:p w14:paraId="5E8F4209" w14:textId="77777777" w:rsidR="00F36F34" w:rsidRPr="00F155D7" w:rsidRDefault="00F36F34" w:rsidP="00C82474">
            <w:pPr>
              <w:rPr>
                <w:ins w:id="560" w:author="Author"/>
                <w:b/>
                <w:bCs/>
              </w:rPr>
            </w:pPr>
            <w:ins w:id="561" w:author="Author">
              <w:r w:rsidRPr="00F155D7">
                <w:rPr>
                  <w:b/>
                  <w:bCs/>
                </w:rPr>
                <w:t>6</w:t>
              </w:r>
            </w:ins>
          </w:p>
        </w:tc>
        <w:tc>
          <w:tcPr>
            <w:tcW w:w="328" w:type="dxa"/>
          </w:tcPr>
          <w:p w14:paraId="38E532E1" w14:textId="77777777" w:rsidR="00F36F34" w:rsidRPr="00F155D7" w:rsidRDefault="00F36F34" w:rsidP="00C82474">
            <w:pPr>
              <w:rPr>
                <w:ins w:id="562" w:author="Author"/>
                <w:b/>
                <w:bCs/>
              </w:rPr>
            </w:pPr>
            <w:ins w:id="563" w:author="Author">
              <w:r w:rsidRPr="00F155D7">
                <w:rPr>
                  <w:b/>
                  <w:bCs/>
                </w:rPr>
                <w:t>7</w:t>
              </w:r>
            </w:ins>
          </w:p>
        </w:tc>
        <w:tc>
          <w:tcPr>
            <w:tcW w:w="328" w:type="dxa"/>
          </w:tcPr>
          <w:p w14:paraId="4BDDB2E3" w14:textId="77777777" w:rsidR="00F36F34" w:rsidRPr="00F155D7" w:rsidRDefault="00F36F34" w:rsidP="00C82474">
            <w:pPr>
              <w:rPr>
                <w:ins w:id="564" w:author="Author"/>
                <w:b/>
                <w:bCs/>
              </w:rPr>
            </w:pPr>
            <w:ins w:id="565" w:author="Author">
              <w:r w:rsidRPr="00F155D7">
                <w:rPr>
                  <w:b/>
                  <w:bCs/>
                </w:rPr>
                <w:t>8</w:t>
              </w:r>
            </w:ins>
          </w:p>
        </w:tc>
        <w:tc>
          <w:tcPr>
            <w:tcW w:w="328" w:type="dxa"/>
          </w:tcPr>
          <w:p w14:paraId="13247D71" w14:textId="77777777" w:rsidR="00F36F34" w:rsidRPr="00F155D7" w:rsidRDefault="00F36F34" w:rsidP="00C82474">
            <w:pPr>
              <w:rPr>
                <w:ins w:id="566" w:author="Author"/>
                <w:b/>
                <w:bCs/>
              </w:rPr>
            </w:pPr>
            <w:ins w:id="567" w:author="Author">
              <w:r w:rsidRPr="00F155D7">
                <w:rPr>
                  <w:b/>
                  <w:bCs/>
                </w:rPr>
                <w:t>9</w:t>
              </w:r>
            </w:ins>
          </w:p>
        </w:tc>
        <w:tc>
          <w:tcPr>
            <w:tcW w:w="356" w:type="dxa"/>
          </w:tcPr>
          <w:p w14:paraId="79ED1CC2" w14:textId="77777777" w:rsidR="00F36F34" w:rsidRPr="00F155D7" w:rsidRDefault="00F36F34" w:rsidP="00C82474">
            <w:pPr>
              <w:rPr>
                <w:ins w:id="568" w:author="Author"/>
                <w:b/>
                <w:bCs/>
              </w:rPr>
            </w:pPr>
            <w:ins w:id="569" w:author="Author">
              <w:r w:rsidRPr="00F155D7">
                <w:rPr>
                  <w:b/>
                  <w:bCs/>
                </w:rPr>
                <w:t>10</w:t>
              </w:r>
            </w:ins>
          </w:p>
        </w:tc>
        <w:tc>
          <w:tcPr>
            <w:tcW w:w="360" w:type="dxa"/>
          </w:tcPr>
          <w:p w14:paraId="18752DF9" w14:textId="77777777" w:rsidR="00F36F34" w:rsidRPr="00F155D7" w:rsidRDefault="00F36F34" w:rsidP="00C82474">
            <w:pPr>
              <w:rPr>
                <w:ins w:id="570" w:author="Author"/>
                <w:b/>
                <w:bCs/>
              </w:rPr>
            </w:pPr>
            <w:ins w:id="571" w:author="Author">
              <w:r w:rsidRPr="00F155D7">
                <w:rPr>
                  <w:b/>
                  <w:bCs/>
                </w:rPr>
                <w:t>11</w:t>
              </w:r>
            </w:ins>
          </w:p>
        </w:tc>
        <w:tc>
          <w:tcPr>
            <w:tcW w:w="360" w:type="dxa"/>
          </w:tcPr>
          <w:p w14:paraId="627167B8" w14:textId="77777777" w:rsidR="00F36F34" w:rsidRPr="00F155D7" w:rsidRDefault="00F36F34" w:rsidP="00C82474">
            <w:pPr>
              <w:rPr>
                <w:ins w:id="572" w:author="Author"/>
                <w:b/>
                <w:bCs/>
              </w:rPr>
            </w:pPr>
            <w:ins w:id="573" w:author="Author">
              <w:r w:rsidRPr="00F155D7">
                <w:rPr>
                  <w:b/>
                  <w:bCs/>
                </w:rPr>
                <w:t>12</w:t>
              </w:r>
            </w:ins>
          </w:p>
        </w:tc>
        <w:tc>
          <w:tcPr>
            <w:tcW w:w="360" w:type="dxa"/>
          </w:tcPr>
          <w:p w14:paraId="33A4FBE0" w14:textId="77777777" w:rsidR="00F36F34" w:rsidRPr="00F155D7" w:rsidRDefault="00F36F34" w:rsidP="00C82474">
            <w:pPr>
              <w:rPr>
                <w:ins w:id="574" w:author="Author"/>
                <w:b/>
                <w:bCs/>
              </w:rPr>
            </w:pPr>
            <w:ins w:id="575" w:author="Author">
              <w:r w:rsidRPr="00F155D7">
                <w:rPr>
                  <w:b/>
                  <w:bCs/>
                </w:rPr>
                <w:t>13</w:t>
              </w:r>
            </w:ins>
          </w:p>
        </w:tc>
        <w:tc>
          <w:tcPr>
            <w:tcW w:w="360" w:type="dxa"/>
          </w:tcPr>
          <w:p w14:paraId="5B5F87C8" w14:textId="77777777" w:rsidR="00F36F34" w:rsidRPr="00F155D7" w:rsidRDefault="00F36F34" w:rsidP="00C82474">
            <w:pPr>
              <w:rPr>
                <w:ins w:id="576" w:author="Author"/>
                <w:b/>
                <w:bCs/>
              </w:rPr>
            </w:pPr>
            <w:ins w:id="577" w:author="Author">
              <w:r w:rsidRPr="00F155D7">
                <w:rPr>
                  <w:b/>
                  <w:bCs/>
                </w:rPr>
                <w:t>14</w:t>
              </w:r>
            </w:ins>
          </w:p>
        </w:tc>
        <w:tc>
          <w:tcPr>
            <w:tcW w:w="270" w:type="dxa"/>
          </w:tcPr>
          <w:p w14:paraId="7AE8E177" w14:textId="77777777" w:rsidR="00F36F34" w:rsidRPr="00F155D7" w:rsidRDefault="00F36F34" w:rsidP="00C82474">
            <w:pPr>
              <w:rPr>
                <w:ins w:id="578" w:author="Author"/>
                <w:b/>
                <w:bCs/>
              </w:rPr>
            </w:pPr>
            <w:ins w:id="579" w:author="Author">
              <w:r w:rsidRPr="00F155D7">
                <w:rPr>
                  <w:b/>
                  <w:bCs/>
                </w:rPr>
                <w:t>15</w:t>
              </w:r>
            </w:ins>
          </w:p>
        </w:tc>
        <w:tc>
          <w:tcPr>
            <w:tcW w:w="360" w:type="dxa"/>
          </w:tcPr>
          <w:p w14:paraId="531E7BF4" w14:textId="77777777" w:rsidR="00F36F34" w:rsidRPr="00F155D7" w:rsidRDefault="00F36F34" w:rsidP="00C82474">
            <w:pPr>
              <w:rPr>
                <w:ins w:id="580" w:author="Author"/>
                <w:b/>
                <w:bCs/>
              </w:rPr>
            </w:pPr>
            <w:ins w:id="581" w:author="Author">
              <w:r w:rsidRPr="00F155D7">
                <w:rPr>
                  <w:b/>
                  <w:bCs/>
                </w:rPr>
                <w:t>16</w:t>
              </w:r>
            </w:ins>
          </w:p>
        </w:tc>
        <w:tc>
          <w:tcPr>
            <w:tcW w:w="360" w:type="dxa"/>
          </w:tcPr>
          <w:p w14:paraId="538624DE" w14:textId="77777777" w:rsidR="00F36F34" w:rsidRPr="00F155D7" w:rsidRDefault="00F36F34" w:rsidP="00C82474">
            <w:pPr>
              <w:rPr>
                <w:ins w:id="582" w:author="Author"/>
                <w:b/>
                <w:bCs/>
              </w:rPr>
            </w:pPr>
            <w:ins w:id="583" w:author="Author">
              <w:r w:rsidRPr="00F155D7">
                <w:rPr>
                  <w:b/>
                  <w:bCs/>
                </w:rPr>
                <w:t>17</w:t>
              </w:r>
            </w:ins>
          </w:p>
        </w:tc>
        <w:tc>
          <w:tcPr>
            <w:tcW w:w="360" w:type="dxa"/>
          </w:tcPr>
          <w:p w14:paraId="5C4141B2" w14:textId="77777777" w:rsidR="00F36F34" w:rsidRPr="00F155D7" w:rsidRDefault="00F36F34" w:rsidP="00C82474">
            <w:pPr>
              <w:rPr>
                <w:ins w:id="584" w:author="Author"/>
                <w:b/>
                <w:bCs/>
              </w:rPr>
            </w:pPr>
            <w:ins w:id="585" w:author="Author">
              <w:r w:rsidRPr="00F155D7">
                <w:rPr>
                  <w:b/>
                  <w:bCs/>
                </w:rPr>
                <w:t>18</w:t>
              </w:r>
            </w:ins>
          </w:p>
        </w:tc>
        <w:tc>
          <w:tcPr>
            <w:tcW w:w="270" w:type="dxa"/>
          </w:tcPr>
          <w:p w14:paraId="4E823CD4" w14:textId="77777777" w:rsidR="00F36F34" w:rsidRPr="00F155D7" w:rsidRDefault="00F36F34" w:rsidP="00C82474">
            <w:pPr>
              <w:rPr>
                <w:ins w:id="586" w:author="Author"/>
                <w:b/>
                <w:bCs/>
              </w:rPr>
            </w:pPr>
            <w:ins w:id="587" w:author="Author">
              <w:r w:rsidRPr="00F155D7">
                <w:rPr>
                  <w:b/>
                  <w:bCs/>
                </w:rPr>
                <w:t>19</w:t>
              </w:r>
            </w:ins>
          </w:p>
        </w:tc>
        <w:tc>
          <w:tcPr>
            <w:tcW w:w="272" w:type="dxa"/>
          </w:tcPr>
          <w:p w14:paraId="756471D2" w14:textId="77777777" w:rsidR="00F36F34" w:rsidRPr="00F155D7" w:rsidRDefault="00F36F34" w:rsidP="00C82474">
            <w:pPr>
              <w:rPr>
                <w:ins w:id="588" w:author="Author"/>
                <w:b/>
                <w:bCs/>
              </w:rPr>
            </w:pPr>
            <w:ins w:id="589" w:author="Author">
              <w:r w:rsidRPr="00F155D7">
                <w:rPr>
                  <w:b/>
                  <w:bCs/>
                </w:rPr>
                <w:t>20</w:t>
              </w:r>
            </w:ins>
          </w:p>
        </w:tc>
        <w:tc>
          <w:tcPr>
            <w:tcW w:w="360" w:type="dxa"/>
          </w:tcPr>
          <w:p w14:paraId="296F7934" w14:textId="77777777" w:rsidR="00F36F34" w:rsidRPr="00F155D7" w:rsidRDefault="00F36F34" w:rsidP="00C82474">
            <w:pPr>
              <w:rPr>
                <w:ins w:id="590" w:author="Author"/>
                <w:b/>
                <w:bCs/>
              </w:rPr>
            </w:pPr>
            <w:ins w:id="591" w:author="Author">
              <w:r w:rsidRPr="00F155D7">
                <w:rPr>
                  <w:b/>
                  <w:bCs/>
                </w:rPr>
                <w:t>21</w:t>
              </w:r>
            </w:ins>
          </w:p>
        </w:tc>
        <w:tc>
          <w:tcPr>
            <w:tcW w:w="360" w:type="dxa"/>
          </w:tcPr>
          <w:p w14:paraId="348999BB" w14:textId="77777777" w:rsidR="00F36F34" w:rsidRPr="00F155D7" w:rsidRDefault="00F36F34" w:rsidP="00C82474">
            <w:pPr>
              <w:rPr>
                <w:ins w:id="592" w:author="Author"/>
                <w:b/>
                <w:bCs/>
              </w:rPr>
            </w:pPr>
            <w:ins w:id="593" w:author="Author">
              <w:r w:rsidRPr="00F155D7">
                <w:rPr>
                  <w:b/>
                  <w:bCs/>
                </w:rPr>
                <w:t>22</w:t>
              </w:r>
            </w:ins>
          </w:p>
        </w:tc>
        <w:tc>
          <w:tcPr>
            <w:tcW w:w="360" w:type="dxa"/>
          </w:tcPr>
          <w:p w14:paraId="1DDB6C9C" w14:textId="77777777" w:rsidR="00F36F34" w:rsidRPr="00F155D7" w:rsidRDefault="00F36F34" w:rsidP="00C82474">
            <w:pPr>
              <w:rPr>
                <w:ins w:id="594" w:author="Author"/>
                <w:b/>
                <w:bCs/>
              </w:rPr>
            </w:pPr>
            <w:ins w:id="595" w:author="Author">
              <w:r w:rsidRPr="00F155D7">
                <w:rPr>
                  <w:b/>
                  <w:bCs/>
                </w:rPr>
                <w:t>23</w:t>
              </w:r>
            </w:ins>
          </w:p>
        </w:tc>
        <w:tc>
          <w:tcPr>
            <w:tcW w:w="270" w:type="dxa"/>
          </w:tcPr>
          <w:p w14:paraId="05E24FB4" w14:textId="77777777" w:rsidR="00F36F34" w:rsidRPr="00F155D7" w:rsidDel="00F520F1" w:rsidRDefault="00F36F34" w:rsidP="00C82474">
            <w:pPr>
              <w:rPr>
                <w:ins w:id="596" w:author="Author"/>
                <w:b/>
                <w:bCs/>
              </w:rPr>
            </w:pPr>
            <w:ins w:id="597" w:author="Author">
              <w:r w:rsidRPr="00F155D7">
                <w:rPr>
                  <w:b/>
                  <w:bCs/>
                </w:rPr>
                <w:t>24</w:t>
              </w:r>
            </w:ins>
          </w:p>
        </w:tc>
        <w:tc>
          <w:tcPr>
            <w:tcW w:w="270" w:type="dxa"/>
          </w:tcPr>
          <w:p w14:paraId="56185440" w14:textId="77777777" w:rsidR="00F36F34" w:rsidRPr="00F155D7" w:rsidRDefault="00F36F34" w:rsidP="00C82474">
            <w:pPr>
              <w:rPr>
                <w:ins w:id="598" w:author="Author"/>
                <w:b/>
                <w:bCs/>
              </w:rPr>
            </w:pPr>
            <w:ins w:id="599" w:author="Author">
              <w:r w:rsidRPr="00F155D7">
                <w:rPr>
                  <w:b/>
                  <w:bCs/>
                </w:rPr>
                <w:t>25</w:t>
              </w:r>
            </w:ins>
          </w:p>
        </w:tc>
      </w:tr>
      <w:tr w:rsidR="00F36F34" w14:paraId="263A691A" w14:textId="77777777" w:rsidTr="00C82474">
        <w:trPr>
          <w:ins w:id="600" w:author="Author"/>
        </w:trPr>
        <w:tc>
          <w:tcPr>
            <w:tcW w:w="720" w:type="dxa"/>
          </w:tcPr>
          <w:p w14:paraId="05BE9B21" w14:textId="77777777" w:rsidR="00F36F34" w:rsidRDefault="00F36F34" w:rsidP="00C82474">
            <w:pPr>
              <w:rPr>
                <w:ins w:id="601" w:author="Author"/>
              </w:rPr>
            </w:pPr>
          </w:p>
        </w:tc>
        <w:tc>
          <w:tcPr>
            <w:tcW w:w="258" w:type="dxa"/>
          </w:tcPr>
          <w:p w14:paraId="7C51FBA7" w14:textId="77777777" w:rsidR="00F36F34" w:rsidRDefault="00F36F34" w:rsidP="00C82474">
            <w:pPr>
              <w:rPr>
                <w:ins w:id="602" w:author="Author"/>
              </w:rPr>
            </w:pPr>
            <w:ins w:id="603" w:author="Author">
              <w:r>
                <w:t>1</w:t>
              </w:r>
            </w:ins>
          </w:p>
        </w:tc>
        <w:tc>
          <w:tcPr>
            <w:tcW w:w="328" w:type="dxa"/>
          </w:tcPr>
          <w:p w14:paraId="70303E7C" w14:textId="77777777" w:rsidR="00F36F34" w:rsidRDefault="00F36F34" w:rsidP="00C82474">
            <w:pPr>
              <w:rPr>
                <w:ins w:id="604" w:author="Author"/>
              </w:rPr>
            </w:pPr>
            <w:ins w:id="605" w:author="Author">
              <w:r>
                <w:t>i</w:t>
              </w:r>
            </w:ins>
          </w:p>
        </w:tc>
        <w:tc>
          <w:tcPr>
            <w:tcW w:w="328" w:type="dxa"/>
          </w:tcPr>
          <w:p w14:paraId="05DA0EF7" w14:textId="77777777" w:rsidR="00F36F34" w:rsidRDefault="00F36F34" w:rsidP="00C82474">
            <w:pPr>
              <w:rPr>
                <w:ins w:id="606" w:author="Author"/>
              </w:rPr>
            </w:pPr>
            <w:ins w:id="607" w:author="Author">
              <w:r>
                <w:t>m</w:t>
              </w:r>
            </w:ins>
          </w:p>
        </w:tc>
        <w:tc>
          <w:tcPr>
            <w:tcW w:w="328" w:type="dxa"/>
          </w:tcPr>
          <w:p w14:paraId="197CCD35" w14:textId="77777777" w:rsidR="00F36F34" w:rsidRDefault="00F36F34" w:rsidP="00C82474">
            <w:pPr>
              <w:rPr>
                <w:ins w:id="608" w:author="Author"/>
              </w:rPr>
            </w:pPr>
            <w:ins w:id="609" w:author="Author">
              <w:r>
                <w:t>a</w:t>
              </w:r>
            </w:ins>
          </w:p>
        </w:tc>
        <w:tc>
          <w:tcPr>
            <w:tcW w:w="328" w:type="dxa"/>
          </w:tcPr>
          <w:p w14:paraId="63D93BED" w14:textId="77777777" w:rsidR="00F36F34" w:rsidRDefault="00F36F34" w:rsidP="00C82474">
            <w:pPr>
              <w:rPr>
                <w:ins w:id="610" w:author="Author"/>
              </w:rPr>
            </w:pPr>
            <w:ins w:id="611" w:author="Author">
              <w:r>
                <w:t>g</w:t>
              </w:r>
            </w:ins>
          </w:p>
        </w:tc>
        <w:tc>
          <w:tcPr>
            <w:tcW w:w="328" w:type="dxa"/>
          </w:tcPr>
          <w:p w14:paraId="1FDCCC7D" w14:textId="77777777" w:rsidR="00F36F34" w:rsidRDefault="00F36F34" w:rsidP="00C82474">
            <w:pPr>
              <w:rPr>
                <w:ins w:id="612" w:author="Author"/>
              </w:rPr>
            </w:pPr>
            <w:ins w:id="613" w:author="Author">
              <w:r>
                <w:t>e</w:t>
              </w:r>
            </w:ins>
          </w:p>
        </w:tc>
        <w:tc>
          <w:tcPr>
            <w:tcW w:w="328" w:type="dxa"/>
          </w:tcPr>
          <w:p w14:paraId="749DA5A2" w14:textId="77777777" w:rsidR="00F36F34" w:rsidRDefault="00F36F34" w:rsidP="00C82474">
            <w:pPr>
              <w:rPr>
                <w:ins w:id="614" w:author="Author"/>
              </w:rPr>
            </w:pPr>
            <w:ins w:id="615" w:author="Author">
              <w:r>
                <w:t>-</w:t>
              </w:r>
            </w:ins>
          </w:p>
        </w:tc>
        <w:tc>
          <w:tcPr>
            <w:tcW w:w="328" w:type="dxa"/>
          </w:tcPr>
          <w:p w14:paraId="5EE829F7" w14:textId="77777777" w:rsidR="00F36F34" w:rsidRDefault="00F36F34" w:rsidP="00C82474">
            <w:pPr>
              <w:rPr>
                <w:ins w:id="616" w:author="Author"/>
              </w:rPr>
            </w:pPr>
            <w:ins w:id="617" w:author="Author">
              <w:r>
                <w:t>s</w:t>
              </w:r>
            </w:ins>
          </w:p>
        </w:tc>
        <w:tc>
          <w:tcPr>
            <w:tcW w:w="328" w:type="dxa"/>
          </w:tcPr>
          <w:p w14:paraId="0B9EDB26" w14:textId="77777777" w:rsidR="00F36F34" w:rsidRDefault="00F36F34" w:rsidP="00C82474">
            <w:pPr>
              <w:rPr>
                <w:ins w:id="618" w:author="Author"/>
              </w:rPr>
            </w:pPr>
            <w:ins w:id="619" w:author="Author">
              <w:r>
                <w:t>i</w:t>
              </w:r>
            </w:ins>
          </w:p>
        </w:tc>
        <w:tc>
          <w:tcPr>
            <w:tcW w:w="356" w:type="dxa"/>
          </w:tcPr>
          <w:p w14:paraId="684A024A" w14:textId="77777777" w:rsidR="00F36F34" w:rsidRDefault="00F36F34" w:rsidP="00C82474">
            <w:pPr>
              <w:rPr>
                <w:ins w:id="620" w:author="Author"/>
              </w:rPr>
            </w:pPr>
            <w:ins w:id="621" w:author="Author">
              <w:r>
                <w:t>z</w:t>
              </w:r>
            </w:ins>
          </w:p>
        </w:tc>
        <w:tc>
          <w:tcPr>
            <w:tcW w:w="360" w:type="dxa"/>
          </w:tcPr>
          <w:p w14:paraId="7A46C7A4" w14:textId="77777777" w:rsidR="00F36F34" w:rsidRDefault="00F36F34" w:rsidP="00C82474">
            <w:pPr>
              <w:rPr>
                <w:ins w:id="622" w:author="Author"/>
              </w:rPr>
            </w:pPr>
            <w:ins w:id="623" w:author="Author">
              <w:r>
                <w:t>e</w:t>
              </w:r>
            </w:ins>
          </w:p>
        </w:tc>
        <w:tc>
          <w:tcPr>
            <w:tcW w:w="360" w:type="dxa"/>
          </w:tcPr>
          <w:p w14:paraId="0865DAF6" w14:textId="77777777" w:rsidR="00F36F34" w:rsidRDefault="00F36F34" w:rsidP="00C82474">
            <w:pPr>
              <w:rPr>
                <w:ins w:id="624" w:author="Author"/>
              </w:rPr>
            </w:pPr>
            <w:ins w:id="625" w:author="Author">
              <w:r>
                <w:t>:</w:t>
              </w:r>
            </w:ins>
          </w:p>
        </w:tc>
        <w:tc>
          <w:tcPr>
            <w:tcW w:w="360" w:type="dxa"/>
          </w:tcPr>
          <w:p w14:paraId="468DD6EC" w14:textId="77777777" w:rsidR="00F36F34" w:rsidRDefault="00F36F34" w:rsidP="00C82474">
            <w:pPr>
              <w:rPr>
                <w:ins w:id="626" w:author="Author"/>
              </w:rPr>
            </w:pPr>
          </w:p>
        </w:tc>
        <w:tc>
          <w:tcPr>
            <w:tcW w:w="360" w:type="dxa"/>
          </w:tcPr>
          <w:p w14:paraId="4A7B077B" w14:textId="77777777" w:rsidR="00F36F34" w:rsidRDefault="00F36F34" w:rsidP="00C82474">
            <w:pPr>
              <w:rPr>
                <w:ins w:id="627" w:author="Author"/>
              </w:rPr>
            </w:pPr>
          </w:p>
        </w:tc>
        <w:tc>
          <w:tcPr>
            <w:tcW w:w="270" w:type="dxa"/>
          </w:tcPr>
          <w:p w14:paraId="6CDADB2A" w14:textId="77777777" w:rsidR="00F36F34" w:rsidRDefault="00F36F34" w:rsidP="00C82474">
            <w:pPr>
              <w:rPr>
                <w:ins w:id="628" w:author="Author"/>
              </w:rPr>
            </w:pPr>
          </w:p>
        </w:tc>
        <w:tc>
          <w:tcPr>
            <w:tcW w:w="360" w:type="dxa"/>
          </w:tcPr>
          <w:p w14:paraId="2316C02A" w14:textId="77777777" w:rsidR="00F36F34" w:rsidRDefault="00F36F34" w:rsidP="00C82474">
            <w:pPr>
              <w:rPr>
                <w:ins w:id="629" w:author="Author"/>
              </w:rPr>
            </w:pPr>
          </w:p>
        </w:tc>
        <w:tc>
          <w:tcPr>
            <w:tcW w:w="360" w:type="dxa"/>
          </w:tcPr>
          <w:p w14:paraId="3AD6BFEF" w14:textId="77777777" w:rsidR="00F36F34" w:rsidRDefault="00F36F34" w:rsidP="00C82474">
            <w:pPr>
              <w:rPr>
                <w:ins w:id="630" w:author="Author"/>
              </w:rPr>
            </w:pPr>
          </w:p>
        </w:tc>
        <w:tc>
          <w:tcPr>
            <w:tcW w:w="360" w:type="dxa"/>
          </w:tcPr>
          <w:p w14:paraId="5B8E01E6" w14:textId="77777777" w:rsidR="00F36F34" w:rsidRDefault="00F36F34" w:rsidP="00C82474">
            <w:pPr>
              <w:rPr>
                <w:ins w:id="631" w:author="Author"/>
              </w:rPr>
            </w:pPr>
          </w:p>
        </w:tc>
        <w:tc>
          <w:tcPr>
            <w:tcW w:w="270" w:type="dxa"/>
          </w:tcPr>
          <w:p w14:paraId="71EBB8BB" w14:textId="77777777" w:rsidR="00F36F34" w:rsidDel="00F520F1" w:rsidRDefault="00F36F34" w:rsidP="00C82474">
            <w:pPr>
              <w:rPr>
                <w:ins w:id="632" w:author="Author"/>
              </w:rPr>
            </w:pPr>
          </w:p>
        </w:tc>
        <w:tc>
          <w:tcPr>
            <w:tcW w:w="272" w:type="dxa"/>
          </w:tcPr>
          <w:p w14:paraId="7B1AD883" w14:textId="77777777" w:rsidR="00F36F34" w:rsidDel="00F520F1" w:rsidRDefault="00F36F34" w:rsidP="00C82474">
            <w:pPr>
              <w:rPr>
                <w:ins w:id="633" w:author="Author"/>
              </w:rPr>
            </w:pPr>
          </w:p>
        </w:tc>
        <w:tc>
          <w:tcPr>
            <w:tcW w:w="360" w:type="dxa"/>
          </w:tcPr>
          <w:p w14:paraId="4FF12016" w14:textId="77777777" w:rsidR="00F36F34" w:rsidDel="00F520F1" w:rsidRDefault="00F36F34" w:rsidP="00C82474">
            <w:pPr>
              <w:rPr>
                <w:ins w:id="634" w:author="Author"/>
              </w:rPr>
            </w:pPr>
          </w:p>
        </w:tc>
        <w:tc>
          <w:tcPr>
            <w:tcW w:w="360" w:type="dxa"/>
          </w:tcPr>
          <w:p w14:paraId="7068C7A0" w14:textId="77777777" w:rsidR="00F36F34" w:rsidDel="00F520F1" w:rsidRDefault="00F36F34" w:rsidP="00C82474">
            <w:pPr>
              <w:rPr>
                <w:ins w:id="635" w:author="Author"/>
              </w:rPr>
            </w:pPr>
          </w:p>
        </w:tc>
        <w:tc>
          <w:tcPr>
            <w:tcW w:w="360" w:type="dxa"/>
          </w:tcPr>
          <w:p w14:paraId="7EBF4AF2" w14:textId="77777777" w:rsidR="00F36F34" w:rsidDel="00F520F1" w:rsidRDefault="00F36F34" w:rsidP="00C82474">
            <w:pPr>
              <w:rPr>
                <w:ins w:id="636" w:author="Author"/>
              </w:rPr>
            </w:pPr>
          </w:p>
        </w:tc>
        <w:tc>
          <w:tcPr>
            <w:tcW w:w="270" w:type="dxa"/>
          </w:tcPr>
          <w:p w14:paraId="0BAB0FA4" w14:textId="77777777" w:rsidR="00F36F34" w:rsidRDefault="00F36F34" w:rsidP="00C82474">
            <w:pPr>
              <w:rPr>
                <w:ins w:id="637" w:author="Author"/>
              </w:rPr>
            </w:pPr>
          </w:p>
        </w:tc>
        <w:tc>
          <w:tcPr>
            <w:tcW w:w="270" w:type="dxa"/>
          </w:tcPr>
          <w:p w14:paraId="3C83C572" w14:textId="77777777" w:rsidR="00F36F34" w:rsidDel="00F520F1" w:rsidRDefault="00F36F34" w:rsidP="00C82474">
            <w:pPr>
              <w:rPr>
                <w:ins w:id="638" w:author="Author"/>
              </w:rPr>
            </w:pPr>
          </w:p>
        </w:tc>
      </w:tr>
    </w:tbl>
    <w:p w14:paraId="29DED740" w14:textId="77777777" w:rsidR="00F36F34" w:rsidRDefault="00F36F34" w:rsidP="00F36F34">
      <w:pPr>
        <w:rPr>
          <w:ins w:id="639" w:author="Author"/>
        </w:rPr>
      </w:pPr>
    </w:p>
    <w:p w14:paraId="64F46CB1" w14:textId="77777777" w:rsidR="00F36F34" w:rsidRDefault="00F36F34" w:rsidP="00F36F34">
      <w:pPr>
        <w:rPr>
          <w:ins w:id="640" w:author="Author"/>
        </w:rPr>
      </w:pPr>
      <w:ins w:id="641" w:author="Author">
        <w:r>
          <w:t>Each row set in the Configuration Portal table is expected to be 25 bytes.  Unused bytes shall be padded with the value 0 or optionally an ASCII space.</w:t>
        </w:r>
      </w:ins>
    </w:p>
    <w:p w14:paraId="0FFAB638" w14:textId="77777777" w:rsidR="00F36F34" w:rsidRDefault="00F36F34" w:rsidP="00F36F34">
      <w:pPr>
        <w:rPr>
          <w:ins w:id="642" w:author="Author"/>
        </w:rPr>
      </w:pPr>
      <w:ins w:id="643" w:author="Author">
        <w:r>
          <w:t xml:space="preserve">When the ONU configuration is in place the OLT will begin to transmit image </w:t>
        </w:r>
        <w:r w:rsidRPr="00741B35">
          <w:t>packets on a dedicated X-GEM port per the format in table C-4-1</w:t>
        </w:r>
      </w:ins>
    </w:p>
    <w:p w14:paraId="202D35BF" w14:textId="77777777" w:rsidR="00F36F34" w:rsidRDefault="00F36F34" w:rsidP="00F36F34">
      <w:pPr>
        <w:rPr>
          <w:ins w:id="644" w:author="Author"/>
        </w:rPr>
      </w:pPr>
    </w:p>
    <w:p w14:paraId="0173AB18" w14:textId="77777777" w:rsidR="00F36F34" w:rsidRPr="00BD0038" w:rsidRDefault="00F36F34" w:rsidP="00F36F34">
      <w:pPr>
        <w:rPr>
          <w:ins w:id="645" w:author="Author"/>
          <w:b/>
          <w:bCs/>
        </w:rPr>
      </w:pPr>
      <w:ins w:id="646" w:author="Author">
        <w:r w:rsidRPr="00BD0038">
          <w:rPr>
            <w:b/>
            <w:bCs/>
          </w:rPr>
          <w:tab/>
        </w:r>
      </w:ins>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756"/>
        <w:gridCol w:w="388"/>
        <w:gridCol w:w="388"/>
        <w:gridCol w:w="388"/>
        <w:gridCol w:w="388"/>
        <w:gridCol w:w="388"/>
        <w:gridCol w:w="388"/>
        <w:gridCol w:w="388"/>
        <w:gridCol w:w="388"/>
        <w:gridCol w:w="3647"/>
      </w:tblGrid>
      <w:tr w:rsidR="00F36F34" w:rsidRPr="00741B35" w14:paraId="500F52F8" w14:textId="77777777" w:rsidTr="00C82474">
        <w:trPr>
          <w:cantSplit/>
          <w:tblHeader/>
          <w:jc w:val="center"/>
          <w:ins w:id="647" w:author="Author"/>
        </w:trPr>
        <w:tc>
          <w:tcPr>
            <w:tcW w:w="2132" w:type="dxa"/>
          </w:tcPr>
          <w:p w14:paraId="4D776EDE" w14:textId="77777777" w:rsidR="00F36F34" w:rsidRPr="00741B35" w:rsidRDefault="00F36F34" w:rsidP="00C82474">
            <w:pPr>
              <w:pStyle w:val="Tablehead"/>
              <w:rPr>
                <w:ins w:id="648" w:author="Author"/>
              </w:rPr>
            </w:pPr>
            <w:ins w:id="649" w:author="Author">
              <w:r w:rsidRPr="00741B35">
                <w:t>Field</w:t>
              </w:r>
            </w:ins>
          </w:p>
        </w:tc>
        <w:tc>
          <w:tcPr>
            <w:tcW w:w="756" w:type="dxa"/>
          </w:tcPr>
          <w:p w14:paraId="79E5087F" w14:textId="77777777" w:rsidR="00F36F34" w:rsidRPr="00741B35" w:rsidRDefault="00F36F34" w:rsidP="00C82474">
            <w:pPr>
              <w:pStyle w:val="Tablehead"/>
              <w:rPr>
                <w:ins w:id="650" w:author="Author"/>
              </w:rPr>
            </w:pPr>
            <w:ins w:id="651" w:author="Author">
              <w:r w:rsidRPr="00741B35">
                <w:t>Byte</w:t>
              </w:r>
            </w:ins>
          </w:p>
        </w:tc>
        <w:tc>
          <w:tcPr>
            <w:tcW w:w="388" w:type="dxa"/>
          </w:tcPr>
          <w:p w14:paraId="6283F13D" w14:textId="77777777" w:rsidR="00F36F34" w:rsidRPr="00741B35" w:rsidRDefault="00F36F34" w:rsidP="00C82474">
            <w:pPr>
              <w:pStyle w:val="Tablehead"/>
              <w:rPr>
                <w:ins w:id="652" w:author="Author"/>
              </w:rPr>
            </w:pPr>
            <w:ins w:id="653" w:author="Author">
              <w:r w:rsidRPr="00741B35">
                <w:t>8</w:t>
              </w:r>
            </w:ins>
          </w:p>
        </w:tc>
        <w:tc>
          <w:tcPr>
            <w:tcW w:w="388" w:type="dxa"/>
          </w:tcPr>
          <w:p w14:paraId="7ACA89CC" w14:textId="77777777" w:rsidR="00F36F34" w:rsidRPr="00741B35" w:rsidRDefault="00F36F34" w:rsidP="00C82474">
            <w:pPr>
              <w:pStyle w:val="Tablehead"/>
              <w:rPr>
                <w:ins w:id="654" w:author="Author"/>
              </w:rPr>
            </w:pPr>
            <w:ins w:id="655" w:author="Author">
              <w:r w:rsidRPr="00741B35">
                <w:t>7</w:t>
              </w:r>
            </w:ins>
          </w:p>
        </w:tc>
        <w:tc>
          <w:tcPr>
            <w:tcW w:w="388" w:type="dxa"/>
          </w:tcPr>
          <w:p w14:paraId="471552BE" w14:textId="77777777" w:rsidR="00F36F34" w:rsidRPr="00741B35" w:rsidRDefault="00F36F34" w:rsidP="00C82474">
            <w:pPr>
              <w:pStyle w:val="Tablehead"/>
              <w:rPr>
                <w:ins w:id="656" w:author="Author"/>
              </w:rPr>
            </w:pPr>
            <w:ins w:id="657" w:author="Author">
              <w:r w:rsidRPr="00741B35">
                <w:t>6</w:t>
              </w:r>
            </w:ins>
          </w:p>
        </w:tc>
        <w:tc>
          <w:tcPr>
            <w:tcW w:w="388" w:type="dxa"/>
          </w:tcPr>
          <w:p w14:paraId="181411C7" w14:textId="77777777" w:rsidR="00F36F34" w:rsidRPr="00741B35" w:rsidRDefault="00F36F34" w:rsidP="00C82474">
            <w:pPr>
              <w:pStyle w:val="Tablehead"/>
              <w:rPr>
                <w:ins w:id="658" w:author="Author"/>
              </w:rPr>
            </w:pPr>
            <w:ins w:id="659" w:author="Author">
              <w:r w:rsidRPr="00741B35">
                <w:t>5</w:t>
              </w:r>
            </w:ins>
          </w:p>
        </w:tc>
        <w:tc>
          <w:tcPr>
            <w:tcW w:w="388" w:type="dxa"/>
          </w:tcPr>
          <w:p w14:paraId="54FAAF19" w14:textId="77777777" w:rsidR="00F36F34" w:rsidRPr="00741B35" w:rsidRDefault="00F36F34" w:rsidP="00C82474">
            <w:pPr>
              <w:pStyle w:val="Tablehead"/>
              <w:rPr>
                <w:ins w:id="660" w:author="Author"/>
              </w:rPr>
            </w:pPr>
            <w:ins w:id="661" w:author="Author">
              <w:r w:rsidRPr="00741B35">
                <w:t>4</w:t>
              </w:r>
            </w:ins>
          </w:p>
        </w:tc>
        <w:tc>
          <w:tcPr>
            <w:tcW w:w="388" w:type="dxa"/>
          </w:tcPr>
          <w:p w14:paraId="301C2794" w14:textId="77777777" w:rsidR="00F36F34" w:rsidRPr="00741B35" w:rsidRDefault="00F36F34" w:rsidP="00C82474">
            <w:pPr>
              <w:pStyle w:val="Tablehead"/>
              <w:rPr>
                <w:ins w:id="662" w:author="Author"/>
              </w:rPr>
            </w:pPr>
            <w:ins w:id="663" w:author="Author">
              <w:r w:rsidRPr="00741B35">
                <w:t>3</w:t>
              </w:r>
            </w:ins>
          </w:p>
        </w:tc>
        <w:tc>
          <w:tcPr>
            <w:tcW w:w="388" w:type="dxa"/>
          </w:tcPr>
          <w:p w14:paraId="432715E8" w14:textId="77777777" w:rsidR="00F36F34" w:rsidRPr="00741B35" w:rsidRDefault="00F36F34" w:rsidP="00C82474">
            <w:pPr>
              <w:pStyle w:val="Tablehead"/>
              <w:rPr>
                <w:ins w:id="664" w:author="Author"/>
              </w:rPr>
            </w:pPr>
            <w:ins w:id="665" w:author="Author">
              <w:r w:rsidRPr="00741B35">
                <w:t>2</w:t>
              </w:r>
            </w:ins>
          </w:p>
        </w:tc>
        <w:tc>
          <w:tcPr>
            <w:tcW w:w="388" w:type="dxa"/>
          </w:tcPr>
          <w:p w14:paraId="4D804783" w14:textId="77777777" w:rsidR="00F36F34" w:rsidRPr="00741B35" w:rsidRDefault="00F36F34" w:rsidP="00C82474">
            <w:pPr>
              <w:pStyle w:val="Tablehead"/>
              <w:rPr>
                <w:ins w:id="666" w:author="Author"/>
              </w:rPr>
            </w:pPr>
            <w:ins w:id="667" w:author="Author">
              <w:r w:rsidRPr="00741B35">
                <w:t>1</w:t>
              </w:r>
            </w:ins>
          </w:p>
        </w:tc>
        <w:tc>
          <w:tcPr>
            <w:tcW w:w="3647" w:type="dxa"/>
          </w:tcPr>
          <w:p w14:paraId="4D444B73" w14:textId="77777777" w:rsidR="00F36F34" w:rsidRPr="00741B35" w:rsidRDefault="00F36F34" w:rsidP="00C82474">
            <w:pPr>
              <w:pStyle w:val="Tablehead"/>
              <w:rPr>
                <w:ins w:id="668" w:author="Author"/>
              </w:rPr>
            </w:pPr>
            <w:ins w:id="669" w:author="Author">
              <w:r w:rsidRPr="00741B35">
                <w:t>Comments</w:t>
              </w:r>
            </w:ins>
          </w:p>
        </w:tc>
      </w:tr>
      <w:tr w:rsidR="00F36F34" w:rsidRPr="00741B35" w14:paraId="281CDD50" w14:textId="77777777" w:rsidTr="00C82474">
        <w:trPr>
          <w:cantSplit/>
          <w:jc w:val="center"/>
          <w:ins w:id="670" w:author="Author"/>
        </w:trPr>
        <w:tc>
          <w:tcPr>
            <w:tcW w:w="2132" w:type="dxa"/>
          </w:tcPr>
          <w:p w14:paraId="76EEC5EA" w14:textId="77777777" w:rsidR="00F36F34" w:rsidRPr="00741B35" w:rsidRDefault="00F36F34" w:rsidP="00C82474">
            <w:pPr>
              <w:pStyle w:val="Tabletext0"/>
              <w:rPr>
                <w:ins w:id="671" w:author="Author"/>
              </w:rPr>
            </w:pPr>
            <w:ins w:id="672" w:author="Author">
              <w:r w:rsidRPr="00741B35">
                <w:t>M</w:t>
              </w:r>
              <w:r>
                <w:t>AC</w:t>
              </w:r>
              <w:r w:rsidRPr="00741B35">
                <w:t xml:space="preserve"> DA (Image Identifier)</w:t>
              </w:r>
            </w:ins>
          </w:p>
        </w:tc>
        <w:tc>
          <w:tcPr>
            <w:tcW w:w="756" w:type="dxa"/>
          </w:tcPr>
          <w:p w14:paraId="412B8956" w14:textId="77777777" w:rsidR="00F36F34" w:rsidRPr="00741B35" w:rsidRDefault="00F36F34" w:rsidP="00C82474">
            <w:pPr>
              <w:pStyle w:val="Tabletext0"/>
              <w:jc w:val="center"/>
              <w:rPr>
                <w:ins w:id="673" w:author="Author"/>
              </w:rPr>
            </w:pPr>
            <w:ins w:id="674" w:author="Author">
              <w:r w:rsidRPr="00741B35">
                <w:t>1-6</w:t>
              </w:r>
            </w:ins>
          </w:p>
        </w:tc>
        <w:tc>
          <w:tcPr>
            <w:tcW w:w="388" w:type="dxa"/>
          </w:tcPr>
          <w:p w14:paraId="3E406E4D" w14:textId="77777777" w:rsidR="00F36F34" w:rsidRPr="00741B35" w:rsidRDefault="00F36F34" w:rsidP="00C82474">
            <w:pPr>
              <w:pStyle w:val="Tabletext0"/>
              <w:jc w:val="center"/>
              <w:rPr>
                <w:ins w:id="675" w:author="Author"/>
              </w:rPr>
            </w:pPr>
          </w:p>
        </w:tc>
        <w:tc>
          <w:tcPr>
            <w:tcW w:w="388" w:type="dxa"/>
          </w:tcPr>
          <w:p w14:paraId="48D45371" w14:textId="77777777" w:rsidR="00F36F34" w:rsidRPr="00741B35" w:rsidRDefault="00F36F34" w:rsidP="00C82474">
            <w:pPr>
              <w:pStyle w:val="Tabletext0"/>
              <w:jc w:val="center"/>
              <w:rPr>
                <w:ins w:id="676" w:author="Author"/>
              </w:rPr>
            </w:pPr>
          </w:p>
        </w:tc>
        <w:tc>
          <w:tcPr>
            <w:tcW w:w="388" w:type="dxa"/>
          </w:tcPr>
          <w:p w14:paraId="1491FD3B" w14:textId="77777777" w:rsidR="00F36F34" w:rsidRPr="00741B35" w:rsidRDefault="00F36F34" w:rsidP="00C82474">
            <w:pPr>
              <w:pStyle w:val="Tabletext0"/>
              <w:jc w:val="center"/>
              <w:rPr>
                <w:ins w:id="677" w:author="Author"/>
              </w:rPr>
            </w:pPr>
          </w:p>
        </w:tc>
        <w:tc>
          <w:tcPr>
            <w:tcW w:w="388" w:type="dxa"/>
          </w:tcPr>
          <w:p w14:paraId="3FAC787B" w14:textId="77777777" w:rsidR="00F36F34" w:rsidRPr="00741B35" w:rsidRDefault="00F36F34" w:rsidP="00C82474">
            <w:pPr>
              <w:pStyle w:val="Tabletext0"/>
              <w:jc w:val="center"/>
              <w:rPr>
                <w:ins w:id="678" w:author="Author"/>
              </w:rPr>
            </w:pPr>
          </w:p>
        </w:tc>
        <w:tc>
          <w:tcPr>
            <w:tcW w:w="388" w:type="dxa"/>
          </w:tcPr>
          <w:p w14:paraId="5696DB6D" w14:textId="77777777" w:rsidR="00F36F34" w:rsidRPr="00741B35" w:rsidRDefault="00F36F34" w:rsidP="00C82474">
            <w:pPr>
              <w:pStyle w:val="Tabletext0"/>
              <w:jc w:val="center"/>
              <w:rPr>
                <w:ins w:id="679" w:author="Author"/>
              </w:rPr>
            </w:pPr>
          </w:p>
        </w:tc>
        <w:tc>
          <w:tcPr>
            <w:tcW w:w="388" w:type="dxa"/>
          </w:tcPr>
          <w:p w14:paraId="746CCF25" w14:textId="77777777" w:rsidR="00F36F34" w:rsidRPr="00741B35" w:rsidRDefault="00F36F34" w:rsidP="00C82474">
            <w:pPr>
              <w:pStyle w:val="Tabletext0"/>
              <w:jc w:val="center"/>
              <w:rPr>
                <w:ins w:id="680" w:author="Author"/>
              </w:rPr>
            </w:pPr>
          </w:p>
        </w:tc>
        <w:tc>
          <w:tcPr>
            <w:tcW w:w="388" w:type="dxa"/>
          </w:tcPr>
          <w:p w14:paraId="0D53A386" w14:textId="77777777" w:rsidR="00F36F34" w:rsidRPr="00741B35" w:rsidRDefault="00F36F34" w:rsidP="00C82474">
            <w:pPr>
              <w:pStyle w:val="Tabletext0"/>
              <w:jc w:val="center"/>
              <w:rPr>
                <w:ins w:id="681" w:author="Author"/>
              </w:rPr>
            </w:pPr>
          </w:p>
        </w:tc>
        <w:tc>
          <w:tcPr>
            <w:tcW w:w="388" w:type="dxa"/>
          </w:tcPr>
          <w:p w14:paraId="5CB50081" w14:textId="77777777" w:rsidR="00F36F34" w:rsidRPr="00741B35" w:rsidRDefault="00F36F34" w:rsidP="00C82474">
            <w:pPr>
              <w:pStyle w:val="Tabletext0"/>
              <w:jc w:val="center"/>
              <w:rPr>
                <w:ins w:id="682" w:author="Author"/>
              </w:rPr>
            </w:pPr>
          </w:p>
        </w:tc>
        <w:tc>
          <w:tcPr>
            <w:tcW w:w="3647" w:type="dxa"/>
          </w:tcPr>
          <w:p w14:paraId="26E130E1" w14:textId="77777777" w:rsidR="00F36F34" w:rsidRPr="00741B35" w:rsidRDefault="00F36F34" w:rsidP="00C82474">
            <w:pPr>
              <w:pStyle w:val="Tabletext0"/>
              <w:rPr>
                <w:ins w:id="683" w:author="Author"/>
              </w:rPr>
            </w:pPr>
            <w:ins w:id="684" w:author="Author">
              <w:r w:rsidRPr="00741B35">
                <w:t>Destination Ethernet M</w:t>
              </w:r>
              <w:r>
                <w:t>AC</w:t>
              </w:r>
              <w:r w:rsidRPr="00741B35">
                <w:t xml:space="preserve"> which is correlated to the Network address contents referenced by the File transfer controller ME (9.12.13)</w:t>
              </w:r>
            </w:ins>
          </w:p>
        </w:tc>
      </w:tr>
      <w:tr w:rsidR="00F36F34" w:rsidRPr="00741B35" w14:paraId="0386C30D" w14:textId="77777777" w:rsidTr="00C82474">
        <w:trPr>
          <w:cantSplit/>
          <w:jc w:val="center"/>
          <w:ins w:id="685" w:author="Author"/>
        </w:trPr>
        <w:tc>
          <w:tcPr>
            <w:tcW w:w="2132" w:type="dxa"/>
          </w:tcPr>
          <w:p w14:paraId="76631B07" w14:textId="77777777" w:rsidR="00F36F34" w:rsidRPr="00741B35" w:rsidRDefault="00F36F34" w:rsidP="00C82474">
            <w:pPr>
              <w:pStyle w:val="Tabletext0"/>
              <w:rPr>
                <w:ins w:id="686" w:author="Author"/>
              </w:rPr>
            </w:pPr>
            <w:ins w:id="687" w:author="Author">
              <w:r w:rsidRPr="00741B35">
                <w:lastRenderedPageBreak/>
                <w:t>M</w:t>
              </w:r>
              <w:r>
                <w:t>AC</w:t>
              </w:r>
              <w:r w:rsidRPr="00741B35">
                <w:t xml:space="preserve"> SA</w:t>
              </w:r>
            </w:ins>
          </w:p>
        </w:tc>
        <w:tc>
          <w:tcPr>
            <w:tcW w:w="756" w:type="dxa"/>
          </w:tcPr>
          <w:p w14:paraId="5310DAFF" w14:textId="77777777" w:rsidR="00F36F34" w:rsidRPr="00741B35" w:rsidRDefault="00F36F34" w:rsidP="00C82474">
            <w:pPr>
              <w:pStyle w:val="Tabletext0"/>
              <w:jc w:val="center"/>
              <w:rPr>
                <w:ins w:id="688" w:author="Author"/>
              </w:rPr>
            </w:pPr>
            <w:ins w:id="689" w:author="Author">
              <w:r w:rsidRPr="00741B35">
                <w:t>7-12</w:t>
              </w:r>
            </w:ins>
          </w:p>
        </w:tc>
        <w:tc>
          <w:tcPr>
            <w:tcW w:w="388" w:type="dxa"/>
          </w:tcPr>
          <w:p w14:paraId="48AE416D" w14:textId="77777777" w:rsidR="00F36F34" w:rsidRPr="00741B35" w:rsidRDefault="00F36F34" w:rsidP="00C82474">
            <w:pPr>
              <w:pStyle w:val="Tabletext0"/>
              <w:jc w:val="center"/>
              <w:rPr>
                <w:ins w:id="690" w:author="Author"/>
              </w:rPr>
            </w:pPr>
          </w:p>
        </w:tc>
        <w:tc>
          <w:tcPr>
            <w:tcW w:w="388" w:type="dxa"/>
          </w:tcPr>
          <w:p w14:paraId="6010D5CD" w14:textId="77777777" w:rsidR="00F36F34" w:rsidRPr="00741B35" w:rsidRDefault="00F36F34" w:rsidP="00C82474">
            <w:pPr>
              <w:pStyle w:val="Tabletext0"/>
              <w:jc w:val="center"/>
              <w:rPr>
                <w:ins w:id="691" w:author="Author"/>
              </w:rPr>
            </w:pPr>
          </w:p>
        </w:tc>
        <w:tc>
          <w:tcPr>
            <w:tcW w:w="388" w:type="dxa"/>
          </w:tcPr>
          <w:p w14:paraId="00E70633" w14:textId="77777777" w:rsidR="00F36F34" w:rsidRPr="00741B35" w:rsidRDefault="00F36F34" w:rsidP="00C82474">
            <w:pPr>
              <w:pStyle w:val="Tabletext0"/>
              <w:jc w:val="center"/>
              <w:rPr>
                <w:ins w:id="692" w:author="Author"/>
              </w:rPr>
            </w:pPr>
          </w:p>
        </w:tc>
        <w:tc>
          <w:tcPr>
            <w:tcW w:w="388" w:type="dxa"/>
          </w:tcPr>
          <w:p w14:paraId="39E57525" w14:textId="77777777" w:rsidR="00F36F34" w:rsidRPr="00741B35" w:rsidRDefault="00F36F34" w:rsidP="00C82474">
            <w:pPr>
              <w:pStyle w:val="Tabletext0"/>
              <w:jc w:val="center"/>
              <w:rPr>
                <w:ins w:id="693" w:author="Author"/>
              </w:rPr>
            </w:pPr>
          </w:p>
        </w:tc>
        <w:tc>
          <w:tcPr>
            <w:tcW w:w="388" w:type="dxa"/>
          </w:tcPr>
          <w:p w14:paraId="32CBE323" w14:textId="77777777" w:rsidR="00F36F34" w:rsidRPr="00741B35" w:rsidRDefault="00F36F34" w:rsidP="00C82474">
            <w:pPr>
              <w:pStyle w:val="Tabletext0"/>
              <w:jc w:val="center"/>
              <w:rPr>
                <w:ins w:id="694" w:author="Author"/>
              </w:rPr>
            </w:pPr>
          </w:p>
        </w:tc>
        <w:tc>
          <w:tcPr>
            <w:tcW w:w="388" w:type="dxa"/>
          </w:tcPr>
          <w:p w14:paraId="52D57AB9" w14:textId="77777777" w:rsidR="00F36F34" w:rsidRPr="00741B35" w:rsidRDefault="00F36F34" w:rsidP="00C82474">
            <w:pPr>
              <w:pStyle w:val="Tabletext0"/>
              <w:jc w:val="center"/>
              <w:rPr>
                <w:ins w:id="695" w:author="Author"/>
              </w:rPr>
            </w:pPr>
          </w:p>
        </w:tc>
        <w:tc>
          <w:tcPr>
            <w:tcW w:w="388" w:type="dxa"/>
          </w:tcPr>
          <w:p w14:paraId="62D1F035" w14:textId="77777777" w:rsidR="00F36F34" w:rsidRPr="00741B35" w:rsidRDefault="00F36F34" w:rsidP="00C82474">
            <w:pPr>
              <w:pStyle w:val="Tabletext0"/>
              <w:jc w:val="center"/>
              <w:rPr>
                <w:ins w:id="696" w:author="Author"/>
              </w:rPr>
            </w:pPr>
          </w:p>
        </w:tc>
        <w:tc>
          <w:tcPr>
            <w:tcW w:w="388" w:type="dxa"/>
          </w:tcPr>
          <w:p w14:paraId="2AF91BC3" w14:textId="77777777" w:rsidR="00F36F34" w:rsidRPr="00741B35" w:rsidRDefault="00F36F34" w:rsidP="00C82474">
            <w:pPr>
              <w:pStyle w:val="Tabletext0"/>
              <w:jc w:val="center"/>
              <w:rPr>
                <w:ins w:id="697" w:author="Author"/>
              </w:rPr>
            </w:pPr>
          </w:p>
        </w:tc>
        <w:tc>
          <w:tcPr>
            <w:tcW w:w="3647" w:type="dxa"/>
          </w:tcPr>
          <w:p w14:paraId="31AAE101" w14:textId="77777777" w:rsidR="00F36F34" w:rsidRPr="00741B35" w:rsidRDefault="00F36F34" w:rsidP="00C82474">
            <w:pPr>
              <w:pStyle w:val="Tabletext0"/>
              <w:rPr>
                <w:ins w:id="698" w:author="Author"/>
              </w:rPr>
            </w:pPr>
            <w:ins w:id="699" w:author="Author">
              <w:r w:rsidRPr="00741B35">
                <w:t>Source Ethernet M</w:t>
              </w:r>
              <w:r>
                <w:t>AC</w:t>
              </w:r>
            </w:ins>
          </w:p>
        </w:tc>
      </w:tr>
      <w:tr w:rsidR="00F36F34" w:rsidRPr="00741B35" w14:paraId="2261B955" w14:textId="77777777" w:rsidTr="00C82474">
        <w:trPr>
          <w:cantSplit/>
          <w:jc w:val="center"/>
          <w:ins w:id="700" w:author="Author"/>
        </w:trPr>
        <w:tc>
          <w:tcPr>
            <w:tcW w:w="2132" w:type="dxa"/>
          </w:tcPr>
          <w:p w14:paraId="63F57B79" w14:textId="77777777" w:rsidR="00F36F34" w:rsidRPr="00741B35" w:rsidRDefault="00F36F34" w:rsidP="00C82474">
            <w:pPr>
              <w:pStyle w:val="Tabletext0"/>
              <w:rPr>
                <w:ins w:id="701" w:author="Author"/>
              </w:rPr>
            </w:pPr>
            <w:ins w:id="702" w:author="Author">
              <w:r w:rsidRPr="00741B35">
                <w:t>Ethertype</w:t>
              </w:r>
            </w:ins>
          </w:p>
        </w:tc>
        <w:tc>
          <w:tcPr>
            <w:tcW w:w="756" w:type="dxa"/>
          </w:tcPr>
          <w:p w14:paraId="5B8EC22C" w14:textId="77777777" w:rsidR="00F36F34" w:rsidRPr="00741B35" w:rsidRDefault="00F36F34" w:rsidP="00C82474">
            <w:pPr>
              <w:pStyle w:val="Tabletext0"/>
              <w:jc w:val="center"/>
              <w:rPr>
                <w:ins w:id="703" w:author="Author"/>
              </w:rPr>
            </w:pPr>
            <w:ins w:id="704" w:author="Author">
              <w:r w:rsidRPr="00741B35">
                <w:t>13-14</w:t>
              </w:r>
            </w:ins>
          </w:p>
        </w:tc>
        <w:tc>
          <w:tcPr>
            <w:tcW w:w="388" w:type="dxa"/>
          </w:tcPr>
          <w:p w14:paraId="0EBBFD6F" w14:textId="77777777" w:rsidR="00F36F34" w:rsidRPr="00741B35" w:rsidRDefault="00F36F34" w:rsidP="00C82474">
            <w:pPr>
              <w:pStyle w:val="Tabletext0"/>
              <w:jc w:val="center"/>
              <w:rPr>
                <w:ins w:id="705" w:author="Author"/>
              </w:rPr>
            </w:pPr>
          </w:p>
        </w:tc>
        <w:tc>
          <w:tcPr>
            <w:tcW w:w="388" w:type="dxa"/>
          </w:tcPr>
          <w:p w14:paraId="5CF650EE" w14:textId="77777777" w:rsidR="00F36F34" w:rsidRPr="00741B35" w:rsidRDefault="00F36F34" w:rsidP="00C82474">
            <w:pPr>
              <w:pStyle w:val="Tabletext0"/>
              <w:jc w:val="center"/>
              <w:rPr>
                <w:ins w:id="706" w:author="Author"/>
              </w:rPr>
            </w:pPr>
          </w:p>
        </w:tc>
        <w:tc>
          <w:tcPr>
            <w:tcW w:w="388" w:type="dxa"/>
          </w:tcPr>
          <w:p w14:paraId="708BB0D8" w14:textId="77777777" w:rsidR="00F36F34" w:rsidRPr="00741B35" w:rsidRDefault="00F36F34" w:rsidP="00C82474">
            <w:pPr>
              <w:pStyle w:val="Tabletext0"/>
              <w:jc w:val="center"/>
              <w:rPr>
                <w:ins w:id="707" w:author="Author"/>
              </w:rPr>
            </w:pPr>
          </w:p>
        </w:tc>
        <w:tc>
          <w:tcPr>
            <w:tcW w:w="388" w:type="dxa"/>
          </w:tcPr>
          <w:p w14:paraId="3A0C4E5F" w14:textId="77777777" w:rsidR="00F36F34" w:rsidRPr="00741B35" w:rsidRDefault="00F36F34" w:rsidP="00C82474">
            <w:pPr>
              <w:pStyle w:val="Tabletext0"/>
              <w:jc w:val="center"/>
              <w:rPr>
                <w:ins w:id="708" w:author="Author"/>
              </w:rPr>
            </w:pPr>
          </w:p>
        </w:tc>
        <w:tc>
          <w:tcPr>
            <w:tcW w:w="388" w:type="dxa"/>
          </w:tcPr>
          <w:p w14:paraId="05276EC1" w14:textId="77777777" w:rsidR="00F36F34" w:rsidRPr="00741B35" w:rsidRDefault="00F36F34" w:rsidP="00C82474">
            <w:pPr>
              <w:pStyle w:val="Tabletext0"/>
              <w:jc w:val="center"/>
              <w:rPr>
                <w:ins w:id="709" w:author="Author"/>
              </w:rPr>
            </w:pPr>
          </w:p>
        </w:tc>
        <w:tc>
          <w:tcPr>
            <w:tcW w:w="388" w:type="dxa"/>
          </w:tcPr>
          <w:p w14:paraId="54D0863A" w14:textId="77777777" w:rsidR="00F36F34" w:rsidRPr="00741B35" w:rsidRDefault="00F36F34" w:rsidP="00C82474">
            <w:pPr>
              <w:pStyle w:val="Tabletext0"/>
              <w:jc w:val="center"/>
              <w:rPr>
                <w:ins w:id="710" w:author="Author"/>
              </w:rPr>
            </w:pPr>
          </w:p>
        </w:tc>
        <w:tc>
          <w:tcPr>
            <w:tcW w:w="388" w:type="dxa"/>
          </w:tcPr>
          <w:p w14:paraId="5EBA4E0A" w14:textId="77777777" w:rsidR="00F36F34" w:rsidRPr="00741B35" w:rsidRDefault="00F36F34" w:rsidP="00C82474">
            <w:pPr>
              <w:pStyle w:val="Tabletext0"/>
              <w:jc w:val="center"/>
              <w:rPr>
                <w:ins w:id="711" w:author="Author"/>
              </w:rPr>
            </w:pPr>
          </w:p>
        </w:tc>
        <w:tc>
          <w:tcPr>
            <w:tcW w:w="388" w:type="dxa"/>
          </w:tcPr>
          <w:p w14:paraId="2C50AFD9" w14:textId="77777777" w:rsidR="00F36F34" w:rsidRPr="00741B35" w:rsidRDefault="00F36F34" w:rsidP="00C82474">
            <w:pPr>
              <w:pStyle w:val="Tabletext0"/>
              <w:jc w:val="center"/>
              <w:rPr>
                <w:ins w:id="712" w:author="Author"/>
              </w:rPr>
            </w:pPr>
          </w:p>
        </w:tc>
        <w:tc>
          <w:tcPr>
            <w:tcW w:w="3647" w:type="dxa"/>
          </w:tcPr>
          <w:p w14:paraId="2E76E5FC" w14:textId="77777777" w:rsidR="00F36F34" w:rsidRPr="00741B35" w:rsidRDefault="00F36F34" w:rsidP="00C82474">
            <w:pPr>
              <w:pStyle w:val="Tabletext0"/>
              <w:rPr>
                <w:ins w:id="713" w:author="Author"/>
              </w:rPr>
            </w:pPr>
            <w:ins w:id="714" w:author="Author">
              <w:r w:rsidRPr="00741B35">
                <w:t>0x88b6 (Experimental 2)</w:t>
              </w:r>
            </w:ins>
          </w:p>
        </w:tc>
      </w:tr>
      <w:tr w:rsidR="00F36F34" w:rsidRPr="00741B35" w14:paraId="53C5B996" w14:textId="77777777" w:rsidTr="00C82474">
        <w:trPr>
          <w:cantSplit/>
          <w:jc w:val="center"/>
          <w:ins w:id="715" w:author="Author"/>
        </w:trPr>
        <w:tc>
          <w:tcPr>
            <w:tcW w:w="2132" w:type="dxa"/>
          </w:tcPr>
          <w:p w14:paraId="1A0FC1FB" w14:textId="77777777" w:rsidR="00F36F34" w:rsidRPr="00741B35" w:rsidRDefault="00F36F34" w:rsidP="00C82474">
            <w:pPr>
              <w:pStyle w:val="Tabletext0"/>
              <w:rPr>
                <w:ins w:id="716" w:author="Author"/>
              </w:rPr>
            </w:pPr>
            <w:ins w:id="717" w:author="Author">
              <w:r w:rsidRPr="00741B35">
                <w:t>Image Transfer Message Identifier</w:t>
              </w:r>
            </w:ins>
          </w:p>
        </w:tc>
        <w:tc>
          <w:tcPr>
            <w:tcW w:w="756" w:type="dxa"/>
          </w:tcPr>
          <w:p w14:paraId="69917453" w14:textId="77777777" w:rsidR="00F36F34" w:rsidRPr="00741B35" w:rsidRDefault="00F36F34" w:rsidP="00C82474">
            <w:pPr>
              <w:pStyle w:val="Tabletext0"/>
              <w:jc w:val="center"/>
              <w:rPr>
                <w:ins w:id="718" w:author="Author"/>
              </w:rPr>
            </w:pPr>
            <w:ins w:id="719" w:author="Author">
              <w:r w:rsidRPr="00741B35">
                <w:t>15-16</w:t>
              </w:r>
            </w:ins>
          </w:p>
        </w:tc>
        <w:tc>
          <w:tcPr>
            <w:tcW w:w="388" w:type="dxa"/>
          </w:tcPr>
          <w:p w14:paraId="0C28928F" w14:textId="77777777" w:rsidR="00F36F34" w:rsidRPr="00741B35" w:rsidRDefault="00F36F34" w:rsidP="00C82474">
            <w:pPr>
              <w:pStyle w:val="Tabletext0"/>
              <w:jc w:val="center"/>
              <w:rPr>
                <w:ins w:id="720" w:author="Author"/>
              </w:rPr>
            </w:pPr>
          </w:p>
        </w:tc>
        <w:tc>
          <w:tcPr>
            <w:tcW w:w="388" w:type="dxa"/>
          </w:tcPr>
          <w:p w14:paraId="0B8B3BD6" w14:textId="77777777" w:rsidR="00F36F34" w:rsidRPr="00741B35" w:rsidRDefault="00F36F34" w:rsidP="00C82474">
            <w:pPr>
              <w:pStyle w:val="Tabletext0"/>
              <w:jc w:val="center"/>
              <w:rPr>
                <w:ins w:id="721" w:author="Author"/>
              </w:rPr>
            </w:pPr>
          </w:p>
        </w:tc>
        <w:tc>
          <w:tcPr>
            <w:tcW w:w="388" w:type="dxa"/>
          </w:tcPr>
          <w:p w14:paraId="778349F2" w14:textId="77777777" w:rsidR="00F36F34" w:rsidRPr="00741B35" w:rsidRDefault="00F36F34" w:rsidP="00C82474">
            <w:pPr>
              <w:pStyle w:val="Tabletext0"/>
              <w:jc w:val="center"/>
              <w:rPr>
                <w:ins w:id="722" w:author="Author"/>
              </w:rPr>
            </w:pPr>
          </w:p>
        </w:tc>
        <w:tc>
          <w:tcPr>
            <w:tcW w:w="388" w:type="dxa"/>
          </w:tcPr>
          <w:p w14:paraId="02B8B484" w14:textId="77777777" w:rsidR="00F36F34" w:rsidRPr="00741B35" w:rsidRDefault="00F36F34" w:rsidP="00C82474">
            <w:pPr>
              <w:pStyle w:val="Tabletext0"/>
              <w:jc w:val="center"/>
              <w:rPr>
                <w:ins w:id="723" w:author="Author"/>
              </w:rPr>
            </w:pPr>
          </w:p>
        </w:tc>
        <w:tc>
          <w:tcPr>
            <w:tcW w:w="388" w:type="dxa"/>
          </w:tcPr>
          <w:p w14:paraId="02F1D924" w14:textId="77777777" w:rsidR="00F36F34" w:rsidRPr="00741B35" w:rsidRDefault="00F36F34" w:rsidP="00C82474">
            <w:pPr>
              <w:pStyle w:val="Tabletext0"/>
              <w:jc w:val="center"/>
              <w:rPr>
                <w:ins w:id="724" w:author="Author"/>
              </w:rPr>
            </w:pPr>
          </w:p>
        </w:tc>
        <w:tc>
          <w:tcPr>
            <w:tcW w:w="388" w:type="dxa"/>
          </w:tcPr>
          <w:p w14:paraId="1323DB80" w14:textId="77777777" w:rsidR="00F36F34" w:rsidRPr="00741B35" w:rsidRDefault="00F36F34" w:rsidP="00C82474">
            <w:pPr>
              <w:pStyle w:val="Tabletext0"/>
              <w:jc w:val="center"/>
              <w:rPr>
                <w:ins w:id="725" w:author="Author"/>
              </w:rPr>
            </w:pPr>
          </w:p>
        </w:tc>
        <w:tc>
          <w:tcPr>
            <w:tcW w:w="388" w:type="dxa"/>
          </w:tcPr>
          <w:p w14:paraId="61A8886C" w14:textId="77777777" w:rsidR="00F36F34" w:rsidRPr="00741B35" w:rsidRDefault="00F36F34" w:rsidP="00C82474">
            <w:pPr>
              <w:pStyle w:val="Tabletext0"/>
              <w:jc w:val="center"/>
              <w:rPr>
                <w:ins w:id="726" w:author="Author"/>
              </w:rPr>
            </w:pPr>
          </w:p>
        </w:tc>
        <w:tc>
          <w:tcPr>
            <w:tcW w:w="388" w:type="dxa"/>
          </w:tcPr>
          <w:p w14:paraId="19868207" w14:textId="77777777" w:rsidR="00F36F34" w:rsidRPr="00741B35" w:rsidRDefault="00F36F34" w:rsidP="00C82474">
            <w:pPr>
              <w:pStyle w:val="Tabletext0"/>
              <w:jc w:val="center"/>
              <w:rPr>
                <w:ins w:id="727" w:author="Author"/>
              </w:rPr>
            </w:pPr>
          </w:p>
        </w:tc>
        <w:tc>
          <w:tcPr>
            <w:tcW w:w="3647" w:type="dxa"/>
          </w:tcPr>
          <w:p w14:paraId="5837124B" w14:textId="77777777" w:rsidR="00F36F34" w:rsidRPr="00741B35" w:rsidRDefault="00F36F34" w:rsidP="00C82474">
            <w:pPr>
              <w:pStyle w:val="Tabletext0"/>
              <w:rPr>
                <w:ins w:id="728" w:author="Author"/>
              </w:rPr>
            </w:pPr>
            <w:ins w:id="729" w:author="Author">
              <w:r w:rsidRPr="00741B35">
                <w:t>Two byte identifier to distinguish the packet format from other potential packets</w:t>
              </w:r>
            </w:ins>
          </w:p>
        </w:tc>
      </w:tr>
      <w:tr w:rsidR="00F36F34" w:rsidRPr="00741B35" w14:paraId="1843CDC1" w14:textId="77777777" w:rsidTr="00C82474">
        <w:trPr>
          <w:cantSplit/>
          <w:jc w:val="center"/>
          <w:ins w:id="730" w:author="Author"/>
        </w:trPr>
        <w:tc>
          <w:tcPr>
            <w:tcW w:w="2132" w:type="dxa"/>
          </w:tcPr>
          <w:p w14:paraId="636D905F" w14:textId="77777777" w:rsidR="00F36F34" w:rsidRPr="00741B35" w:rsidRDefault="00F36F34" w:rsidP="00C82474">
            <w:pPr>
              <w:pStyle w:val="Tabletext0"/>
              <w:rPr>
                <w:ins w:id="731" w:author="Author"/>
              </w:rPr>
            </w:pPr>
            <w:ins w:id="732" w:author="Author">
              <w:r w:rsidRPr="00741B35">
                <w:t>Image Transfer Protocol Version – major</w:t>
              </w:r>
            </w:ins>
          </w:p>
        </w:tc>
        <w:tc>
          <w:tcPr>
            <w:tcW w:w="756" w:type="dxa"/>
          </w:tcPr>
          <w:p w14:paraId="7D488764" w14:textId="77777777" w:rsidR="00F36F34" w:rsidRPr="00741B35" w:rsidRDefault="00F36F34" w:rsidP="00C82474">
            <w:pPr>
              <w:pStyle w:val="Tabletext0"/>
              <w:jc w:val="center"/>
              <w:rPr>
                <w:ins w:id="733" w:author="Author"/>
              </w:rPr>
            </w:pPr>
            <w:ins w:id="734" w:author="Author">
              <w:r w:rsidRPr="00741B35">
                <w:t>17</w:t>
              </w:r>
            </w:ins>
          </w:p>
        </w:tc>
        <w:tc>
          <w:tcPr>
            <w:tcW w:w="388" w:type="dxa"/>
          </w:tcPr>
          <w:p w14:paraId="627F0355" w14:textId="77777777" w:rsidR="00F36F34" w:rsidRPr="00741B35" w:rsidRDefault="00F36F34" w:rsidP="00C82474">
            <w:pPr>
              <w:pStyle w:val="Tabletext0"/>
              <w:jc w:val="center"/>
              <w:rPr>
                <w:ins w:id="735" w:author="Author"/>
              </w:rPr>
            </w:pPr>
            <w:ins w:id="736" w:author="Author">
              <w:r w:rsidRPr="00741B35">
                <w:t>0</w:t>
              </w:r>
            </w:ins>
          </w:p>
        </w:tc>
        <w:tc>
          <w:tcPr>
            <w:tcW w:w="388" w:type="dxa"/>
          </w:tcPr>
          <w:p w14:paraId="3DAFC565" w14:textId="77777777" w:rsidR="00F36F34" w:rsidRPr="00741B35" w:rsidRDefault="00F36F34" w:rsidP="00C82474">
            <w:pPr>
              <w:pStyle w:val="Tabletext0"/>
              <w:jc w:val="center"/>
              <w:rPr>
                <w:ins w:id="737" w:author="Author"/>
              </w:rPr>
            </w:pPr>
            <w:ins w:id="738" w:author="Author">
              <w:r w:rsidRPr="00741B35">
                <w:t>0</w:t>
              </w:r>
            </w:ins>
          </w:p>
        </w:tc>
        <w:tc>
          <w:tcPr>
            <w:tcW w:w="388" w:type="dxa"/>
          </w:tcPr>
          <w:p w14:paraId="1B3494A7" w14:textId="77777777" w:rsidR="00F36F34" w:rsidRPr="00741B35" w:rsidRDefault="00F36F34" w:rsidP="00C82474">
            <w:pPr>
              <w:pStyle w:val="Tabletext0"/>
              <w:jc w:val="center"/>
              <w:rPr>
                <w:ins w:id="739" w:author="Author"/>
              </w:rPr>
            </w:pPr>
            <w:ins w:id="740" w:author="Author">
              <w:r w:rsidRPr="00741B35">
                <w:t>0</w:t>
              </w:r>
            </w:ins>
          </w:p>
        </w:tc>
        <w:tc>
          <w:tcPr>
            <w:tcW w:w="388" w:type="dxa"/>
          </w:tcPr>
          <w:p w14:paraId="4B377FCB" w14:textId="77777777" w:rsidR="00F36F34" w:rsidRPr="00741B35" w:rsidRDefault="00F36F34" w:rsidP="00C82474">
            <w:pPr>
              <w:pStyle w:val="Tabletext0"/>
              <w:jc w:val="center"/>
              <w:rPr>
                <w:ins w:id="741" w:author="Author"/>
              </w:rPr>
            </w:pPr>
            <w:ins w:id="742" w:author="Author">
              <w:r w:rsidRPr="00741B35">
                <w:t>0</w:t>
              </w:r>
            </w:ins>
          </w:p>
        </w:tc>
        <w:tc>
          <w:tcPr>
            <w:tcW w:w="388" w:type="dxa"/>
          </w:tcPr>
          <w:p w14:paraId="2B2E6045" w14:textId="77777777" w:rsidR="00F36F34" w:rsidRPr="00741B35" w:rsidRDefault="00F36F34" w:rsidP="00C82474">
            <w:pPr>
              <w:pStyle w:val="Tabletext0"/>
              <w:jc w:val="center"/>
              <w:rPr>
                <w:ins w:id="743" w:author="Author"/>
              </w:rPr>
            </w:pPr>
            <w:ins w:id="744" w:author="Author">
              <w:r w:rsidRPr="00741B35">
                <w:t>0</w:t>
              </w:r>
            </w:ins>
          </w:p>
        </w:tc>
        <w:tc>
          <w:tcPr>
            <w:tcW w:w="388" w:type="dxa"/>
          </w:tcPr>
          <w:p w14:paraId="2D300285" w14:textId="77777777" w:rsidR="00F36F34" w:rsidRPr="00741B35" w:rsidRDefault="00F36F34" w:rsidP="00C82474">
            <w:pPr>
              <w:pStyle w:val="Tabletext0"/>
              <w:jc w:val="center"/>
              <w:rPr>
                <w:ins w:id="745" w:author="Author"/>
              </w:rPr>
            </w:pPr>
            <w:ins w:id="746" w:author="Author">
              <w:r w:rsidRPr="00741B35">
                <w:t>0</w:t>
              </w:r>
            </w:ins>
          </w:p>
        </w:tc>
        <w:tc>
          <w:tcPr>
            <w:tcW w:w="388" w:type="dxa"/>
          </w:tcPr>
          <w:p w14:paraId="25DD7EC9" w14:textId="77777777" w:rsidR="00F36F34" w:rsidRPr="00741B35" w:rsidRDefault="00F36F34" w:rsidP="00C82474">
            <w:pPr>
              <w:pStyle w:val="Tabletext0"/>
              <w:jc w:val="center"/>
              <w:rPr>
                <w:ins w:id="747" w:author="Author"/>
              </w:rPr>
            </w:pPr>
            <w:ins w:id="748" w:author="Author">
              <w:r w:rsidRPr="00741B35">
                <w:t>0</w:t>
              </w:r>
            </w:ins>
          </w:p>
        </w:tc>
        <w:tc>
          <w:tcPr>
            <w:tcW w:w="388" w:type="dxa"/>
          </w:tcPr>
          <w:p w14:paraId="3D55B006" w14:textId="77777777" w:rsidR="00F36F34" w:rsidRPr="00741B35" w:rsidRDefault="00F36F34" w:rsidP="00C82474">
            <w:pPr>
              <w:pStyle w:val="Tabletext0"/>
              <w:jc w:val="center"/>
              <w:rPr>
                <w:ins w:id="749" w:author="Author"/>
              </w:rPr>
            </w:pPr>
            <w:ins w:id="750" w:author="Author">
              <w:r w:rsidRPr="00741B35">
                <w:t>1</w:t>
              </w:r>
            </w:ins>
          </w:p>
        </w:tc>
        <w:tc>
          <w:tcPr>
            <w:tcW w:w="3647" w:type="dxa"/>
          </w:tcPr>
          <w:p w14:paraId="1B4EA934" w14:textId="77777777" w:rsidR="00F36F34" w:rsidRPr="00741B35" w:rsidRDefault="00F36F34" w:rsidP="00C82474">
            <w:pPr>
              <w:pStyle w:val="Tabletext0"/>
              <w:rPr>
                <w:ins w:id="751" w:author="Author"/>
              </w:rPr>
            </w:pPr>
            <w:ins w:id="752" w:author="Author">
              <w:r w:rsidRPr="00741B35">
                <w:t>Version (1.0)</w:t>
              </w:r>
            </w:ins>
          </w:p>
          <w:p w14:paraId="33BDED42" w14:textId="77777777" w:rsidR="00F36F34" w:rsidRPr="00741B35" w:rsidRDefault="00F36F34" w:rsidP="00C82474">
            <w:pPr>
              <w:pStyle w:val="Tabletext0"/>
              <w:rPr>
                <w:ins w:id="753" w:author="Author"/>
              </w:rPr>
            </w:pPr>
          </w:p>
        </w:tc>
      </w:tr>
      <w:tr w:rsidR="00F36F34" w:rsidRPr="00741B35" w14:paraId="12943370" w14:textId="77777777" w:rsidTr="00C82474">
        <w:trPr>
          <w:cantSplit/>
          <w:jc w:val="center"/>
          <w:ins w:id="754" w:author="Author"/>
        </w:trPr>
        <w:tc>
          <w:tcPr>
            <w:tcW w:w="2132" w:type="dxa"/>
          </w:tcPr>
          <w:p w14:paraId="7C39113E" w14:textId="77777777" w:rsidR="00F36F34" w:rsidRPr="00741B35" w:rsidRDefault="00F36F34" w:rsidP="00C82474">
            <w:pPr>
              <w:pStyle w:val="Tabletext0"/>
              <w:rPr>
                <w:ins w:id="755" w:author="Author"/>
              </w:rPr>
            </w:pPr>
            <w:ins w:id="756" w:author="Author">
              <w:r w:rsidRPr="00741B35">
                <w:t>Image Transfer Protocol Version – minor</w:t>
              </w:r>
            </w:ins>
          </w:p>
        </w:tc>
        <w:tc>
          <w:tcPr>
            <w:tcW w:w="756" w:type="dxa"/>
          </w:tcPr>
          <w:p w14:paraId="34577734" w14:textId="77777777" w:rsidR="00F36F34" w:rsidRPr="00741B35" w:rsidRDefault="00F36F34" w:rsidP="00C82474">
            <w:pPr>
              <w:pStyle w:val="Tabletext0"/>
              <w:jc w:val="center"/>
              <w:rPr>
                <w:ins w:id="757" w:author="Author"/>
              </w:rPr>
            </w:pPr>
            <w:ins w:id="758" w:author="Author">
              <w:r w:rsidRPr="00741B35">
                <w:t>18</w:t>
              </w:r>
            </w:ins>
          </w:p>
        </w:tc>
        <w:tc>
          <w:tcPr>
            <w:tcW w:w="388" w:type="dxa"/>
          </w:tcPr>
          <w:p w14:paraId="1A84CD26" w14:textId="77777777" w:rsidR="00F36F34" w:rsidRPr="00741B35" w:rsidRDefault="00F36F34" w:rsidP="00C82474">
            <w:pPr>
              <w:pStyle w:val="Tabletext0"/>
              <w:jc w:val="center"/>
              <w:rPr>
                <w:ins w:id="759" w:author="Author"/>
              </w:rPr>
            </w:pPr>
            <w:ins w:id="760" w:author="Author">
              <w:r w:rsidRPr="00741B35">
                <w:t>0</w:t>
              </w:r>
            </w:ins>
          </w:p>
        </w:tc>
        <w:tc>
          <w:tcPr>
            <w:tcW w:w="388" w:type="dxa"/>
          </w:tcPr>
          <w:p w14:paraId="73BEFAAD" w14:textId="77777777" w:rsidR="00F36F34" w:rsidRPr="00741B35" w:rsidRDefault="00F36F34" w:rsidP="00C82474">
            <w:pPr>
              <w:pStyle w:val="Tabletext0"/>
              <w:jc w:val="center"/>
              <w:rPr>
                <w:ins w:id="761" w:author="Author"/>
              </w:rPr>
            </w:pPr>
            <w:ins w:id="762" w:author="Author">
              <w:r w:rsidRPr="00741B35">
                <w:t>0</w:t>
              </w:r>
            </w:ins>
          </w:p>
        </w:tc>
        <w:tc>
          <w:tcPr>
            <w:tcW w:w="388" w:type="dxa"/>
          </w:tcPr>
          <w:p w14:paraId="00A3B0D1" w14:textId="77777777" w:rsidR="00F36F34" w:rsidRPr="00741B35" w:rsidRDefault="00F36F34" w:rsidP="00C82474">
            <w:pPr>
              <w:pStyle w:val="Tabletext0"/>
              <w:jc w:val="center"/>
              <w:rPr>
                <w:ins w:id="763" w:author="Author"/>
              </w:rPr>
            </w:pPr>
            <w:ins w:id="764" w:author="Author">
              <w:r w:rsidRPr="00741B35">
                <w:t>0</w:t>
              </w:r>
            </w:ins>
          </w:p>
        </w:tc>
        <w:tc>
          <w:tcPr>
            <w:tcW w:w="388" w:type="dxa"/>
          </w:tcPr>
          <w:p w14:paraId="22C3000B" w14:textId="77777777" w:rsidR="00F36F34" w:rsidRPr="00741B35" w:rsidRDefault="00F36F34" w:rsidP="00C82474">
            <w:pPr>
              <w:pStyle w:val="Tabletext0"/>
              <w:jc w:val="center"/>
              <w:rPr>
                <w:ins w:id="765" w:author="Author"/>
              </w:rPr>
            </w:pPr>
            <w:ins w:id="766" w:author="Author">
              <w:r w:rsidRPr="00741B35">
                <w:t>0</w:t>
              </w:r>
            </w:ins>
          </w:p>
        </w:tc>
        <w:tc>
          <w:tcPr>
            <w:tcW w:w="388" w:type="dxa"/>
          </w:tcPr>
          <w:p w14:paraId="2DE56FBA" w14:textId="77777777" w:rsidR="00F36F34" w:rsidRPr="00741B35" w:rsidRDefault="00F36F34" w:rsidP="00C82474">
            <w:pPr>
              <w:pStyle w:val="Tabletext0"/>
              <w:jc w:val="center"/>
              <w:rPr>
                <w:ins w:id="767" w:author="Author"/>
              </w:rPr>
            </w:pPr>
            <w:ins w:id="768" w:author="Author">
              <w:r w:rsidRPr="00741B35">
                <w:t>0</w:t>
              </w:r>
            </w:ins>
          </w:p>
        </w:tc>
        <w:tc>
          <w:tcPr>
            <w:tcW w:w="388" w:type="dxa"/>
          </w:tcPr>
          <w:p w14:paraId="55FC0DB8" w14:textId="77777777" w:rsidR="00F36F34" w:rsidRPr="00741B35" w:rsidRDefault="00F36F34" w:rsidP="00C82474">
            <w:pPr>
              <w:pStyle w:val="Tabletext0"/>
              <w:jc w:val="center"/>
              <w:rPr>
                <w:ins w:id="769" w:author="Author"/>
              </w:rPr>
            </w:pPr>
            <w:ins w:id="770" w:author="Author">
              <w:r w:rsidRPr="00741B35">
                <w:t>0</w:t>
              </w:r>
            </w:ins>
          </w:p>
        </w:tc>
        <w:tc>
          <w:tcPr>
            <w:tcW w:w="388" w:type="dxa"/>
          </w:tcPr>
          <w:p w14:paraId="41A7378E" w14:textId="77777777" w:rsidR="00F36F34" w:rsidRPr="00741B35" w:rsidRDefault="00F36F34" w:rsidP="00C82474">
            <w:pPr>
              <w:pStyle w:val="Tabletext0"/>
              <w:jc w:val="center"/>
              <w:rPr>
                <w:ins w:id="771" w:author="Author"/>
              </w:rPr>
            </w:pPr>
            <w:ins w:id="772" w:author="Author">
              <w:r w:rsidRPr="00741B35">
                <w:t>0</w:t>
              </w:r>
            </w:ins>
          </w:p>
        </w:tc>
        <w:tc>
          <w:tcPr>
            <w:tcW w:w="388" w:type="dxa"/>
          </w:tcPr>
          <w:p w14:paraId="470B0D5D" w14:textId="77777777" w:rsidR="00F36F34" w:rsidRPr="00741B35" w:rsidRDefault="00F36F34" w:rsidP="00C82474">
            <w:pPr>
              <w:pStyle w:val="Tabletext0"/>
              <w:jc w:val="center"/>
              <w:rPr>
                <w:ins w:id="773" w:author="Author"/>
              </w:rPr>
            </w:pPr>
            <w:ins w:id="774" w:author="Author">
              <w:r w:rsidRPr="00741B35">
                <w:t>0</w:t>
              </w:r>
            </w:ins>
          </w:p>
        </w:tc>
        <w:tc>
          <w:tcPr>
            <w:tcW w:w="3647" w:type="dxa"/>
          </w:tcPr>
          <w:p w14:paraId="0E0C8D44" w14:textId="77777777" w:rsidR="00F36F34" w:rsidRPr="00741B35" w:rsidRDefault="00F36F34" w:rsidP="00C82474">
            <w:pPr>
              <w:pStyle w:val="Tabletext0"/>
              <w:rPr>
                <w:ins w:id="775" w:author="Author"/>
              </w:rPr>
            </w:pPr>
            <w:ins w:id="776" w:author="Author">
              <w:r w:rsidRPr="00741B35">
                <w:t>Version (1.0)</w:t>
              </w:r>
            </w:ins>
          </w:p>
        </w:tc>
      </w:tr>
      <w:tr w:rsidR="00F36F34" w:rsidRPr="00741B35" w14:paraId="47026AA4" w14:textId="77777777" w:rsidTr="00C82474">
        <w:trPr>
          <w:cantSplit/>
          <w:jc w:val="center"/>
          <w:ins w:id="777" w:author="Author"/>
        </w:trPr>
        <w:tc>
          <w:tcPr>
            <w:tcW w:w="2132" w:type="dxa"/>
          </w:tcPr>
          <w:p w14:paraId="5A85F8F9" w14:textId="77777777" w:rsidR="00F36F34" w:rsidRPr="00741B35" w:rsidRDefault="00F36F34" w:rsidP="00C82474">
            <w:pPr>
              <w:pStyle w:val="Tabletext0"/>
              <w:rPr>
                <w:ins w:id="778" w:author="Author"/>
              </w:rPr>
            </w:pPr>
            <w:ins w:id="779" w:author="Author">
              <w:r w:rsidRPr="00741B35">
                <w:t>Image Size</w:t>
              </w:r>
            </w:ins>
          </w:p>
        </w:tc>
        <w:tc>
          <w:tcPr>
            <w:tcW w:w="756" w:type="dxa"/>
          </w:tcPr>
          <w:p w14:paraId="60AD4584" w14:textId="77777777" w:rsidR="00F36F34" w:rsidRPr="00741B35" w:rsidRDefault="00F36F34" w:rsidP="00C82474">
            <w:pPr>
              <w:pStyle w:val="Tabletext0"/>
              <w:rPr>
                <w:ins w:id="780" w:author="Author"/>
              </w:rPr>
            </w:pPr>
            <w:ins w:id="781" w:author="Author">
              <w:r w:rsidRPr="00741B35">
                <w:t>19-22</w:t>
              </w:r>
            </w:ins>
          </w:p>
        </w:tc>
        <w:tc>
          <w:tcPr>
            <w:tcW w:w="388" w:type="dxa"/>
          </w:tcPr>
          <w:p w14:paraId="7250C9B8" w14:textId="77777777" w:rsidR="00F36F34" w:rsidRPr="00741B35" w:rsidRDefault="00F36F34" w:rsidP="00C82474">
            <w:pPr>
              <w:pStyle w:val="Tabletext0"/>
              <w:jc w:val="center"/>
              <w:rPr>
                <w:ins w:id="782" w:author="Author"/>
              </w:rPr>
            </w:pPr>
          </w:p>
        </w:tc>
        <w:tc>
          <w:tcPr>
            <w:tcW w:w="388" w:type="dxa"/>
          </w:tcPr>
          <w:p w14:paraId="20577FD9" w14:textId="77777777" w:rsidR="00F36F34" w:rsidRPr="00741B35" w:rsidRDefault="00F36F34" w:rsidP="00C82474">
            <w:pPr>
              <w:pStyle w:val="Tabletext0"/>
              <w:jc w:val="center"/>
              <w:rPr>
                <w:ins w:id="783" w:author="Author"/>
              </w:rPr>
            </w:pPr>
          </w:p>
        </w:tc>
        <w:tc>
          <w:tcPr>
            <w:tcW w:w="388" w:type="dxa"/>
          </w:tcPr>
          <w:p w14:paraId="57D05FCD" w14:textId="77777777" w:rsidR="00F36F34" w:rsidRPr="00741B35" w:rsidRDefault="00F36F34" w:rsidP="00C82474">
            <w:pPr>
              <w:pStyle w:val="Tabletext0"/>
              <w:jc w:val="center"/>
              <w:rPr>
                <w:ins w:id="784" w:author="Author"/>
              </w:rPr>
            </w:pPr>
          </w:p>
        </w:tc>
        <w:tc>
          <w:tcPr>
            <w:tcW w:w="388" w:type="dxa"/>
          </w:tcPr>
          <w:p w14:paraId="6FF82F9C" w14:textId="77777777" w:rsidR="00F36F34" w:rsidRPr="00741B35" w:rsidRDefault="00F36F34" w:rsidP="00C82474">
            <w:pPr>
              <w:pStyle w:val="Tabletext0"/>
              <w:jc w:val="center"/>
              <w:rPr>
                <w:ins w:id="785" w:author="Author"/>
              </w:rPr>
            </w:pPr>
          </w:p>
        </w:tc>
        <w:tc>
          <w:tcPr>
            <w:tcW w:w="388" w:type="dxa"/>
          </w:tcPr>
          <w:p w14:paraId="1F476258" w14:textId="77777777" w:rsidR="00F36F34" w:rsidRPr="00741B35" w:rsidRDefault="00F36F34" w:rsidP="00C82474">
            <w:pPr>
              <w:pStyle w:val="Tabletext0"/>
              <w:jc w:val="center"/>
              <w:rPr>
                <w:ins w:id="786" w:author="Author"/>
              </w:rPr>
            </w:pPr>
          </w:p>
        </w:tc>
        <w:tc>
          <w:tcPr>
            <w:tcW w:w="388" w:type="dxa"/>
          </w:tcPr>
          <w:p w14:paraId="10948863" w14:textId="77777777" w:rsidR="00F36F34" w:rsidRPr="00741B35" w:rsidRDefault="00F36F34" w:rsidP="00C82474">
            <w:pPr>
              <w:pStyle w:val="Tabletext0"/>
              <w:jc w:val="center"/>
              <w:rPr>
                <w:ins w:id="787" w:author="Author"/>
              </w:rPr>
            </w:pPr>
          </w:p>
        </w:tc>
        <w:tc>
          <w:tcPr>
            <w:tcW w:w="388" w:type="dxa"/>
          </w:tcPr>
          <w:p w14:paraId="2D40FD35" w14:textId="77777777" w:rsidR="00F36F34" w:rsidRPr="00741B35" w:rsidRDefault="00F36F34" w:rsidP="00C82474">
            <w:pPr>
              <w:pStyle w:val="Tabletext0"/>
              <w:jc w:val="center"/>
              <w:rPr>
                <w:ins w:id="788" w:author="Author"/>
              </w:rPr>
            </w:pPr>
          </w:p>
        </w:tc>
        <w:tc>
          <w:tcPr>
            <w:tcW w:w="388" w:type="dxa"/>
          </w:tcPr>
          <w:p w14:paraId="313E996B" w14:textId="77777777" w:rsidR="00F36F34" w:rsidRPr="00741B35" w:rsidRDefault="00F36F34" w:rsidP="00C82474">
            <w:pPr>
              <w:pStyle w:val="Tabletext0"/>
              <w:jc w:val="center"/>
              <w:rPr>
                <w:ins w:id="789" w:author="Author"/>
              </w:rPr>
            </w:pPr>
          </w:p>
        </w:tc>
        <w:tc>
          <w:tcPr>
            <w:tcW w:w="3647" w:type="dxa"/>
          </w:tcPr>
          <w:p w14:paraId="49907C6E" w14:textId="77777777" w:rsidR="00F36F34" w:rsidRPr="00741B35" w:rsidRDefault="00F36F34" w:rsidP="00C82474">
            <w:pPr>
              <w:pStyle w:val="Tabletext0"/>
              <w:rPr>
                <w:ins w:id="790" w:author="Author"/>
              </w:rPr>
            </w:pPr>
            <w:ins w:id="791" w:author="Author">
              <w:r w:rsidRPr="00741B35">
                <w:t>Image size in bytes</w:t>
              </w:r>
            </w:ins>
          </w:p>
        </w:tc>
      </w:tr>
      <w:tr w:rsidR="00F36F34" w:rsidRPr="00741B35" w14:paraId="10C86247" w14:textId="77777777" w:rsidTr="00C82474">
        <w:trPr>
          <w:cantSplit/>
          <w:jc w:val="center"/>
          <w:ins w:id="792" w:author="Author"/>
        </w:trPr>
        <w:tc>
          <w:tcPr>
            <w:tcW w:w="2132" w:type="dxa"/>
          </w:tcPr>
          <w:p w14:paraId="42C1F7E2" w14:textId="77777777" w:rsidR="00F36F34" w:rsidRPr="00741B35" w:rsidRDefault="00F36F34" w:rsidP="00C82474">
            <w:pPr>
              <w:pStyle w:val="Tabletext0"/>
              <w:rPr>
                <w:ins w:id="793" w:author="Author"/>
              </w:rPr>
            </w:pPr>
            <w:ins w:id="794" w:author="Author">
              <w:r w:rsidRPr="00741B35">
                <w:t>Image CRC-32</w:t>
              </w:r>
            </w:ins>
          </w:p>
        </w:tc>
        <w:tc>
          <w:tcPr>
            <w:tcW w:w="756" w:type="dxa"/>
          </w:tcPr>
          <w:p w14:paraId="264F7EEE" w14:textId="77777777" w:rsidR="00F36F34" w:rsidRPr="00741B35" w:rsidRDefault="00F36F34" w:rsidP="00C82474">
            <w:pPr>
              <w:pStyle w:val="Tabletext0"/>
              <w:jc w:val="center"/>
              <w:rPr>
                <w:ins w:id="795" w:author="Author"/>
              </w:rPr>
            </w:pPr>
            <w:ins w:id="796" w:author="Author">
              <w:r w:rsidRPr="00741B35">
                <w:t>23-26</w:t>
              </w:r>
            </w:ins>
          </w:p>
        </w:tc>
        <w:tc>
          <w:tcPr>
            <w:tcW w:w="388" w:type="dxa"/>
          </w:tcPr>
          <w:p w14:paraId="52C54488" w14:textId="77777777" w:rsidR="00F36F34" w:rsidRPr="00741B35" w:rsidRDefault="00F36F34" w:rsidP="00C82474">
            <w:pPr>
              <w:pStyle w:val="Tabletext0"/>
              <w:jc w:val="center"/>
              <w:rPr>
                <w:ins w:id="797" w:author="Author"/>
              </w:rPr>
            </w:pPr>
          </w:p>
        </w:tc>
        <w:tc>
          <w:tcPr>
            <w:tcW w:w="388" w:type="dxa"/>
          </w:tcPr>
          <w:p w14:paraId="74E2E79A" w14:textId="77777777" w:rsidR="00F36F34" w:rsidRPr="00741B35" w:rsidRDefault="00F36F34" w:rsidP="00C82474">
            <w:pPr>
              <w:pStyle w:val="Tabletext0"/>
              <w:jc w:val="center"/>
              <w:rPr>
                <w:ins w:id="798" w:author="Author"/>
              </w:rPr>
            </w:pPr>
          </w:p>
        </w:tc>
        <w:tc>
          <w:tcPr>
            <w:tcW w:w="388" w:type="dxa"/>
          </w:tcPr>
          <w:p w14:paraId="3FDBE2C0" w14:textId="77777777" w:rsidR="00F36F34" w:rsidRPr="00741B35" w:rsidRDefault="00F36F34" w:rsidP="00C82474">
            <w:pPr>
              <w:pStyle w:val="Tabletext0"/>
              <w:jc w:val="center"/>
              <w:rPr>
                <w:ins w:id="799" w:author="Author"/>
              </w:rPr>
            </w:pPr>
          </w:p>
        </w:tc>
        <w:tc>
          <w:tcPr>
            <w:tcW w:w="388" w:type="dxa"/>
          </w:tcPr>
          <w:p w14:paraId="7196B77D" w14:textId="77777777" w:rsidR="00F36F34" w:rsidRPr="00741B35" w:rsidRDefault="00F36F34" w:rsidP="00C82474">
            <w:pPr>
              <w:pStyle w:val="Tabletext0"/>
              <w:jc w:val="center"/>
              <w:rPr>
                <w:ins w:id="800" w:author="Author"/>
              </w:rPr>
            </w:pPr>
          </w:p>
        </w:tc>
        <w:tc>
          <w:tcPr>
            <w:tcW w:w="388" w:type="dxa"/>
          </w:tcPr>
          <w:p w14:paraId="3E0A2B26" w14:textId="77777777" w:rsidR="00F36F34" w:rsidRPr="00741B35" w:rsidRDefault="00F36F34" w:rsidP="00C82474">
            <w:pPr>
              <w:pStyle w:val="Tabletext0"/>
              <w:jc w:val="center"/>
              <w:rPr>
                <w:ins w:id="801" w:author="Author"/>
              </w:rPr>
            </w:pPr>
          </w:p>
        </w:tc>
        <w:tc>
          <w:tcPr>
            <w:tcW w:w="388" w:type="dxa"/>
          </w:tcPr>
          <w:p w14:paraId="27262AA5" w14:textId="77777777" w:rsidR="00F36F34" w:rsidRPr="00741B35" w:rsidRDefault="00F36F34" w:rsidP="00C82474">
            <w:pPr>
              <w:pStyle w:val="Tabletext0"/>
              <w:jc w:val="center"/>
              <w:rPr>
                <w:ins w:id="802" w:author="Author"/>
              </w:rPr>
            </w:pPr>
          </w:p>
        </w:tc>
        <w:tc>
          <w:tcPr>
            <w:tcW w:w="388" w:type="dxa"/>
          </w:tcPr>
          <w:p w14:paraId="7E3ECD9C" w14:textId="77777777" w:rsidR="00F36F34" w:rsidRPr="00741B35" w:rsidRDefault="00F36F34" w:rsidP="00C82474">
            <w:pPr>
              <w:pStyle w:val="Tabletext0"/>
              <w:jc w:val="center"/>
              <w:rPr>
                <w:ins w:id="803" w:author="Author"/>
              </w:rPr>
            </w:pPr>
          </w:p>
        </w:tc>
        <w:tc>
          <w:tcPr>
            <w:tcW w:w="388" w:type="dxa"/>
          </w:tcPr>
          <w:p w14:paraId="4A62D96D" w14:textId="77777777" w:rsidR="00F36F34" w:rsidRPr="00741B35" w:rsidRDefault="00F36F34" w:rsidP="00C82474">
            <w:pPr>
              <w:pStyle w:val="Tabletext0"/>
              <w:jc w:val="center"/>
              <w:rPr>
                <w:ins w:id="804" w:author="Author"/>
              </w:rPr>
            </w:pPr>
          </w:p>
        </w:tc>
        <w:tc>
          <w:tcPr>
            <w:tcW w:w="3647" w:type="dxa"/>
          </w:tcPr>
          <w:p w14:paraId="4D3BF8E6" w14:textId="77777777" w:rsidR="00F36F34" w:rsidRPr="00741B35" w:rsidRDefault="00F36F34" w:rsidP="00C82474">
            <w:pPr>
              <w:pStyle w:val="Tabletext0"/>
              <w:rPr>
                <w:ins w:id="805" w:author="Author"/>
              </w:rPr>
            </w:pPr>
            <w:ins w:id="806" w:author="Author">
              <w:r w:rsidRPr="00741B35">
                <w:t>CRC-32, computed over all bytes of the software image (excluding padding), as specified in [ITU</w:t>
              </w:r>
              <w:r w:rsidRPr="00741B35">
                <w:noBreakHyphen/>
                <w:t>T I.363.5].</w:t>
              </w:r>
            </w:ins>
          </w:p>
        </w:tc>
      </w:tr>
      <w:tr w:rsidR="00F36F34" w:rsidRPr="00741B35" w14:paraId="77B9EA75" w14:textId="77777777" w:rsidTr="00C82474">
        <w:trPr>
          <w:cantSplit/>
          <w:jc w:val="center"/>
          <w:ins w:id="807" w:author="Author"/>
        </w:trPr>
        <w:tc>
          <w:tcPr>
            <w:tcW w:w="2132" w:type="dxa"/>
          </w:tcPr>
          <w:p w14:paraId="726F05A5" w14:textId="77777777" w:rsidR="00F36F34" w:rsidRPr="00741B35" w:rsidRDefault="00F36F34" w:rsidP="00C82474">
            <w:pPr>
              <w:pStyle w:val="Tabletext0"/>
              <w:rPr>
                <w:ins w:id="808" w:author="Author"/>
              </w:rPr>
            </w:pPr>
            <w:ins w:id="809" w:author="Author">
              <w:r w:rsidRPr="00741B35">
                <w:t>Image Offset</w:t>
              </w:r>
            </w:ins>
          </w:p>
        </w:tc>
        <w:tc>
          <w:tcPr>
            <w:tcW w:w="756" w:type="dxa"/>
          </w:tcPr>
          <w:p w14:paraId="28389290" w14:textId="77777777" w:rsidR="00F36F34" w:rsidRPr="00741B35" w:rsidRDefault="00F36F34" w:rsidP="00C82474">
            <w:pPr>
              <w:pStyle w:val="Tabletext0"/>
              <w:jc w:val="center"/>
              <w:rPr>
                <w:ins w:id="810" w:author="Author"/>
              </w:rPr>
            </w:pPr>
            <w:ins w:id="811" w:author="Author">
              <w:r w:rsidRPr="00741B35">
                <w:t>27-30</w:t>
              </w:r>
            </w:ins>
          </w:p>
        </w:tc>
        <w:tc>
          <w:tcPr>
            <w:tcW w:w="388" w:type="dxa"/>
          </w:tcPr>
          <w:p w14:paraId="1D5B6F76" w14:textId="77777777" w:rsidR="00F36F34" w:rsidRPr="00741B35" w:rsidRDefault="00F36F34" w:rsidP="00C82474">
            <w:pPr>
              <w:pStyle w:val="Tabletext0"/>
              <w:jc w:val="center"/>
              <w:rPr>
                <w:ins w:id="812" w:author="Author"/>
              </w:rPr>
            </w:pPr>
          </w:p>
        </w:tc>
        <w:tc>
          <w:tcPr>
            <w:tcW w:w="388" w:type="dxa"/>
          </w:tcPr>
          <w:p w14:paraId="57CFD0D7" w14:textId="77777777" w:rsidR="00F36F34" w:rsidRPr="00741B35" w:rsidRDefault="00F36F34" w:rsidP="00C82474">
            <w:pPr>
              <w:pStyle w:val="Tabletext0"/>
              <w:jc w:val="center"/>
              <w:rPr>
                <w:ins w:id="813" w:author="Author"/>
              </w:rPr>
            </w:pPr>
          </w:p>
        </w:tc>
        <w:tc>
          <w:tcPr>
            <w:tcW w:w="388" w:type="dxa"/>
          </w:tcPr>
          <w:p w14:paraId="5A8BB32D" w14:textId="77777777" w:rsidR="00F36F34" w:rsidRPr="00741B35" w:rsidRDefault="00F36F34" w:rsidP="00C82474">
            <w:pPr>
              <w:pStyle w:val="Tabletext0"/>
              <w:jc w:val="center"/>
              <w:rPr>
                <w:ins w:id="814" w:author="Author"/>
              </w:rPr>
            </w:pPr>
          </w:p>
        </w:tc>
        <w:tc>
          <w:tcPr>
            <w:tcW w:w="388" w:type="dxa"/>
          </w:tcPr>
          <w:p w14:paraId="3C65B4D7" w14:textId="77777777" w:rsidR="00F36F34" w:rsidRPr="00741B35" w:rsidRDefault="00F36F34" w:rsidP="00C82474">
            <w:pPr>
              <w:pStyle w:val="Tabletext0"/>
              <w:jc w:val="center"/>
              <w:rPr>
                <w:ins w:id="815" w:author="Author"/>
              </w:rPr>
            </w:pPr>
          </w:p>
        </w:tc>
        <w:tc>
          <w:tcPr>
            <w:tcW w:w="388" w:type="dxa"/>
          </w:tcPr>
          <w:p w14:paraId="24D780BC" w14:textId="77777777" w:rsidR="00F36F34" w:rsidRPr="00741B35" w:rsidRDefault="00F36F34" w:rsidP="00C82474">
            <w:pPr>
              <w:pStyle w:val="Tabletext0"/>
              <w:jc w:val="center"/>
              <w:rPr>
                <w:ins w:id="816" w:author="Author"/>
              </w:rPr>
            </w:pPr>
          </w:p>
        </w:tc>
        <w:tc>
          <w:tcPr>
            <w:tcW w:w="388" w:type="dxa"/>
          </w:tcPr>
          <w:p w14:paraId="7A7283F6" w14:textId="77777777" w:rsidR="00F36F34" w:rsidRPr="00741B35" w:rsidRDefault="00F36F34" w:rsidP="00C82474">
            <w:pPr>
              <w:pStyle w:val="Tabletext0"/>
              <w:jc w:val="center"/>
              <w:rPr>
                <w:ins w:id="817" w:author="Author"/>
              </w:rPr>
            </w:pPr>
          </w:p>
        </w:tc>
        <w:tc>
          <w:tcPr>
            <w:tcW w:w="388" w:type="dxa"/>
          </w:tcPr>
          <w:p w14:paraId="163D6224" w14:textId="77777777" w:rsidR="00F36F34" w:rsidRPr="00741B35" w:rsidRDefault="00F36F34" w:rsidP="00C82474">
            <w:pPr>
              <w:pStyle w:val="Tabletext0"/>
              <w:jc w:val="center"/>
              <w:rPr>
                <w:ins w:id="818" w:author="Author"/>
              </w:rPr>
            </w:pPr>
          </w:p>
        </w:tc>
        <w:tc>
          <w:tcPr>
            <w:tcW w:w="388" w:type="dxa"/>
          </w:tcPr>
          <w:p w14:paraId="4BEAB699" w14:textId="77777777" w:rsidR="00F36F34" w:rsidRPr="00741B35" w:rsidRDefault="00F36F34" w:rsidP="00C82474">
            <w:pPr>
              <w:pStyle w:val="Tabletext0"/>
              <w:jc w:val="center"/>
              <w:rPr>
                <w:ins w:id="819" w:author="Author"/>
              </w:rPr>
            </w:pPr>
          </w:p>
        </w:tc>
        <w:tc>
          <w:tcPr>
            <w:tcW w:w="3647" w:type="dxa"/>
          </w:tcPr>
          <w:p w14:paraId="066BFC47" w14:textId="77777777" w:rsidR="00F36F34" w:rsidRPr="00741B35" w:rsidRDefault="00F36F34" w:rsidP="00C82474">
            <w:pPr>
              <w:pStyle w:val="Tabletext0"/>
              <w:rPr>
                <w:ins w:id="820" w:author="Author"/>
              </w:rPr>
            </w:pPr>
            <w:ins w:id="821" w:author="Author">
              <w:r w:rsidRPr="00741B35">
                <w:t>Image offset in bytes for this packet</w:t>
              </w:r>
            </w:ins>
          </w:p>
        </w:tc>
      </w:tr>
      <w:tr w:rsidR="00F36F34" w:rsidRPr="00741B35" w14:paraId="0EB84837" w14:textId="77777777" w:rsidTr="00C82474">
        <w:trPr>
          <w:cantSplit/>
          <w:jc w:val="center"/>
          <w:ins w:id="822" w:author="Author"/>
        </w:trPr>
        <w:tc>
          <w:tcPr>
            <w:tcW w:w="2132" w:type="dxa"/>
          </w:tcPr>
          <w:p w14:paraId="32649353" w14:textId="77777777" w:rsidR="00F36F34" w:rsidRPr="00741B35" w:rsidRDefault="00F36F34" w:rsidP="00C82474">
            <w:pPr>
              <w:pStyle w:val="Tabletext0"/>
              <w:rPr>
                <w:ins w:id="823" w:author="Author"/>
              </w:rPr>
            </w:pPr>
            <w:ins w:id="824" w:author="Author">
              <w:r w:rsidRPr="00741B35">
                <w:t>Message contents length</w:t>
              </w:r>
            </w:ins>
          </w:p>
        </w:tc>
        <w:tc>
          <w:tcPr>
            <w:tcW w:w="756" w:type="dxa"/>
          </w:tcPr>
          <w:p w14:paraId="5774A4B4" w14:textId="77777777" w:rsidR="00F36F34" w:rsidRPr="00741B35" w:rsidRDefault="00F36F34" w:rsidP="00C82474">
            <w:pPr>
              <w:pStyle w:val="Tabletext0"/>
              <w:jc w:val="center"/>
              <w:rPr>
                <w:ins w:id="825" w:author="Author"/>
              </w:rPr>
            </w:pPr>
            <w:ins w:id="826" w:author="Author">
              <w:r w:rsidRPr="00741B35">
                <w:t>31-32</w:t>
              </w:r>
            </w:ins>
          </w:p>
        </w:tc>
        <w:tc>
          <w:tcPr>
            <w:tcW w:w="388" w:type="dxa"/>
          </w:tcPr>
          <w:p w14:paraId="30DF6728" w14:textId="77777777" w:rsidR="00F36F34" w:rsidRPr="00741B35" w:rsidRDefault="00F36F34" w:rsidP="00C82474">
            <w:pPr>
              <w:pStyle w:val="Tabletext0"/>
              <w:jc w:val="center"/>
              <w:rPr>
                <w:ins w:id="827" w:author="Author"/>
              </w:rPr>
            </w:pPr>
          </w:p>
        </w:tc>
        <w:tc>
          <w:tcPr>
            <w:tcW w:w="388" w:type="dxa"/>
          </w:tcPr>
          <w:p w14:paraId="0585343D" w14:textId="77777777" w:rsidR="00F36F34" w:rsidRPr="00741B35" w:rsidRDefault="00F36F34" w:rsidP="00C82474">
            <w:pPr>
              <w:pStyle w:val="Tabletext0"/>
              <w:jc w:val="center"/>
              <w:rPr>
                <w:ins w:id="828" w:author="Author"/>
              </w:rPr>
            </w:pPr>
          </w:p>
        </w:tc>
        <w:tc>
          <w:tcPr>
            <w:tcW w:w="388" w:type="dxa"/>
          </w:tcPr>
          <w:p w14:paraId="6231BF4E" w14:textId="77777777" w:rsidR="00F36F34" w:rsidRPr="00741B35" w:rsidRDefault="00F36F34" w:rsidP="00C82474">
            <w:pPr>
              <w:pStyle w:val="Tabletext0"/>
              <w:jc w:val="center"/>
              <w:rPr>
                <w:ins w:id="829" w:author="Author"/>
              </w:rPr>
            </w:pPr>
          </w:p>
        </w:tc>
        <w:tc>
          <w:tcPr>
            <w:tcW w:w="388" w:type="dxa"/>
          </w:tcPr>
          <w:p w14:paraId="2985078D" w14:textId="77777777" w:rsidR="00F36F34" w:rsidRPr="00741B35" w:rsidRDefault="00F36F34" w:rsidP="00C82474">
            <w:pPr>
              <w:pStyle w:val="Tabletext0"/>
              <w:jc w:val="center"/>
              <w:rPr>
                <w:ins w:id="830" w:author="Author"/>
              </w:rPr>
            </w:pPr>
          </w:p>
        </w:tc>
        <w:tc>
          <w:tcPr>
            <w:tcW w:w="388" w:type="dxa"/>
          </w:tcPr>
          <w:p w14:paraId="6F7F7B7F" w14:textId="77777777" w:rsidR="00F36F34" w:rsidRPr="00741B35" w:rsidRDefault="00F36F34" w:rsidP="00C82474">
            <w:pPr>
              <w:pStyle w:val="Tabletext0"/>
              <w:jc w:val="center"/>
              <w:rPr>
                <w:ins w:id="831" w:author="Author"/>
              </w:rPr>
            </w:pPr>
          </w:p>
        </w:tc>
        <w:tc>
          <w:tcPr>
            <w:tcW w:w="388" w:type="dxa"/>
          </w:tcPr>
          <w:p w14:paraId="08B197B9" w14:textId="77777777" w:rsidR="00F36F34" w:rsidRPr="00741B35" w:rsidRDefault="00F36F34" w:rsidP="00C82474">
            <w:pPr>
              <w:pStyle w:val="Tabletext0"/>
              <w:jc w:val="center"/>
              <w:rPr>
                <w:ins w:id="832" w:author="Author"/>
              </w:rPr>
            </w:pPr>
          </w:p>
        </w:tc>
        <w:tc>
          <w:tcPr>
            <w:tcW w:w="388" w:type="dxa"/>
          </w:tcPr>
          <w:p w14:paraId="20164CEE" w14:textId="77777777" w:rsidR="00F36F34" w:rsidRPr="00741B35" w:rsidRDefault="00F36F34" w:rsidP="00C82474">
            <w:pPr>
              <w:pStyle w:val="Tabletext0"/>
              <w:jc w:val="center"/>
              <w:rPr>
                <w:ins w:id="833" w:author="Author"/>
              </w:rPr>
            </w:pPr>
          </w:p>
        </w:tc>
        <w:tc>
          <w:tcPr>
            <w:tcW w:w="388" w:type="dxa"/>
          </w:tcPr>
          <w:p w14:paraId="12920D32" w14:textId="77777777" w:rsidR="00F36F34" w:rsidRPr="00741B35" w:rsidRDefault="00F36F34" w:rsidP="00C82474">
            <w:pPr>
              <w:pStyle w:val="Tabletext0"/>
              <w:jc w:val="center"/>
              <w:rPr>
                <w:ins w:id="834" w:author="Author"/>
              </w:rPr>
            </w:pPr>
          </w:p>
        </w:tc>
        <w:tc>
          <w:tcPr>
            <w:tcW w:w="3647" w:type="dxa"/>
          </w:tcPr>
          <w:p w14:paraId="0810FCA0" w14:textId="77777777" w:rsidR="00F36F34" w:rsidRPr="00741B35" w:rsidRDefault="00F36F34" w:rsidP="00C82474">
            <w:pPr>
              <w:pStyle w:val="Tabletext0"/>
              <w:rPr>
                <w:ins w:id="835" w:author="Author"/>
              </w:rPr>
            </w:pPr>
            <w:ins w:id="836" w:author="Author">
              <w:r w:rsidRPr="00741B35">
                <w:t>Size of message contents field, bytes</w:t>
              </w:r>
            </w:ins>
          </w:p>
        </w:tc>
      </w:tr>
      <w:tr w:rsidR="00F36F34" w:rsidRPr="00741B35" w14:paraId="4A560BE4" w14:textId="77777777" w:rsidTr="00C82474">
        <w:trPr>
          <w:cantSplit/>
          <w:jc w:val="center"/>
          <w:ins w:id="837" w:author="Author"/>
        </w:trPr>
        <w:tc>
          <w:tcPr>
            <w:tcW w:w="2132" w:type="dxa"/>
          </w:tcPr>
          <w:p w14:paraId="4EB72166" w14:textId="77777777" w:rsidR="00F36F34" w:rsidRPr="00741B35" w:rsidRDefault="00F36F34" w:rsidP="00C82474">
            <w:pPr>
              <w:pStyle w:val="Tabletext0"/>
              <w:rPr>
                <w:ins w:id="838" w:author="Author"/>
              </w:rPr>
            </w:pPr>
            <w:ins w:id="839" w:author="Author">
              <w:r w:rsidRPr="00741B35">
                <w:t>Message contents</w:t>
              </w:r>
            </w:ins>
          </w:p>
        </w:tc>
        <w:tc>
          <w:tcPr>
            <w:tcW w:w="756" w:type="dxa"/>
          </w:tcPr>
          <w:p w14:paraId="62892177" w14:textId="77777777" w:rsidR="00F36F34" w:rsidRPr="00741B35" w:rsidRDefault="00F36F34" w:rsidP="00C82474">
            <w:pPr>
              <w:pStyle w:val="Tabletext0"/>
              <w:jc w:val="center"/>
              <w:rPr>
                <w:ins w:id="840" w:author="Author"/>
              </w:rPr>
            </w:pPr>
            <w:ins w:id="841" w:author="Author">
              <w:r w:rsidRPr="00741B35">
                <w:t>33-n</w:t>
              </w:r>
            </w:ins>
          </w:p>
        </w:tc>
        <w:tc>
          <w:tcPr>
            <w:tcW w:w="388" w:type="dxa"/>
          </w:tcPr>
          <w:p w14:paraId="41D5C326" w14:textId="77777777" w:rsidR="00F36F34" w:rsidRPr="00741B35" w:rsidRDefault="00F36F34" w:rsidP="00C82474">
            <w:pPr>
              <w:pStyle w:val="Tabletext0"/>
              <w:jc w:val="center"/>
              <w:rPr>
                <w:ins w:id="842" w:author="Author"/>
              </w:rPr>
            </w:pPr>
          </w:p>
        </w:tc>
        <w:tc>
          <w:tcPr>
            <w:tcW w:w="388" w:type="dxa"/>
          </w:tcPr>
          <w:p w14:paraId="40AC5861" w14:textId="77777777" w:rsidR="00F36F34" w:rsidRPr="00741B35" w:rsidRDefault="00F36F34" w:rsidP="00C82474">
            <w:pPr>
              <w:pStyle w:val="Tabletext0"/>
              <w:jc w:val="center"/>
              <w:rPr>
                <w:ins w:id="843" w:author="Author"/>
              </w:rPr>
            </w:pPr>
          </w:p>
        </w:tc>
        <w:tc>
          <w:tcPr>
            <w:tcW w:w="388" w:type="dxa"/>
          </w:tcPr>
          <w:p w14:paraId="2EC75755" w14:textId="77777777" w:rsidR="00F36F34" w:rsidRPr="00741B35" w:rsidRDefault="00F36F34" w:rsidP="00C82474">
            <w:pPr>
              <w:pStyle w:val="Tabletext0"/>
              <w:jc w:val="center"/>
              <w:rPr>
                <w:ins w:id="844" w:author="Author"/>
              </w:rPr>
            </w:pPr>
          </w:p>
        </w:tc>
        <w:tc>
          <w:tcPr>
            <w:tcW w:w="388" w:type="dxa"/>
          </w:tcPr>
          <w:p w14:paraId="306E2668" w14:textId="77777777" w:rsidR="00F36F34" w:rsidRPr="00741B35" w:rsidRDefault="00F36F34" w:rsidP="00C82474">
            <w:pPr>
              <w:pStyle w:val="Tabletext0"/>
              <w:jc w:val="center"/>
              <w:rPr>
                <w:ins w:id="845" w:author="Author"/>
              </w:rPr>
            </w:pPr>
          </w:p>
        </w:tc>
        <w:tc>
          <w:tcPr>
            <w:tcW w:w="388" w:type="dxa"/>
          </w:tcPr>
          <w:p w14:paraId="0CC4250C" w14:textId="77777777" w:rsidR="00F36F34" w:rsidRPr="00741B35" w:rsidRDefault="00F36F34" w:rsidP="00C82474">
            <w:pPr>
              <w:pStyle w:val="Tabletext0"/>
              <w:jc w:val="center"/>
              <w:rPr>
                <w:ins w:id="846" w:author="Author"/>
              </w:rPr>
            </w:pPr>
          </w:p>
        </w:tc>
        <w:tc>
          <w:tcPr>
            <w:tcW w:w="388" w:type="dxa"/>
          </w:tcPr>
          <w:p w14:paraId="5BCDF8DA" w14:textId="77777777" w:rsidR="00F36F34" w:rsidRPr="00741B35" w:rsidRDefault="00F36F34" w:rsidP="00C82474">
            <w:pPr>
              <w:pStyle w:val="Tabletext0"/>
              <w:jc w:val="center"/>
              <w:rPr>
                <w:ins w:id="847" w:author="Author"/>
              </w:rPr>
            </w:pPr>
          </w:p>
        </w:tc>
        <w:tc>
          <w:tcPr>
            <w:tcW w:w="388" w:type="dxa"/>
          </w:tcPr>
          <w:p w14:paraId="07D0A594" w14:textId="77777777" w:rsidR="00F36F34" w:rsidRPr="00741B35" w:rsidRDefault="00F36F34" w:rsidP="00C82474">
            <w:pPr>
              <w:pStyle w:val="Tabletext0"/>
              <w:jc w:val="center"/>
              <w:rPr>
                <w:ins w:id="848" w:author="Author"/>
              </w:rPr>
            </w:pPr>
          </w:p>
        </w:tc>
        <w:tc>
          <w:tcPr>
            <w:tcW w:w="388" w:type="dxa"/>
          </w:tcPr>
          <w:p w14:paraId="6A6CE532" w14:textId="77777777" w:rsidR="00F36F34" w:rsidRPr="00741B35" w:rsidRDefault="00F36F34" w:rsidP="00C82474">
            <w:pPr>
              <w:pStyle w:val="Tabletext0"/>
              <w:jc w:val="center"/>
              <w:rPr>
                <w:ins w:id="849" w:author="Author"/>
              </w:rPr>
            </w:pPr>
          </w:p>
        </w:tc>
        <w:tc>
          <w:tcPr>
            <w:tcW w:w="3647" w:type="dxa"/>
          </w:tcPr>
          <w:p w14:paraId="6EA1A579" w14:textId="77777777" w:rsidR="00F36F34" w:rsidRPr="00741B35" w:rsidRDefault="00F36F34" w:rsidP="00C82474">
            <w:pPr>
              <w:pStyle w:val="Tabletext0"/>
              <w:rPr>
                <w:ins w:id="850" w:author="Author"/>
              </w:rPr>
            </w:pPr>
            <w:ins w:id="851" w:author="Author">
              <w:r w:rsidRPr="00741B35">
                <w:t>Software Image Data</w:t>
              </w:r>
            </w:ins>
          </w:p>
        </w:tc>
      </w:tr>
      <w:tr w:rsidR="00F36F34" w:rsidRPr="00741B35" w14:paraId="17C2AD2B" w14:textId="77777777" w:rsidTr="00C82474">
        <w:trPr>
          <w:cantSplit/>
          <w:jc w:val="center"/>
          <w:ins w:id="852" w:author="Author"/>
        </w:trPr>
        <w:tc>
          <w:tcPr>
            <w:tcW w:w="2132" w:type="dxa"/>
          </w:tcPr>
          <w:p w14:paraId="62130A42" w14:textId="77777777" w:rsidR="00F36F34" w:rsidRPr="00741B35" w:rsidRDefault="00F36F34" w:rsidP="00C82474">
            <w:pPr>
              <w:pStyle w:val="Tabletext0"/>
              <w:rPr>
                <w:ins w:id="853" w:author="Author"/>
              </w:rPr>
            </w:pPr>
            <w:ins w:id="854" w:author="Author">
              <w:r w:rsidRPr="00741B35">
                <w:t>Ethernet FCS</w:t>
              </w:r>
            </w:ins>
          </w:p>
        </w:tc>
        <w:tc>
          <w:tcPr>
            <w:tcW w:w="756" w:type="dxa"/>
          </w:tcPr>
          <w:p w14:paraId="0F7D7D6A" w14:textId="77777777" w:rsidR="00F36F34" w:rsidRPr="00741B35" w:rsidRDefault="00F36F34" w:rsidP="00C82474">
            <w:pPr>
              <w:pStyle w:val="Tabletext0"/>
              <w:jc w:val="center"/>
              <w:rPr>
                <w:ins w:id="855" w:author="Author"/>
              </w:rPr>
            </w:pPr>
          </w:p>
        </w:tc>
        <w:tc>
          <w:tcPr>
            <w:tcW w:w="388" w:type="dxa"/>
          </w:tcPr>
          <w:p w14:paraId="5C411383" w14:textId="77777777" w:rsidR="00F36F34" w:rsidRPr="00741B35" w:rsidRDefault="00F36F34" w:rsidP="00C82474">
            <w:pPr>
              <w:pStyle w:val="Tabletext0"/>
              <w:jc w:val="center"/>
              <w:rPr>
                <w:ins w:id="856" w:author="Author"/>
              </w:rPr>
            </w:pPr>
          </w:p>
        </w:tc>
        <w:tc>
          <w:tcPr>
            <w:tcW w:w="388" w:type="dxa"/>
          </w:tcPr>
          <w:p w14:paraId="479677C9" w14:textId="77777777" w:rsidR="00F36F34" w:rsidRPr="00741B35" w:rsidRDefault="00F36F34" w:rsidP="00C82474">
            <w:pPr>
              <w:pStyle w:val="Tabletext0"/>
              <w:jc w:val="center"/>
              <w:rPr>
                <w:ins w:id="857" w:author="Author"/>
              </w:rPr>
            </w:pPr>
          </w:p>
        </w:tc>
        <w:tc>
          <w:tcPr>
            <w:tcW w:w="388" w:type="dxa"/>
          </w:tcPr>
          <w:p w14:paraId="727E22C6" w14:textId="77777777" w:rsidR="00F36F34" w:rsidRPr="00741B35" w:rsidRDefault="00F36F34" w:rsidP="00C82474">
            <w:pPr>
              <w:pStyle w:val="Tabletext0"/>
              <w:jc w:val="center"/>
              <w:rPr>
                <w:ins w:id="858" w:author="Author"/>
              </w:rPr>
            </w:pPr>
          </w:p>
        </w:tc>
        <w:tc>
          <w:tcPr>
            <w:tcW w:w="388" w:type="dxa"/>
          </w:tcPr>
          <w:p w14:paraId="6C08EE14" w14:textId="77777777" w:rsidR="00F36F34" w:rsidRPr="00741B35" w:rsidRDefault="00F36F34" w:rsidP="00C82474">
            <w:pPr>
              <w:pStyle w:val="Tabletext0"/>
              <w:jc w:val="center"/>
              <w:rPr>
                <w:ins w:id="859" w:author="Author"/>
              </w:rPr>
            </w:pPr>
          </w:p>
        </w:tc>
        <w:tc>
          <w:tcPr>
            <w:tcW w:w="388" w:type="dxa"/>
          </w:tcPr>
          <w:p w14:paraId="2DA261B0" w14:textId="77777777" w:rsidR="00F36F34" w:rsidRPr="00741B35" w:rsidRDefault="00F36F34" w:rsidP="00C82474">
            <w:pPr>
              <w:pStyle w:val="Tabletext0"/>
              <w:jc w:val="center"/>
              <w:rPr>
                <w:ins w:id="860" w:author="Author"/>
              </w:rPr>
            </w:pPr>
          </w:p>
        </w:tc>
        <w:tc>
          <w:tcPr>
            <w:tcW w:w="388" w:type="dxa"/>
          </w:tcPr>
          <w:p w14:paraId="498A707B" w14:textId="77777777" w:rsidR="00F36F34" w:rsidRPr="00741B35" w:rsidRDefault="00F36F34" w:rsidP="00C82474">
            <w:pPr>
              <w:pStyle w:val="Tabletext0"/>
              <w:jc w:val="center"/>
              <w:rPr>
                <w:ins w:id="861" w:author="Author"/>
              </w:rPr>
            </w:pPr>
          </w:p>
        </w:tc>
        <w:tc>
          <w:tcPr>
            <w:tcW w:w="388" w:type="dxa"/>
          </w:tcPr>
          <w:p w14:paraId="5F0A0CD4" w14:textId="77777777" w:rsidR="00F36F34" w:rsidRPr="00741B35" w:rsidRDefault="00F36F34" w:rsidP="00C82474">
            <w:pPr>
              <w:pStyle w:val="Tabletext0"/>
              <w:jc w:val="center"/>
              <w:rPr>
                <w:ins w:id="862" w:author="Author"/>
              </w:rPr>
            </w:pPr>
          </w:p>
        </w:tc>
        <w:tc>
          <w:tcPr>
            <w:tcW w:w="388" w:type="dxa"/>
          </w:tcPr>
          <w:p w14:paraId="1F9AFB4E" w14:textId="77777777" w:rsidR="00F36F34" w:rsidRPr="00741B35" w:rsidRDefault="00F36F34" w:rsidP="00C82474">
            <w:pPr>
              <w:pStyle w:val="Tabletext0"/>
              <w:jc w:val="center"/>
              <w:rPr>
                <w:ins w:id="863" w:author="Author"/>
              </w:rPr>
            </w:pPr>
          </w:p>
        </w:tc>
        <w:tc>
          <w:tcPr>
            <w:tcW w:w="3647" w:type="dxa"/>
          </w:tcPr>
          <w:p w14:paraId="17A7B475" w14:textId="77777777" w:rsidR="00F36F34" w:rsidRPr="00741B35" w:rsidRDefault="00F36F34" w:rsidP="00C82474">
            <w:pPr>
              <w:pStyle w:val="Tabletext0"/>
              <w:rPr>
                <w:ins w:id="864" w:author="Author"/>
              </w:rPr>
            </w:pPr>
            <w:ins w:id="865" w:author="Author">
              <w:r w:rsidRPr="00741B35">
                <w:t>[IEEE 802.3]</w:t>
              </w:r>
            </w:ins>
          </w:p>
        </w:tc>
      </w:tr>
    </w:tbl>
    <w:p w14:paraId="227A1B19" w14:textId="77777777" w:rsidR="00F36F34" w:rsidRPr="00741B35" w:rsidRDefault="00F36F34" w:rsidP="00F36F34">
      <w:pPr>
        <w:jc w:val="center"/>
        <w:rPr>
          <w:ins w:id="866" w:author="Author"/>
        </w:rPr>
      </w:pPr>
      <w:ins w:id="867" w:author="Author">
        <w:r w:rsidRPr="00741B35">
          <w:rPr>
            <w:b/>
            <w:bCs/>
          </w:rPr>
          <w:t>Table C-4-1</w:t>
        </w:r>
      </w:ins>
    </w:p>
    <w:p w14:paraId="416E44B4" w14:textId="77777777" w:rsidR="00F36F34" w:rsidRPr="00741B35" w:rsidRDefault="00F36F34" w:rsidP="00F36F34">
      <w:pPr>
        <w:rPr>
          <w:ins w:id="868" w:author="Author"/>
        </w:rPr>
      </w:pPr>
      <w:ins w:id="869" w:author="Author">
        <w:r w:rsidRPr="00741B35">
          <w:t>The encoding will be as follows:</w:t>
        </w:r>
      </w:ins>
    </w:p>
    <w:p w14:paraId="3E4E9731"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70" w:author="Author"/>
        </w:rPr>
      </w:pPr>
      <w:ins w:id="871" w:author="Author">
        <w:r w:rsidRPr="00741B35">
          <w:t>Image Transfer Message Identifier:  0x4D49</w:t>
        </w:r>
      </w:ins>
    </w:p>
    <w:p w14:paraId="680AF88F"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72" w:author="Author"/>
        </w:rPr>
      </w:pPr>
      <w:ins w:id="873" w:author="Author">
        <w:r w:rsidRPr="00741B35">
          <w:t>Image Transfer Protocol Version – major:  1</w:t>
        </w:r>
      </w:ins>
    </w:p>
    <w:p w14:paraId="07EE63EA"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74" w:author="Author"/>
        </w:rPr>
      </w:pPr>
      <w:ins w:id="875" w:author="Author">
        <w:r w:rsidRPr="00741B35">
          <w:t>Image Transfer Protocol Version – minor:  0</w:t>
        </w:r>
      </w:ins>
    </w:p>
    <w:p w14:paraId="5F7BB2F1"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76" w:author="Author"/>
        </w:rPr>
      </w:pPr>
      <w:ins w:id="877" w:author="Author">
        <w:r w:rsidRPr="00741B35">
          <w:t>M</w:t>
        </w:r>
        <w:r>
          <w:t xml:space="preserve">AC </w:t>
        </w:r>
        <w:r w:rsidRPr="00741B35">
          <w:t>DA (Image Identifier):  set per selection and coordinated with the large string value referenced by the network address ME referenced by the File transfer controller.</w:t>
        </w:r>
      </w:ins>
    </w:p>
    <w:p w14:paraId="278CA477"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78" w:author="Author"/>
        </w:rPr>
      </w:pPr>
      <w:ins w:id="879" w:author="Author">
        <w:r w:rsidRPr="00741B35">
          <w:t>Image Size:  set to the overall image size of the image being transferred</w:t>
        </w:r>
      </w:ins>
    </w:p>
    <w:p w14:paraId="598E25B2"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80" w:author="Author"/>
        </w:rPr>
      </w:pPr>
      <w:ins w:id="881" w:author="Author">
        <w:r w:rsidRPr="00741B35">
          <w:t>Image CRC-32:  set to the CRC-32, computed over all bytes of the software image (excluding padding), as specified in [ITU</w:t>
        </w:r>
        <w:r w:rsidRPr="00741B35">
          <w:noBreakHyphen/>
          <w:t>T I.363.5].</w:t>
        </w:r>
      </w:ins>
    </w:p>
    <w:p w14:paraId="3D490DE8"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82" w:author="Author"/>
        </w:rPr>
      </w:pPr>
      <w:ins w:id="883" w:author="Author">
        <w:r w:rsidRPr="00741B35">
          <w:t>Image Offset:  The starting byte offset into the image for the Message contents included in this packet.  The initial image packet should have an offset of 0.</w:t>
        </w:r>
      </w:ins>
    </w:p>
    <w:p w14:paraId="36A75ADE" w14:textId="77777777" w:rsidR="00F36F34" w:rsidRPr="00741B35" w:rsidRDefault="00F36F34" w:rsidP="00635AB1">
      <w:pPr>
        <w:pStyle w:val="ListParagraph"/>
        <w:numPr>
          <w:ilvl w:val="0"/>
          <w:numId w:val="31"/>
        </w:numPr>
        <w:tabs>
          <w:tab w:val="left" w:pos="794"/>
          <w:tab w:val="left" w:pos="1191"/>
          <w:tab w:val="left" w:pos="1588"/>
          <w:tab w:val="left" w:pos="1985"/>
        </w:tabs>
        <w:overflowPunct w:val="0"/>
        <w:autoSpaceDE w:val="0"/>
        <w:autoSpaceDN w:val="0"/>
        <w:adjustRightInd w:val="0"/>
        <w:spacing w:before="120" w:after="0"/>
        <w:jc w:val="both"/>
        <w:textAlignment w:val="baseline"/>
        <w:rPr>
          <w:ins w:id="884" w:author="Author"/>
        </w:rPr>
      </w:pPr>
      <w:ins w:id="885" w:author="Author">
        <w:r w:rsidRPr="00741B35">
          <w:t>Message Contents Length:  the number of image payload bytes included in the packet.  The suggested range is (1..1944) to align with the OMCI Extended Message limit of 1980 bytes.</w:t>
        </w:r>
      </w:ins>
    </w:p>
    <w:p w14:paraId="4D55CB77" w14:textId="77777777" w:rsidR="00F36F34" w:rsidRPr="00741B35" w:rsidRDefault="00F36F34" w:rsidP="00F36F34">
      <w:pPr>
        <w:rPr>
          <w:ins w:id="886" w:author="Author"/>
        </w:rPr>
      </w:pPr>
    </w:p>
    <w:p w14:paraId="6F6B85BF" w14:textId="77777777" w:rsidR="00F36F34" w:rsidRPr="00741B35" w:rsidRDefault="00F36F34" w:rsidP="00F36F34">
      <w:pPr>
        <w:rPr>
          <w:ins w:id="887" w:author="Author"/>
        </w:rPr>
      </w:pPr>
      <w:ins w:id="888" w:author="Author">
        <w:r w:rsidRPr="00741B35">
          <w:t>The OLT shall transmit the image frames in sequence encapsulated in the multicast X-GEM allocated for this purpose.  The OLT may repeat the transmission multiple times to address any transmission issues that may be encountered by a given ONU.</w:t>
        </w:r>
      </w:ins>
    </w:p>
    <w:p w14:paraId="0AF6D159" w14:textId="77777777" w:rsidR="00F36F34" w:rsidRPr="00741B35" w:rsidRDefault="00F36F34" w:rsidP="00F36F34">
      <w:pPr>
        <w:rPr>
          <w:ins w:id="889" w:author="Author"/>
        </w:rPr>
      </w:pPr>
    </w:p>
    <w:p w14:paraId="39C9F89B" w14:textId="77777777" w:rsidR="00F36F34" w:rsidRPr="00741B35" w:rsidRDefault="00F36F34" w:rsidP="00F36F34">
      <w:pPr>
        <w:rPr>
          <w:ins w:id="890" w:author="Author"/>
        </w:rPr>
      </w:pPr>
      <w:ins w:id="891" w:author="Author">
        <w:r w:rsidRPr="00741B35">
          <w:t>The ONU upon receipt of the image packets will construct the desired image.  Upon receiving the first accepted image block the ONU shall report a</w:t>
        </w:r>
        <w:r>
          <w:t xml:space="preserve">n FCSP Status Message as indicated above with an error code TLV value of 11 – action in progress. </w:t>
        </w:r>
        <w:r w:rsidRPr="00741B35">
          <w:t xml:space="preserve"> Once all image blocks are known to the ONU, the ONU shall validate that the CRC-32 over the entire image matches the value provided in the Image Transfer Message </w:t>
        </w:r>
        <w:r w:rsidRPr="00741B35">
          <w:lastRenderedPageBreak/>
          <w:t xml:space="preserve">Image CRC-32 field and if the received image is valid will </w:t>
        </w:r>
        <w:r>
          <w:t>report an FCSP Status Message as</w:t>
        </w:r>
        <w:r w:rsidRPr="00741B35">
          <w:t xml:space="preserve"> indicate</w:t>
        </w:r>
        <w:r>
          <w:t>d above with an error code TLV value of</w:t>
        </w:r>
        <w:r w:rsidRPr="00741B35">
          <w:t xml:space="preserve"> ‘0 – </w:t>
        </w:r>
        <w:r>
          <w:t>ok/success</w:t>
        </w:r>
        <w:r w:rsidRPr="00741B35">
          <w:t xml:space="preserve">’.  If the image validation is not successful, the ONU will </w:t>
        </w:r>
        <w:r>
          <w:t xml:space="preserve">report an FCSP Status Message as indicated above with an error code TLV value of  </w:t>
        </w:r>
        <w:r w:rsidRPr="00741B35">
          <w:t>‘</w:t>
        </w:r>
        <w:r>
          <w:t>13</w:t>
        </w:r>
        <w:r w:rsidRPr="00741B35">
          <w:t xml:space="preserve"> – Local failure’; erase any cached data and restart the image acquisition process.  Other errors may be reported via the ‘</w:t>
        </w:r>
        <w:r>
          <w:t>13</w:t>
        </w:r>
        <w:r w:rsidRPr="00741B35">
          <w:t xml:space="preserve"> – Local failure’ or ‘</w:t>
        </w:r>
        <w:r>
          <w:t>12</w:t>
        </w:r>
        <w:r w:rsidRPr="00741B35">
          <w:t xml:space="preserve"> – Remote failure’ </w:t>
        </w:r>
        <w:r>
          <w:t>error code TLV</w:t>
        </w:r>
        <w:r w:rsidRPr="00741B35">
          <w:t xml:space="preserve"> selected based on the attributed source of the issue.  For example if the characteristics for the image change during the acquisition process (e.g. the OLT changes the CRC value for the image in the transmitted packets) the ONU would report this as a ‘</w:t>
        </w:r>
        <w:r>
          <w:t>12</w:t>
        </w:r>
        <w:r w:rsidRPr="00741B35">
          <w:t xml:space="preserve"> – Remote failure’ give that this is unexpected behavior from the OLT.</w:t>
        </w:r>
      </w:ins>
    </w:p>
    <w:p w14:paraId="145331C5" w14:textId="77777777" w:rsidR="00F36F34" w:rsidRPr="00741B35" w:rsidRDefault="00F36F34" w:rsidP="00F36F34">
      <w:pPr>
        <w:rPr>
          <w:ins w:id="892" w:author="Author"/>
        </w:rPr>
      </w:pPr>
      <w:ins w:id="893" w:author="Author">
        <w:r w:rsidRPr="00741B35">
          <w:t xml:space="preserve">The OLT upon </w:t>
        </w:r>
        <w:r>
          <w:t>processing an FCSP status message with an error code TLV of</w:t>
        </w:r>
        <w:r w:rsidRPr="00741B35">
          <w:t xml:space="preserve"> ‘0 – </w:t>
        </w:r>
        <w:r>
          <w:t>ok/success</w:t>
        </w:r>
        <w:r w:rsidRPr="00741B35">
          <w:t>’ will consider the image download complete and will remove the multicast image transfer configuration from the ONU.  It is recommended that the OLT query the ONU for the expected downloaded image version following the completed transfer prior to removing the multicast image transfer configuration.  If a version validation fails, the handling in the next paragraph should be followed for recovery.</w:t>
        </w:r>
      </w:ins>
    </w:p>
    <w:p w14:paraId="56A915C7" w14:textId="77777777" w:rsidR="00F36F34" w:rsidRPr="00741B35" w:rsidRDefault="00F36F34" w:rsidP="00F36F34">
      <w:pPr>
        <w:rPr>
          <w:ins w:id="894" w:author="Author"/>
        </w:rPr>
      </w:pPr>
      <w:ins w:id="895" w:author="Author">
        <w:r w:rsidRPr="00741B35">
          <w:t xml:space="preserve">The OLT upon </w:t>
        </w:r>
        <w:r>
          <w:t xml:space="preserve">processing an FCSP Status Message </w:t>
        </w:r>
        <w:r w:rsidRPr="00741B35">
          <w:t xml:space="preserve">indicating a failure will either allow the ONU to attempt to acquire the image in another image transmission cycle or the OLT shall </w:t>
        </w:r>
        <w:r>
          <w:t>set the FCSP Configuration Portal Table action name/value pair to ‘abort’,</w:t>
        </w:r>
        <w:r w:rsidRPr="00741B35">
          <w:t xml:space="preserve"> remove the multicast image transfer configuration from the ONU and attempt a standard ONU image download.  The OLT shall again set the F</w:t>
        </w:r>
        <w:r>
          <w:t>CSP Configuration Portal Table action name/value pair to ‘start’.if image ac</w:t>
        </w:r>
        <w:r w:rsidRPr="00741B35">
          <w:t>quisition retry is desired.</w:t>
        </w:r>
      </w:ins>
    </w:p>
    <w:p w14:paraId="2FB54A83" w14:textId="77777777" w:rsidR="00F36F34" w:rsidRDefault="00F36F34" w:rsidP="00F36F34">
      <w:pPr>
        <w:rPr>
          <w:ins w:id="896" w:author="Author"/>
        </w:rPr>
      </w:pPr>
      <w:ins w:id="897" w:author="Author">
        <w:r w:rsidRPr="00741B35">
          <w:t>The description above would replace the standard Start software download, Download section and End software download messages used in the standard G.988 process.  The Activate image and Commit image processes remain unchanged.</w:t>
        </w:r>
      </w:ins>
    </w:p>
    <w:p w14:paraId="58F8478C" w14:textId="77777777" w:rsidR="00F36F34" w:rsidRDefault="00F36F34" w:rsidP="00F36F34">
      <w:pPr>
        <w:rPr>
          <w:ins w:id="898" w:author="Author"/>
        </w:rPr>
      </w:pPr>
    </w:p>
    <w:p w14:paraId="47DDBC65" w14:textId="77777777" w:rsidR="00F36F34" w:rsidRPr="004500C5" w:rsidRDefault="00F36F34" w:rsidP="00F36F34">
      <w:pPr>
        <w:spacing w:after="0"/>
        <w:jc w:val="center"/>
        <w:rPr>
          <w:ins w:id="899" w:author="Author"/>
          <w:iCs w:val="0"/>
          <w:kern w:val="0"/>
          <w:sz w:val="24"/>
          <w:szCs w:val="24"/>
        </w:rPr>
      </w:pPr>
      <w:ins w:id="900" w:author="Author">
        <w:r w:rsidRPr="004500C5">
          <w:rPr>
            <w:noProof/>
          </w:rPr>
          <w:drawing>
            <wp:inline distT="0" distB="0" distL="0" distR="0" wp14:anchorId="7440FFB6" wp14:editId="7C9ED1DD">
              <wp:extent cx="4095750" cy="413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4133850"/>
                      </a:xfrm>
                      <a:prstGeom prst="rect">
                        <a:avLst/>
                      </a:prstGeom>
                      <a:noFill/>
                      <a:ln>
                        <a:noFill/>
                      </a:ln>
                    </pic:spPr>
                  </pic:pic>
                </a:graphicData>
              </a:graphic>
            </wp:inline>
          </w:drawing>
        </w:r>
      </w:ins>
    </w:p>
    <w:p w14:paraId="2091562B" w14:textId="77777777" w:rsidR="00F36F34" w:rsidRDefault="00F36F34" w:rsidP="00F36F34">
      <w:pPr>
        <w:rPr>
          <w:ins w:id="901" w:author="Author"/>
        </w:rPr>
      </w:pPr>
    </w:p>
    <w:p w14:paraId="02A3838B" w14:textId="77777777" w:rsidR="00F36F34" w:rsidRDefault="00F36F34" w:rsidP="00F36F34">
      <w:pPr>
        <w:jc w:val="center"/>
        <w:rPr>
          <w:ins w:id="902" w:author="Author"/>
        </w:rPr>
      </w:pPr>
      <w:ins w:id="903" w:author="Author">
        <w:r>
          <w:lastRenderedPageBreak/>
          <w:t>Figure C.4-1 – Illustration of Multicast Image Transfer Associations</w:t>
        </w:r>
      </w:ins>
    </w:p>
    <w:p w14:paraId="55FA2FC1" w14:textId="77777777" w:rsidR="00F36F34" w:rsidRDefault="00F36F34" w:rsidP="00F36F34">
      <w:pPr>
        <w:rPr>
          <w:ins w:id="904" w:author="Author"/>
        </w:rPr>
      </w:pPr>
    </w:p>
    <w:p w14:paraId="7A06EB29" w14:textId="77777777" w:rsidR="00F36F34" w:rsidRDefault="00F36F34" w:rsidP="00F36F34">
      <w:pPr>
        <w:pStyle w:val="Heading3"/>
        <w:numPr>
          <w:ilvl w:val="0"/>
          <w:numId w:val="0"/>
        </w:numPr>
        <w:rPr>
          <w:ins w:id="905" w:author="Author"/>
        </w:rPr>
      </w:pPr>
      <w:bookmarkStart w:id="906" w:name="_Toc56177029"/>
      <w:ins w:id="907" w:author="Author">
        <w:r>
          <w:t>C.4.1 Scenarios</w:t>
        </w:r>
        <w:bookmarkEnd w:id="906"/>
      </w:ins>
    </w:p>
    <w:p w14:paraId="767871E3" w14:textId="77777777" w:rsidR="00F36F34" w:rsidRDefault="00F36F34" w:rsidP="00F36F34">
      <w:pPr>
        <w:rPr>
          <w:ins w:id="908" w:author="Author"/>
        </w:rPr>
      </w:pPr>
      <w:ins w:id="909" w:author="Author">
        <w:r>
          <w:t>Legend and Terms used in the figures below:</w:t>
        </w:r>
      </w:ins>
    </w:p>
    <w:p w14:paraId="05B6042F"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10" w:author="Author"/>
        </w:rPr>
      </w:pPr>
      <w:ins w:id="911" w:author="Author">
        <w:r>
          <w:t>OLT/OMCI:  OMCI path from the OLTs perspective</w:t>
        </w:r>
      </w:ins>
    </w:p>
    <w:p w14:paraId="32CB3626"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12" w:author="Author"/>
        </w:rPr>
      </w:pPr>
      <w:ins w:id="913" w:author="Author">
        <w:r>
          <w:t>OLT/MC-GEM:  downstream multicast X-GEM/GEM port utilized for transfer of image data</w:t>
        </w:r>
      </w:ins>
    </w:p>
    <w:p w14:paraId="38E916B0"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14" w:author="Author"/>
        </w:rPr>
      </w:pPr>
      <w:ins w:id="915" w:author="Author">
        <w:r>
          <w:t>ONU/OMCI:  OMCI path from the ONUs perspective</w:t>
        </w:r>
      </w:ins>
    </w:p>
    <w:p w14:paraId="61183155"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16" w:author="Author"/>
        </w:rPr>
      </w:pPr>
      <w:ins w:id="917" w:author="Author">
        <w:r>
          <w:t>ONU/MC-GEM:  ONUs termination of the downstream multicast X-GEM/GEM port utilized for transfer of image data</w:t>
        </w:r>
      </w:ins>
    </w:p>
    <w:p w14:paraId="78296A15"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18" w:author="Author"/>
        </w:rPr>
      </w:pPr>
      <w:ins w:id="919" w:author="Author">
        <w:r>
          <w:t>MCIT Path:  configuration of the FCSP instance for MCIT, GEM Multicast Interworking Termination Point and other elements described in the prior section that must be established before image content transmitted by the OLT can be processed by the ONU</w:t>
        </w:r>
      </w:ins>
    </w:p>
    <w:p w14:paraId="67D7B085" w14:textId="77777777" w:rsidR="00F36F34"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20" w:author="Author"/>
        </w:rPr>
      </w:pPr>
      <w:ins w:id="921" w:author="Author">
        <w:r>
          <w:t>Image acquisition:  the process of collecting image content blocks and assembling them into the desired ONU image.</w:t>
        </w:r>
      </w:ins>
    </w:p>
    <w:p w14:paraId="589BD91F" w14:textId="77777777" w:rsidR="00F36F34" w:rsidRPr="00D51AD5" w:rsidRDefault="00F36F34" w:rsidP="00635AB1">
      <w:pPr>
        <w:pStyle w:val="ListParagraph"/>
        <w:numPr>
          <w:ilvl w:val="0"/>
          <w:numId w:val="32"/>
        </w:numPr>
        <w:tabs>
          <w:tab w:val="left" w:pos="794"/>
          <w:tab w:val="left" w:pos="1191"/>
          <w:tab w:val="left" w:pos="1588"/>
          <w:tab w:val="left" w:pos="1985"/>
        </w:tabs>
        <w:overflowPunct w:val="0"/>
        <w:autoSpaceDE w:val="0"/>
        <w:autoSpaceDN w:val="0"/>
        <w:adjustRightInd w:val="0"/>
        <w:spacing w:before="120" w:after="0"/>
        <w:jc w:val="both"/>
        <w:textAlignment w:val="baseline"/>
        <w:rPr>
          <w:ins w:id="922" w:author="Author"/>
        </w:rPr>
      </w:pPr>
      <w:ins w:id="923" w:author="Author">
        <w:r>
          <w:t>AVC indicate an AVC for the FCSP Status Message availability along with processing of the Status Message TLV content.</w:t>
        </w:r>
      </w:ins>
    </w:p>
    <w:p w14:paraId="6DE56F4C" w14:textId="77777777" w:rsidR="00F36F34" w:rsidRDefault="00F36F34" w:rsidP="00F36F34">
      <w:pPr>
        <w:rPr>
          <w:ins w:id="924" w:author="Author"/>
        </w:rPr>
      </w:pPr>
      <w:ins w:id="925" w:author="Author">
        <w:r>
          <w:lastRenderedPageBreak/>
          <w:tab/>
        </w:r>
        <w:r>
          <w:rPr>
            <w:noProof/>
          </w:rPr>
          <w:drawing>
            <wp:inline distT="0" distB="0" distL="0" distR="0" wp14:anchorId="73E60916" wp14:editId="5AF7904B">
              <wp:extent cx="5162550" cy="680085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1"/>
                      <a:stretch>
                        <a:fillRect/>
                      </a:stretch>
                    </pic:blipFill>
                    <pic:spPr>
                      <a:xfrm>
                        <a:off x="0" y="0"/>
                        <a:ext cx="5162550" cy="6800850"/>
                      </a:xfrm>
                      <a:prstGeom prst="rect">
                        <a:avLst/>
                      </a:prstGeom>
                    </pic:spPr>
                  </pic:pic>
                </a:graphicData>
              </a:graphic>
            </wp:inline>
          </w:drawing>
        </w:r>
      </w:ins>
    </w:p>
    <w:p w14:paraId="15EBAC2D" w14:textId="77777777" w:rsidR="00F36F34" w:rsidRPr="00D51AD5" w:rsidRDefault="00F36F34" w:rsidP="00F36F34">
      <w:pPr>
        <w:jc w:val="center"/>
        <w:rPr>
          <w:ins w:id="926" w:author="Author"/>
          <w:b/>
          <w:bCs/>
        </w:rPr>
      </w:pPr>
      <w:ins w:id="927" w:author="Author">
        <w:r w:rsidRPr="00D51AD5">
          <w:rPr>
            <w:b/>
            <w:bCs/>
          </w:rPr>
          <w:t xml:space="preserve">Figure </w:t>
        </w:r>
        <w:r>
          <w:rPr>
            <w:b/>
            <w:bCs/>
          </w:rPr>
          <w:t>C.4</w:t>
        </w:r>
        <w:r w:rsidRPr="00D51AD5">
          <w:rPr>
            <w:b/>
            <w:bCs/>
          </w:rPr>
          <w:t>.1-1 – ONU successfully acquires image</w:t>
        </w:r>
      </w:ins>
    </w:p>
    <w:p w14:paraId="0D38EDAD" w14:textId="77777777" w:rsidR="00F36F34" w:rsidRDefault="00F36F34" w:rsidP="00F36F34">
      <w:pPr>
        <w:rPr>
          <w:ins w:id="928" w:author="Author"/>
        </w:rPr>
      </w:pPr>
    </w:p>
    <w:p w14:paraId="5C02C995" w14:textId="77777777" w:rsidR="00F36F34" w:rsidRDefault="00F36F34" w:rsidP="00F36F34">
      <w:pPr>
        <w:rPr>
          <w:ins w:id="929" w:author="Author"/>
        </w:rPr>
      </w:pPr>
      <w:ins w:id="930" w:author="Author">
        <w:r>
          <w:rPr>
            <w:noProof/>
          </w:rPr>
          <w:lastRenderedPageBreak/>
          <w:drawing>
            <wp:inline distT="0" distB="0" distL="0" distR="0" wp14:anchorId="66677E76" wp14:editId="2B6B6051">
              <wp:extent cx="5162550" cy="3724275"/>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2"/>
                      <a:stretch>
                        <a:fillRect/>
                      </a:stretch>
                    </pic:blipFill>
                    <pic:spPr>
                      <a:xfrm>
                        <a:off x="0" y="0"/>
                        <a:ext cx="5162550" cy="3724275"/>
                      </a:xfrm>
                      <a:prstGeom prst="rect">
                        <a:avLst/>
                      </a:prstGeom>
                    </pic:spPr>
                  </pic:pic>
                </a:graphicData>
              </a:graphic>
            </wp:inline>
          </w:drawing>
        </w:r>
      </w:ins>
    </w:p>
    <w:p w14:paraId="71FC3AC2" w14:textId="77777777" w:rsidR="00F36F34" w:rsidRDefault="00F36F34" w:rsidP="00F36F34">
      <w:pPr>
        <w:jc w:val="center"/>
        <w:rPr>
          <w:ins w:id="931" w:author="Author"/>
          <w:b/>
          <w:bCs/>
        </w:rPr>
      </w:pPr>
      <w:ins w:id="932" w:author="Author">
        <w:r w:rsidRPr="00D51AD5">
          <w:rPr>
            <w:b/>
            <w:bCs/>
          </w:rPr>
          <w:t xml:space="preserve">Figure </w:t>
        </w:r>
        <w:r>
          <w:rPr>
            <w:b/>
            <w:bCs/>
          </w:rPr>
          <w:t>C.4</w:t>
        </w:r>
        <w:r w:rsidRPr="00D51AD5">
          <w:rPr>
            <w:b/>
            <w:bCs/>
          </w:rPr>
          <w:t>.1-2 – CRC or other error detected after image acquisition</w:t>
        </w:r>
      </w:ins>
    </w:p>
    <w:p w14:paraId="74671850" w14:textId="77777777" w:rsidR="00F36F34" w:rsidRDefault="00F36F34" w:rsidP="00F36F34">
      <w:pPr>
        <w:jc w:val="center"/>
        <w:rPr>
          <w:ins w:id="933" w:author="Author"/>
          <w:b/>
          <w:bCs/>
        </w:rPr>
      </w:pPr>
    </w:p>
    <w:p w14:paraId="321CAE5F" w14:textId="77777777" w:rsidR="00F36F34" w:rsidRPr="00D51AD5" w:rsidRDefault="00F36F34" w:rsidP="00F36F34">
      <w:pPr>
        <w:jc w:val="center"/>
        <w:rPr>
          <w:ins w:id="934" w:author="Author"/>
          <w:b/>
          <w:bCs/>
        </w:rPr>
      </w:pPr>
    </w:p>
    <w:p w14:paraId="115A4F5A" w14:textId="77777777" w:rsidR="00F36F34" w:rsidRDefault="00F36F34" w:rsidP="00F36F34">
      <w:pPr>
        <w:rPr>
          <w:ins w:id="935" w:author="Author"/>
        </w:rPr>
      </w:pPr>
      <w:ins w:id="936" w:author="Author">
        <w:r>
          <w:rPr>
            <w:noProof/>
          </w:rPr>
          <w:lastRenderedPageBreak/>
          <w:drawing>
            <wp:inline distT="0" distB="0" distL="0" distR="0" wp14:anchorId="515AC909" wp14:editId="22DF2E4C">
              <wp:extent cx="5162550" cy="3667125"/>
              <wp:effectExtent l="0" t="0" r="0" b="952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3"/>
                      <a:stretch>
                        <a:fillRect/>
                      </a:stretch>
                    </pic:blipFill>
                    <pic:spPr>
                      <a:xfrm>
                        <a:off x="0" y="0"/>
                        <a:ext cx="5162550" cy="3667125"/>
                      </a:xfrm>
                      <a:prstGeom prst="rect">
                        <a:avLst/>
                      </a:prstGeom>
                    </pic:spPr>
                  </pic:pic>
                </a:graphicData>
              </a:graphic>
            </wp:inline>
          </w:drawing>
        </w:r>
      </w:ins>
    </w:p>
    <w:p w14:paraId="50A2E532" w14:textId="77777777" w:rsidR="00F36F34" w:rsidRDefault="00F36F34" w:rsidP="00F36F34">
      <w:pPr>
        <w:jc w:val="center"/>
        <w:rPr>
          <w:ins w:id="937" w:author="Author"/>
          <w:b/>
          <w:bCs/>
        </w:rPr>
      </w:pPr>
      <w:ins w:id="938" w:author="Author">
        <w:r w:rsidRPr="004353EC">
          <w:rPr>
            <w:b/>
            <w:bCs/>
          </w:rPr>
          <w:t xml:space="preserve">Figure </w:t>
        </w:r>
        <w:r>
          <w:rPr>
            <w:b/>
            <w:bCs/>
          </w:rPr>
          <w:t>C.4</w:t>
        </w:r>
        <w:r w:rsidRPr="004353EC">
          <w:rPr>
            <w:b/>
            <w:bCs/>
          </w:rPr>
          <w:t>.1-3 – OLT determines to attempt retry after ONU reported failure</w:t>
        </w:r>
      </w:ins>
    </w:p>
    <w:p w14:paraId="143F7D2B" w14:textId="77777777" w:rsidR="00F36F34" w:rsidRPr="004353EC" w:rsidRDefault="00F36F34" w:rsidP="00F36F34">
      <w:pPr>
        <w:jc w:val="center"/>
        <w:rPr>
          <w:ins w:id="939" w:author="Author"/>
          <w:b/>
          <w:bCs/>
        </w:rPr>
      </w:pPr>
    </w:p>
    <w:p w14:paraId="62B19178" w14:textId="77777777" w:rsidR="00F36F34" w:rsidRDefault="00F36F34" w:rsidP="00F36F34">
      <w:pPr>
        <w:rPr>
          <w:ins w:id="940" w:author="Author"/>
        </w:rPr>
      </w:pPr>
      <w:ins w:id="941" w:author="Author">
        <w:r>
          <w:rPr>
            <w:noProof/>
          </w:rPr>
          <w:drawing>
            <wp:inline distT="0" distB="0" distL="0" distR="0" wp14:anchorId="66FFCCC9" wp14:editId="7E60172E">
              <wp:extent cx="5162550" cy="3419475"/>
              <wp:effectExtent l="0" t="0" r="0" b="9525"/>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4"/>
                      <a:stretch>
                        <a:fillRect/>
                      </a:stretch>
                    </pic:blipFill>
                    <pic:spPr>
                      <a:xfrm>
                        <a:off x="0" y="0"/>
                        <a:ext cx="5162550" cy="3419475"/>
                      </a:xfrm>
                      <a:prstGeom prst="rect">
                        <a:avLst/>
                      </a:prstGeom>
                    </pic:spPr>
                  </pic:pic>
                </a:graphicData>
              </a:graphic>
            </wp:inline>
          </w:drawing>
        </w:r>
      </w:ins>
    </w:p>
    <w:p w14:paraId="512680EF" w14:textId="77777777" w:rsidR="00F36F34" w:rsidRPr="00D51AD5" w:rsidRDefault="00F36F34" w:rsidP="00F36F34">
      <w:pPr>
        <w:jc w:val="center"/>
        <w:rPr>
          <w:ins w:id="942" w:author="Author"/>
          <w:b/>
          <w:bCs/>
        </w:rPr>
      </w:pPr>
      <w:ins w:id="943" w:author="Author">
        <w:r w:rsidRPr="00D51AD5">
          <w:rPr>
            <w:b/>
            <w:bCs/>
          </w:rPr>
          <w:t xml:space="preserve">Filter </w:t>
        </w:r>
        <w:r>
          <w:rPr>
            <w:b/>
            <w:bCs/>
          </w:rPr>
          <w:t>C.4</w:t>
        </w:r>
        <w:r w:rsidRPr="00D51AD5">
          <w:rPr>
            <w:b/>
            <w:bCs/>
          </w:rPr>
          <w:t>.1-</w:t>
        </w:r>
        <w:r>
          <w:rPr>
            <w:b/>
            <w:bCs/>
          </w:rPr>
          <w:t>4</w:t>
        </w:r>
        <w:r w:rsidRPr="00D51AD5">
          <w:rPr>
            <w:b/>
            <w:bCs/>
          </w:rPr>
          <w:t xml:space="preserve"> – Resources unavailable for image at ONU</w:t>
        </w:r>
      </w:ins>
    </w:p>
    <w:p w14:paraId="4D2D3095" w14:textId="77777777" w:rsidR="00F36F34" w:rsidRDefault="00F36F34" w:rsidP="00F36F34">
      <w:pPr>
        <w:rPr>
          <w:ins w:id="944" w:author="Author"/>
        </w:rPr>
      </w:pPr>
    </w:p>
    <w:p w14:paraId="59ADA336" w14:textId="77777777" w:rsidR="00F36F34" w:rsidRDefault="00F36F34" w:rsidP="00F36F34">
      <w:pPr>
        <w:rPr>
          <w:ins w:id="945" w:author="Author"/>
        </w:rPr>
      </w:pPr>
      <w:ins w:id="946" w:author="Author">
        <w:r>
          <w:rPr>
            <w:noProof/>
          </w:rPr>
          <w:drawing>
            <wp:inline distT="0" distB="0" distL="0" distR="0" wp14:anchorId="47662996" wp14:editId="35562C4B">
              <wp:extent cx="5162550" cy="3429000"/>
              <wp:effectExtent l="0" t="0" r="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5"/>
                      <a:stretch>
                        <a:fillRect/>
                      </a:stretch>
                    </pic:blipFill>
                    <pic:spPr>
                      <a:xfrm>
                        <a:off x="0" y="0"/>
                        <a:ext cx="5162550" cy="3429000"/>
                      </a:xfrm>
                      <a:prstGeom prst="rect">
                        <a:avLst/>
                      </a:prstGeom>
                    </pic:spPr>
                  </pic:pic>
                </a:graphicData>
              </a:graphic>
            </wp:inline>
          </w:drawing>
        </w:r>
      </w:ins>
    </w:p>
    <w:p w14:paraId="755B3BB6" w14:textId="77777777" w:rsidR="00F36F34" w:rsidRPr="00D51AD5" w:rsidRDefault="00F36F34" w:rsidP="00F36F34">
      <w:pPr>
        <w:jc w:val="center"/>
        <w:rPr>
          <w:ins w:id="947" w:author="Author"/>
          <w:b/>
          <w:bCs/>
        </w:rPr>
      </w:pPr>
      <w:ins w:id="948" w:author="Author">
        <w:r w:rsidRPr="00D51AD5">
          <w:rPr>
            <w:b/>
            <w:bCs/>
          </w:rPr>
          <w:t xml:space="preserve">Figure </w:t>
        </w:r>
        <w:r>
          <w:rPr>
            <w:b/>
            <w:bCs/>
          </w:rPr>
          <w:t>C.4</w:t>
        </w:r>
        <w:r w:rsidRPr="00D51AD5">
          <w:rPr>
            <w:b/>
            <w:bCs/>
          </w:rPr>
          <w:t>.1-4 – No acquisition progress detected by OLT</w:t>
        </w:r>
      </w:ins>
    </w:p>
    <w:p w14:paraId="480EA0F0" w14:textId="77777777" w:rsidR="00F36F34" w:rsidRPr="00DB4ADB" w:rsidRDefault="00F36F34" w:rsidP="00F36F34">
      <w:pPr>
        <w:rPr>
          <w:ins w:id="949" w:author="Author"/>
        </w:rPr>
      </w:pPr>
    </w:p>
    <w:p w14:paraId="7B51AC09" w14:textId="77777777" w:rsidR="00F457B9" w:rsidRDefault="00F457B9" w:rsidP="00F457B9">
      <w:pPr>
        <w:pStyle w:val="Body"/>
        <w:rPr>
          <w:lang w:eastAsia="x-none"/>
        </w:rPr>
      </w:pPr>
    </w:p>
    <w:p w14:paraId="2E1D90A7" w14:textId="77777777" w:rsidR="0051197A" w:rsidRPr="00DB4ADB" w:rsidRDefault="0051197A" w:rsidP="00DB4ADB">
      <w:pPr>
        <w:pStyle w:val="Body"/>
        <w:rPr>
          <w:lang w:eastAsia="x-none"/>
        </w:rPr>
      </w:pPr>
    </w:p>
    <w:sectPr w:rsidR="0051197A" w:rsidRPr="00DB4ADB" w:rsidSect="002A59C0">
      <w:headerReference w:type="even" r:id="rId36"/>
      <w:headerReference w:type="default" r:id="rId37"/>
      <w:footerReference w:type="even" r:id="rId38"/>
      <w:footerReference w:type="default" r:id="rId39"/>
      <w:headerReference w:type="first" r:id="rId40"/>
      <w:footerReference w:type="first" r:id="rId41"/>
      <w:endnotePr>
        <w:numFmt w:val="decimal"/>
      </w:endnotePr>
      <w:pgSz w:w="12240" w:h="15840" w:code="1"/>
      <w:pgMar w:top="1440" w:right="1800" w:bottom="1440" w:left="1800" w:header="965" w:footer="965" w:gutter="0"/>
      <w:lnNumType w:countBy="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2FC5D" w14:textId="77777777" w:rsidR="00AD1FE9" w:rsidRDefault="00AD1FE9">
      <w:r>
        <w:separator/>
      </w:r>
    </w:p>
  </w:endnote>
  <w:endnote w:type="continuationSeparator" w:id="0">
    <w:p w14:paraId="0EDFC1A9" w14:textId="77777777" w:rsidR="00AD1FE9" w:rsidRDefault="00AD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8ACD6" w14:textId="3C747528" w:rsidR="00C82474" w:rsidRDefault="00C82474">
    <w:pPr>
      <w:pStyle w:val="Footer"/>
      <w:rPr>
        <w:rFonts w:ascii="Times New Roman" w:hAnsi="Times New Roman"/>
        <w:sz w:val="24"/>
      </w:rPr>
    </w:pPr>
    <w:r>
      <w:rPr>
        <w:rFonts w:ascii="Times New Roman" w:hAnsi="Times New Roman"/>
        <w:sz w:val="24"/>
      </w:rPr>
      <w:t>© Verizon 2017-2021</w:t>
    </w:r>
  </w:p>
  <w:p w14:paraId="2C4B5AB2" w14:textId="77777777" w:rsidR="00C82474" w:rsidRDefault="00C82474">
    <w:pPr>
      <w:pStyle w:val="Footer"/>
      <w:rPr>
        <w:sz w:val="24"/>
      </w:rPr>
    </w:pPr>
  </w:p>
  <w:p w14:paraId="61E3270B" w14:textId="77777777" w:rsidR="00C82474" w:rsidRDefault="00C824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E78DA" w14:textId="77777777" w:rsidR="00C82474" w:rsidRDefault="00C82474">
    <w:pPr>
      <w:pStyle w:val="Footer"/>
      <w:framePr w:wrap="around" w:vAnchor="text" w:hAnchor="page" w:x="10411" w:yAlign="top"/>
      <w:rPr>
        <w:rStyle w:val="PageNumber"/>
      </w:rPr>
    </w:pPr>
    <w:r>
      <w:rPr>
        <w:rStyle w:val="PageNumber"/>
      </w:rPr>
      <w:fldChar w:fldCharType="begin"/>
    </w:r>
    <w:r>
      <w:rPr>
        <w:rStyle w:val="PageNumber"/>
      </w:rPr>
      <w:instrText xml:space="preserve">PAGE  </w:instrText>
    </w:r>
    <w:r>
      <w:rPr>
        <w:rStyle w:val="PageNumber"/>
      </w:rPr>
      <w:fldChar w:fldCharType="separate"/>
    </w:r>
    <w:r w:rsidR="00961AC7">
      <w:rPr>
        <w:rStyle w:val="PageNumber"/>
        <w:noProof/>
      </w:rPr>
      <w:t>112</w:t>
    </w:r>
    <w:r>
      <w:rPr>
        <w:rStyle w:val="PageNumber"/>
      </w:rPr>
      <w:fldChar w:fldCharType="end"/>
    </w:r>
  </w:p>
  <w:p w14:paraId="012B67D5" w14:textId="13BE69D4" w:rsidR="00C82474" w:rsidRDefault="00C82474" w:rsidP="00430703">
    <w:pPr>
      <w:pStyle w:val="Footer"/>
      <w:pBdr>
        <w:top w:val="single" w:sz="6" w:space="0" w:color="auto"/>
      </w:pBdr>
      <w:spacing w:after="0"/>
      <w:rPr>
        <w:rFonts w:ascii="Times New Roman" w:hAnsi="Times New Roman"/>
        <w:sz w:val="24"/>
      </w:rPr>
    </w:pPr>
    <w:r>
      <w:rPr>
        <w:rFonts w:ascii="Times New Roman" w:hAnsi="Times New Roman"/>
        <w:sz w:val="24"/>
      </w:rPr>
      <w:t>© Verizon 2017-2021</w:t>
    </w:r>
  </w:p>
  <w:p w14:paraId="793B0548" w14:textId="77777777" w:rsidR="00C82474" w:rsidRDefault="00C8247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E48C4" w14:textId="77777777" w:rsidR="00C82474" w:rsidRDefault="00C82474">
    <w:pPr>
      <w:pStyle w:val="Footer"/>
      <w:framePr w:wrap="around" w:vAnchor="text" w:hAnchor="margin" w:xAlign="right" w:y="1"/>
      <w:pBdr>
        <w:top w:val="none" w:sz="0" w:space="0" w:color="auto"/>
      </w:pBdr>
      <w:rPr>
        <w:rStyle w:val="PageNumber"/>
      </w:rPr>
    </w:pPr>
    <w:r>
      <w:rPr>
        <w:rStyle w:val="PageNumber"/>
      </w:rPr>
      <w:fldChar w:fldCharType="begin"/>
    </w:r>
    <w:r>
      <w:rPr>
        <w:rStyle w:val="PageNumber"/>
      </w:rPr>
      <w:instrText xml:space="preserve">PAGE  </w:instrText>
    </w:r>
    <w:r>
      <w:rPr>
        <w:rStyle w:val="PageNumber"/>
      </w:rPr>
      <w:fldChar w:fldCharType="separate"/>
    </w:r>
    <w:r w:rsidR="00961AC7">
      <w:rPr>
        <w:rStyle w:val="PageNumber"/>
        <w:noProof/>
      </w:rPr>
      <w:t>113</w:t>
    </w:r>
    <w:r>
      <w:rPr>
        <w:rStyle w:val="PageNumber"/>
      </w:rPr>
      <w:fldChar w:fldCharType="end"/>
    </w:r>
  </w:p>
  <w:p w14:paraId="6E4C0DCD" w14:textId="5C966F66" w:rsidR="00C82474" w:rsidRDefault="00C82474" w:rsidP="00430703">
    <w:pPr>
      <w:pStyle w:val="Footer"/>
      <w:spacing w:after="0"/>
      <w:rPr>
        <w:rFonts w:ascii="Times New Roman" w:hAnsi="Times New Roman"/>
        <w:sz w:val="24"/>
      </w:rPr>
    </w:pPr>
    <w:r>
      <w:rPr>
        <w:rFonts w:ascii="Times New Roman" w:hAnsi="Times New Roman"/>
        <w:sz w:val="24"/>
      </w:rPr>
      <w:t>© Verizon 2017-2021</w:t>
    </w:r>
  </w:p>
  <w:p w14:paraId="359A5235" w14:textId="6175372C" w:rsidR="00C82474" w:rsidRPr="00600076" w:rsidRDefault="00C82474" w:rsidP="00430703">
    <w:pPr>
      <w:pStyle w:val="Footer"/>
      <w:rPr>
        <w:rFonts w:ascii="Times New Roman" w:hAnsi="Times New Roman"/>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5427E" w14:textId="77777777" w:rsidR="00C82474" w:rsidRDefault="00C82474">
    <w:pPr>
      <w:pStyle w:val="Blockquote"/>
      <w:pBdr>
        <w:top w:val="single" w:sz="4" w:space="1" w:color="auto"/>
      </w:pBdr>
      <w:jc w:val="center"/>
      <w:rPr>
        <w:b/>
        <w:color w:val="FF0000"/>
        <w:sz w:val="16"/>
      </w:rPr>
    </w:pPr>
    <w:r>
      <w:rPr>
        <w:b/>
        <w:color w:val="FF0000"/>
        <w:sz w:val="16"/>
      </w:rPr>
      <w:t>PRIVATE &amp; PROPRIETARY</w:t>
    </w:r>
  </w:p>
  <w:p w14:paraId="0C348AC2" w14:textId="77777777" w:rsidR="00C82474" w:rsidRDefault="00C82474">
    <w:pPr>
      <w:pStyle w:val="Blockquote"/>
    </w:pPr>
    <w:r>
      <w:rPr>
        <w:sz w:val="16"/>
      </w:rPr>
      <w:t>Not to be disclosed outside the Verizon Companies without prior written permission. This material is part of ongoing efforts of Verizon and Verizon management to engage in thoughtful considerations of the fundamental changes and challenges facing the telecommunications industry. To meet its fiduciary responsibilities, management must explore all alternatives, even those that may appear highly speculative and hypothetical. Statements and representations contained herein are preliminary and/or tentative and should not be relied on unless approved by the appropriate Verizon governing body.</w:t>
    </w:r>
    <w:r>
      <w:rPr>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69A5A" w14:textId="77777777" w:rsidR="00AD1FE9" w:rsidRDefault="00AD1FE9">
      <w:r>
        <w:separator/>
      </w:r>
    </w:p>
  </w:footnote>
  <w:footnote w:type="continuationSeparator" w:id="0">
    <w:p w14:paraId="5B23FE02" w14:textId="77777777" w:rsidR="00AD1FE9" w:rsidRDefault="00AD1FE9">
      <w:r>
        <w:separator/>
      </w:r>
    </w:p>
  </w:footnote>
  <w:footnote w:type="continuationNotice" w:id="1">
    <w:p w14:paraId="06E2A204" w14:textId="77777777" w:rsidR="00AD1FE9" w:rsidRDefault="00AD1FE9">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A0260" w14:textId="24ED8864" w:rsidR="00C82474" w:rsidRDefault="00C82474">
    <w:pPr>
      <w:pStyle w:val="Header"/>
      <w:tabs>
        <w:tab w:val="left" w:pos="5010"/>
      </w:tabs>
    </w:pPr>
    <w:r>
      <w:tab/>
    </w:r>
    <w:r>
      <w:tab/>
    </w:r>
    <w:r>
      <w:rPr>
        <w:noProof/>
      </w:rPr>
      <w:fldChar w:fldCharType="begin"/>
    </w:r>
    <w:r>
      <w:rPr>
        <w:noProof/>
      </w:rPr>
      <w:instrText xml:space="preserve"> FILENAME   \* MERGEFORMAT </w:instrText>
    </w:r>
    <w:r>
      <w:rPr>
        <w:noProof/>
      </w:rPr>
      <w:fldChar w:fldCharType="separate"/>
    </w:r>
    <w:r>
      <w:rPr>
        <w:noProof/>
      </w:rPr>
      <w:t xml:space="preserve">Verizon OpenOMCI V2.1 </w:t>
    </w:r>
    <w:r>
      <w:rPr>
        <w:noProof/>
      </w:rP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BC6A2" w14:textId="770D1B50" w:rsidR="00C82474" w:rsidRDefault="00C82474" w:rsidP="00384BC3">
    <w:pPr>
      <w:pStyle w:val="Header"/>
      <w:tabs>
        <w:tab w:val="clear" w:pos="10080"/>
        <w:tab w:val="left" w:pos="4320"/>
        <w:tab w:val="right" w:pos="8640"/>
      </w:tabs>
      <w:jc w:val="right"/>
      <w:rPr>
        <w:sz w:val="16"/>
      </w:rPr>
    </w:pPr>
    <w:r>
      <w:rPr>
        <w:sz w:val="16"/>
      </w:rPr>
      <w:tab/>
    </w:r>
    <w:r>
      <w:rPr>
        <w:sz w:val="16"/>
      </w:rPr>
      <w:fldChar w:fldCharType="begin"/>
    </w:r>
    <w:r>
      <w:rPr>
        <w:sz w:val="16"/>
      </w:rPr>
      <w:instrText xml:space="preserve"> FILENAME   \* MERGEFORMAT </w:instrText>
    </w:r>
    <w:r>
      <w:rPr>
        <w:sz w:val="16"/>
      </w:rPr>
      <w:fldChar w:fldCharType="separate"/>
    </w:r>
    <w:r>
      <w:rPr>
        <w:noProof/>
        <w:sz w:val="16"/>
      </w:rPr>
      <w:t xml:space="preserve">Verizon OpenOMCI V2.1 </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520A" w14:textId="129C2923" w:rsidR="00C82474" w:rsidRPr="00600076" w:rsidRDefault="00C82474" w:rsidP="00600076">
    <w:pPr>
      <w:pStyle w:val="Header"/>
      <w:tabs>
        <w:tab w:val="clear" w:pos="10080"/>
        <w:tab w:val="left" w:pos="4140"/>
        <w:tab w:val="right" w:pos="8640"/>
      </w:tabs>
      <w:jc w:val="right"/>
    </w:pPr>
    <w:r>
      <w:rPr>
        <w:sz w:val="16"/>
      </w:rPr>
      <w:tab/>
    </w:r>
    <w:r>
      <w:rPr>
        <w:sz w:val="16"/>
      </w:rPr>
      <w:fldChar w:fldCharType="begin"/>
    </w:r>
    <w:r>
      <w:rPr>
        <w:sz w:val="16"/>
      </w:rPr>
      <w:instrText xml:space="preserve"> FILENAME   \* MERGEFORMAT </w:instrText>
    </w:r>
    <w:r>
      <w:rPr>
        <w:sz w:val="16"/>
      </w:rPr>
      <w:fldChar w:fldCharType="separate"/>
    </w:r>
    <w:r>
      <w:rPr>
        <w:noProof/>
        <w:sz w:val="16"/>
      </w:rPr>
      <w:t xml:space="preserve">Verizon OpenOMCI V2.1 </w:t>
    </w:r>
    <w:r>
      <w:rPr>
        <w:sz w:val="16"/>
      </w:rPr>
      <w:fldChar w:fldCharType="end"/>
    </w:r>
    <w:r w:rsidRPr="0089662C">
      <w:rPr>
        <w:sz w:val="16"/>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EF729" w14:textId="77777777" w:rsidR="00C82474" w:rsidRDefault="00C82474">
    <w:pPr>
      <w:pStyle w:val="Header"/>
      <w:pBdr>
        <w:bottom w:val="none" w:sz="0" w:space="0" w:color="auto"/>
      </w:pBdr>
      <w:tabs>
        <w:tab w:val="clear" w:pos="10080"/>
        <w:tab w:val="right" w:pos="8640"/>
      </w:tabs>
    </w:pPr>
    <w:r>
      <w:rPr>
        <w:noProof/>
      </w:rPr>
      <w:drawing>
        <wp:inline distT="0" distB="0" distL="0" distR="0" wp14:anchorId="6EFB3BAE" wp14:editId="372D87CF">
          <wp:extent cx="1162050" cy="73469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734695"/>
                  </a:xfrm>
                  <a:prstGeom prst="rect">
                    <a:avLst/>
                  </a:prstGeom>
                  <a:noFill/>
                  <a:ln>
                    <a:noFill/>
                  </a:ln>
                </pic:spPr>
              </pic:pic>
            </a:graphicData>
          </a:graphic>
        </wp:inline>
      </w:drawing>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B54DC9A"/>
    <w:lvl w:ilvl="0">
      <w:start w:val="1"/>
      <w:numFmt w:val="decimal"/>
      <w:pStyle w:val="Heading1"/>
      <w:lvlText w:val="%1."/>
      <w:lvlJc w:val="left"/>
      <w:pPr>
        <w:ind w:left="90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4305F27"/>
    <w:multiLevelType w:val="hybridMultilevel"/>
    <w:tmpl w:val="7826D652"/>
    <w:lvl w:ilvl="0" w:tplc="591269E8">
      <w:numFmt w:val="bullet"/>
      <w:lvlText w:val="-"/>
      <w:lvlJc w:val="left"/>
      <w:pPr>
        <w:ind w:left="720" w:hanging="360"/>
      </w:pPr>
      <w:rPr>
        <w:rFonts w:ascii="Book Antiqua" w:eastAsia="Times New Roman" w:hAnsi="Book Antiq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06A9A"/>
    <w:multiLevelType w:val="hybridMultilevel"/>
    <w:tmpl w:val="B19A0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1CBC"/>
    <w:multiLevelType w:val="hybridMultilevel"/>
    <w:tmpl w:val="2F74EBE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0EAA478F"/>
    <w:multiLevelType w:val="hybridMultilevel"/>
    <w:tmpl w:val="BA168208"/>
    <w:lvl w:ilvl="0" w:tplc="EAFC6DF0">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32103A1"/>
    <w:multiLevelType w:val="singleLevel"/>
    <w:tmpl w:val="EAEC1E50"/>
    <w:lvl w:ilvl="0">
      <w:start w:val="1"/>
      <w:numFmt w:val="decimal"/>
      <w:pStyle w:val="OptNSF"/>
      <w:lvlText w:val="O-%1:"/>
      <w:lvlJc w:val="left"/>
      <w:pPr>
        <w:tabs>
          <w:tab w:val="num" w:pos="720"/>
        </w:tabs>
        <w:ind w:left="720" w:hanging="720"/>
      </w:pPr>
      <w:rPr>
        <w:rFonts w:ascii="Arial" w:hAnsi="Arial" w:hint="default"/>
        <w:b/>
        <w:i w:val="0"/>
        <w:sz w:val="18"/>
      </w:rPr>
    </w:lvl>
  </w:abstractNum>
  <w:abstractNum w:abstractNumId="6" w15:restartNumberingAfterBreak="0">
    <w:nsid w:val="165F70FC"/>
    <w:multiLevelType w:val="singleLevel"/>
    <w:tmpl w:val="DDE64832"/>
    <w:lvl w:ilvl="0">
      <w:start w:val="1"/>
      <w:numFmt w:val="bullet"/>
      <w:pStyle w:val="1ListBullet"/>
      <w:lvlText w:val=""/>
      <w:lvlJc w:val="left"/>
      <w:pPr>
        <w:tabs>
          <w:tab w:val="num" w:pos="360"/>
        </w:tabs>
        <w:ind w:left="360" w:hanging="360"/>
      </w:pPr>
      <w:rPr>
        <w:rFonts w:ascii="Symbol" w:hAnsi="Symbol" w:hint="default"/>
      </w:rPr>
    </w:lvl>
  </w:abstractNum>
  <w:abstractNum w:abstractNumId="7" w15:restartNumberingAfterBreak="0">
    <w:nsid w:val="19812AD0"/>
    <w:multiLevelType w:val="hybridMultilevel"/>
    <w:tmpl w:val="405433D4"/>
    <w:lvl w:ilvl="0" w:tplc="81482B6E">
      <w:start w:val="1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4D13C7"/>
    <w:multiLevelType w:val="hybridMultilevel"/>
    <w:tmpl w:val="E8FC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877E1"/>
    <w:multiLevelType w:val="hybridMultilevel"/>
    <w:tmpl w:val="8E389700"/>
    <w:lvl w:ilvl="0" w:tplc="EAD47C6E">
      <w:start w:val="1"/>
      <w:numFmt w:val="bullet"/>
      <w:pStyle w:val="mainbullet"/>
      <w:lvlText w:val=""/>
      <w:lvlJc w:val="left"/>
      <w:pPr>
        <w:tabs>
          <w:tab w:val="num" w:pos="720"/>
        </w:tabs>
        <w:ind w:left="720" w:hanging="360"/>
      </w:pPr>
      <w:rPr>
        <w:rFonts w:ascii="Symbol" w:hAnsi="Symbol" w:hint="default"/>
      </w:rPr>
    </w:lvl>
    <w:lvl w:ilvl="1" w:tplc="FA94CA14" w:tentative="1">
      <w:start w:val="1"/>
      <w:numFmt w:val="bullet"/>
      <w:lvlText w:val="o"/>
      <w:lvlJc w:val="left"/>
      <w:pPr>
        <w:tabs>
          <w:tab w:val="num" w:pos="1440"/>
        </w:tabs>
        <w:ind w:left="1440" w:hanging="360"/>
      </w:pPr>
      <w:rPr>
        <w:rFonts w:ascii="Courier New" w:hAnsi="Courier New" w:hint="default"/>
      </w:rPr>
    </w:lvl>
    <w:lvl w:ilvl="2" w:tplc="1B3E6F64" w:tentative="1">
      <w:start w:val="1"/>
      <w:numFmt w:val="bullet"/>
      <w:lvlText w:val=""/>
      <w:lvlJc w:val="left"/>
      <w:pPr>
        <w:tabs>
          <w:tab w:val="num" w:pos="2160"/>
        </w:tabs>
        <w:ind w:left="2160" w:hanging="360"/>
      </w:pPr>
      <w:rPr>
        <w:rFonts w:ascii="Wingdings" w:hAnsi="Wingdings" w:hint="default"/>
      </w:rPr>
    </w:lvl>
    <w:lvl w:ilvl="3" w:tplc="C66CD048" w:tentative="1">
      <w:start w:val="1"/>
      <w:numFmt w:val="bullet"/>
      <w:lvlText w:val=""/>
      <w:lvlJc w:val="left"/>
      <w:pPr>
        <w:tabs>
          <w:tab w:val="num" w:pos="2880"/>
        </w:tabs>
        <w:ind w:left="2880" w:hanging="360"/>
      </w:pPr>
      <w:rPr>
        <w:rFonts w:ascii="Symbol" w:hAnsi="Symbol" w:hint="default"/>
      </w:rPr>
    </w:lvl>
    <w:lvl w:ilvl="4" w:tplc="164841C0" w:tentative="1">
      <w:start w:val="1"/>
      <w:numFmt w:val="bullet"/>
      <w:lvlText w:val="o"/>
      <w:lvlJc w:val="left"/>
      <w:pPr>
        <w:tabs>
          <w:tab w:val="num" w:pos="3600"/>
        </w:tabs>
        <w:ind w:left="3600" w:hanging="360"/>
      </w:pPr>
      <w:rPr>
        <w:rFonts w:ascii="Courier New" w:hAnsi="Courier New" w:hint="default"/>
      </w:rPr>
    </w:lvl>
    <w:lvl w:ilvl="5" w:tplc="DD80FFAE" w:tentative="1">
      <w:start w:val="1"/>
      <w:numFmt w:val="bullet"/>
      <w:lvlText w:val=""/>
      <w:lvlJc w:val="left"/>
      <w:pPr>
        <w:tabs>
          <w:tab w:val="num" w:pos="4320"/>
        </w:tabs>
        <w:ind w:left="4320" w:hanging="360"/>
      </w:pPr>
      <w:rPr>
        <w:rFonts w:ascii="Wingdings" w:hAnsi="Wingdings" w:hint="default"/>
      </w:rPr>
    </w:lvl>
    <w:lvl w:ilvl="6" w:tplc="5B367E30" w:tentative="1">
      <w:start w:val="1"/>
      <w:numFmt w:val="bullet"/>
      <w:lvlText w:val=""/>
      <w:lvlJc w:val="left"/>
      <w:pPr>
        <w:tabs>
          <w:tab w:val="num" w:pos="5040"/>
        </w:tabs>
        <w:ind w:left="5040" w:hanging="360"/>
      </w:pPr>
      <w:rPr>
        <w:rFonts w:ascii="Symbol" w:hAnsi="Symbol" w:hint="default"/>
      </w:rPr>
    </w:lvl>
    <w:lvl w:ilvl="7" w:tplc="82707552" w:tentative="1">
      <w:start w:val="1"/>
      <w:numFmt w:val="bullet"/>
      <w:lvlText w:val="o"/>
      <w:lvlJc w:val="left"/>
      <w:pPr>
        <w:tabs>
          <w:tab w:val="num" w:pos="5760"/>
        </w:tabs>
        <w:ind w:left="5760" w:hanging="360"/>
      </w:pPr>
      <w:rPr>
        <w:rFonts w:ascii="Courier New" w:hAnsi="Courier New" w:hint="default"/>
      </w:rPr>
    </w:lvl>
    <w:lvl w:ilvl="8" w:tplc="3948CE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9A3F6D"/>
    <w:multiLevelType w:val="hybridMultilevel"/>
    <w:tmpl w:val="5A40C208"/>
    <w:lvl w:ilvl="0" w:tplc="16B6BF4E">
      <w:start w:val="1"/>
      <w:numFmt w:val="decimal"/>
      <w:pStyle w:val="Num-TSR-Req"/>
      <w:lvlText w:val="R-SVC-[%1]"/>
      <w:lvlJc w:val="left"/>
      <w:pPr>
        <w:tabs>
          <w:tab w:val="num" w:pos="1296"/>
        </w:tabs>
        <w:ind w:left="1296" w:hanging="1296"/>
      </w:pPr>
      <w:rPr>
        <w:rFonts w:ascii="Arial" w:hAnsi="Arial" w:hint="default"/>
        <w:b/>
        <w:i w:val="0"/>
        <w:sz w:val="16"/>
      </w:rPr>
    </w:lvl>
    <w:lvl w:ilvl="1" w:tplc="B59E271E">
      <w:start w:val="1"/>
      <w:numFmt w:val="lowerLetter"/>
      <w:lvlText w:val="%2."/>
      <w:lvlJc w:val="left"/>
      <w:pPr>
        <w:tabs>
          <w:tab w:val="num" w:pos="1440"/>
        </w:tabs>
        <w:ind w:left="1440" w:hanging="360"/>
      </w:pPr>
    </w:lvl>
    <w:lvl w:ilvl="2" w:tplc="284C3A52">
      <w:start w:val="1"/>
      <w:numFmt w:val="decimal"/>
      <w:lvlText w:val="(%3)"/>
      <w:lvlJc w:val="left"/>
      <w:pPr>
        <w:tabs>
          <w:tab w:val="num" w:pos="2340"/>
        </w:tabs>
        <w:ind w:left="2340" w:hanging="360"/>
      </w:pPr>
      <w:rPr>
        <w:rFonts w:hint="default"/>
      </w:rPr>
    </w:lvl>
    <w:lvl w:ilvl="3" w:tplc="BDE24286" w:tentative="1">
      <w:start w:val="1"/>
      <w:numFmt w:val="decimal"/>
      <w:lvlText w:val="%4."/>
      <w:lvlJc w:val="left"/>
      <w:pPr>
        <w:tabs>
          <w:tab w:val="num" w:pos="2880"/>
        </w:tabs>
        <w:ind w:left="2880" w:hanging="360"/>
      </w:pPr>
    </w:lvl>
    <w:lvl w:ilvl="4" w:tplc="9DB24BDA" w:tentative="1">
      <w:start w:val="1"/>
      <w:numFmt w:val="lowerLetter"/>
      <w:lvlText w:val="%5."/>
      <w:lvlJc w:val="left"/>
      <w:pPr>
        <w:tabs>
          <w:tab w:val="num" w:pos="3600"/>
        </w:tabs>
        <w:ind w:left="3600" w:hanging="360"/>
      </w:pPr>
    </w:lvl>
    <w:lvl w:ilvl="5" w:tplc="8200B508" w:tentative="1">
      <w:start w:val="1"/>
      <w:numFmt w:val="lowerRoman"/>
      <w:lvlText w:val="%6."/>
      <w:lvlJc w:val="right"/>
      <w:pPr>
        <w:tabs>
          <w:tab w:val="num" w:pos="4320"/>
        </w:tabs>
        <w:ind w:left="4320" w:hanging="180"/>
      </w:pPr>
    </w:lvl>
    <w:lvl w:ilvl="6" w:tplc="6E449F98" w:tentative="1">
      <w:start w:val="1"/>
      <w:numFmt w:val="decimal"/>
      <w:lvlText w:val="%7."/>
      <w:lvlJc w:val="left"/>
      <w:pPr>
        <w:tabs>
          <w:tab w:val="num" w:pos="5040"/>
        </w:tabs>
        <w:ind w:left="5040" w:hanging="360"/>
      </w:pPr>
    </w:lvl>
    <w:lvl w:ilvl="7" w:tplc="0A4C5B86" w:tentative="1">
      <w:start w:val="1"/>
      <w:numFmt w:val="lowerLetter"/>
      <w:lvlText w:val="%8."/>
      <w:lvlJc w:val="left"/>
      <w:pPr>
        <w:tabs>
          <w:tab w:val="num" w:pos="5760"/>
        </w:tabs>
        <w:ind w:left="5760" w:hanging="360"/>
      </w:pPr>
    </w:lvl>
    <w:lvl w:ilvl="8" w:tplc="AC0E2BC8" w:tentative="1">
      <w:start w:val="1"/>
      <w:numFmt w:val="lowerRoman"/>
      <w:lvlText w:val="%9."/>
      <w:lvlJc w:val="right"/>
      <w:pPr>
        <w:tabs>
          <w:tab w:val="num" w:pos="6480"/>
        </w:tabs>
        <w:ind w:left="6480" w:hanging="180"/>
      </w:pPr>
    </w:lvl>
  </w:abstractNum>
  <w:abstractNum w:abstractNumId="11" w15:restartNumberingAfterBreak="0">
    <w:nsid w:val="2A70521F"/>
    <w:multiLevelType w:val="hybridMultilevel"/>
    <w:tmpl w:val="643EFFD0"/>
    <w:lvl w:ilvl="0" w:tplc="81482B6E">
      <w:start w:val="1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645E6"/>
    <w:multiLevelType w:val="hybridMultilevel"/>
    <w:tmpl w:val="C4C0B672"/>
    <w:lvl w:ilvl="0" w:tplc="BA6A1B6E">
      <w:start w:val="1"/>
      <w:numFmt w:val="bullet"/>
      <w:pStyle w:val="bulletbodytextinden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17E7522"/>
    <w:multiLevelType w:val="hybridMultilevel"/>
    <w:tmpl w:val="F130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A60AE"/>
    <w:multiLevelType w:val="hybridMultilevel"/>
    <w:tmpl w:val="6D34F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30CB0"/>
    <w:multiLevelType w:val="singleLevel"/>
    <w:tmpl w:val="AEF8D948"/>
    <w:lvl w:ilvl="0">
      <w:start w:val="1"/>
      <w:numFmt w:val="bullet"/>
      <w:pStyle w:val="bulletnumberlist"/>
      <w:lvlText w:val=""/>
      <w:lvlJc w:val="left"/>
      <w:pPr>
        <w:tabs>
          <w:tab w:val="num" w:pos="360"/>
        </w:tabs>
        <w:ind w:left="360" w:hanging="360"/>
      </w:pPr>
      <w:rPr>
        <w:rFonts w:ascii="Symbol" w:hAnsi="Symbol" w:hint="default"/>
      </w:rPr>
    </w:lvl>
  </w:abstractNum>
  <w:abstractNum w:abstractNumId="16" w15:restartNumberingAfterBreak="0">
    <w:nsid w:val="44006A63"/>
    <w:multiLevelType w:val="singleLevel"/>
    <w:tmpl w:val="62560F0C"/>
    <w:lvl w:ilvl="0">
      <w:start w:val="1"/>
      <w:numFmt w:val="decimal"/>
      <w:pStyle w:val="Numberlist"/>
      <w:lvlText w:val="%1."/>
      <w:lvlJc w:val="center"/>
      <w:pPr>
        <w:tabs>
          <w:tab w:val="num" w:pos="648"/>
        </w:tabs>
        <w:ind w:left="360" w:hanging="72"/>
      </w:pPr>
    </w:lvl>
  </w:abstractNum>
  <w:abstractNum w:abstractNumId="17" w15:restartNumberingAfterBreak="0">
    <w:nsid w:val="47B0699C"/>
    <w:multiLevelType w:val="hybridMultilevel"/>
    <w:tmpl w:val="3DA2B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30516"/>
    <w:multiLevelType w:val="hybridMultilevel"/>
    <w:tmpl w:val="879E2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9481A58"/>
    <w:multiLevelType w:val="singleLevel"/>
    <w:tmpl w:val="0409000F"/>
    <w:lvl w:ilvl="0">
      <w:start w:val="1"/>
      <w:numFmt w:val="decimal"/>
      <w:pStyle w:val="Caption2"/>
      <w:lvlText w:val="%1."/>
      <w:lvlJc w:val="left"/>
      <w:pPr>
        <w:tabs>
          <w:tab w:val="num" w:pos="360"/>
        </w:tabs>
        <w:ind w:left="360" w:hanging="360"/>
      </w:pPr>
    </w:lvl>
  </w:abstractNum>
  <w:abstractNum w:abstractNumId="20" w15:restartNumberingAfterBreak="0">
    <w:nsid w:val="4BB81398"/>
    <w:multiLevelType w:val="hybridMultilevel"/>
    <w:tmpl w:val="C36C7BD2"/>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21" w15:restartNumberingAfterBreak="0">
    <w:nsid w:val="4D3A756B"/>
    <w:multiLevelType w:val="hybridMultilevel"/>
    <w:tmpl w:val="7F428AF4"/>
    <w:lvl w:ilvl="0" w:tplc="C0CCF556">
      <w:start w:val="1"/>
      <w:numFmt w:val="bullet"/>
      <w:lvlText w:val="-"/>
      <w:lvlJc w:val="left"/>
      <w:pPr>
        <w:ind w:left="720" w:hanging="360"/>
      </w:pPr>
      <w:rPr>
        <w:rFonts w:ascii="Book Antiqua" w:eastAsia="Times New Roman" w:hAnsi="Book Antiqua"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7711C7"/>
    <w:multiLevelType w:val="hybridMultilevel"/>
    <w:tmpl w:val="365251D6"/>
    <w:lvl w:ilvl="0" w:tplc="663A4F3C">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4DC42F96"/>
    <w:multiLevelType w:val="hybridMultilevel"/>
    <w:tmpl w:val="70FA8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35830"/>
    <w:multiLevelType w:val="multilevel"/>
    <w:tmpl w:val="1F86A790"/>
    <w:lvl w:ilvl="0">
      <w:start w:val="1"/>
      <w:numFmt w:val="decimal"/>
      <w:pStyle w:val="Heading1SOA"/>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0FB4729"/>
    <w:multiLevelType w:val="hybridMultilevel"/>
    <w:tmpl w:val="7C86C3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55D6F63"/>
    <w:multiLevelType w:val="hybridMultilevel"/>
    <w:tmpl w:val="D1682C1C"/>
    <w:lvl w:ilvl="0" w:tplc="01380168">
      <w:start w:val="1"/>
      <w:numFmt w:val="decimal"/>
      <w:pStyle w:val="Num-TSR-OJB"/>
      <w:lvlText w:val="O-SVC-[%1]"/>
      <w:lvlJc w:val="left"/>
      <w:pPr>
        <w:tabs>
          <w:tab w:val="num" w:pos="1296"/>
        </w:tabs>
        <w:ind w:left="1296" w:hanging="1296"/>
      </w:pPr>
      <w:rPr>
        <w:rFonts w:ascii="Arial" w:hAnsi="Arial" w:hint="default"/>
        <w:b/>
        <w:i w:val="0"/>
        <w:sz w:val="16"/>
      </w:rPr>
    </w:lvl>
    <w:lvl w:ilvl="1" w:tplc="4EAEBB94" w:tentative="1">
      <w:start w:val="1"/>
      <w:numFmt w:val="lowerLetter"/>
      <w:lvlText w:val="%2."/>
      <w:lvlJc w:val="left"/>
      <w:pPr>
        <w:tabs>
          <w:tab w:val="num" w:pos="1440"/>
        </w:tabs>
        <w:ind w:left="1440" w:hanging="360"/>
      </w:pPr>
    </w:lvl>
    <w:lvl w:ilvl="2" w:tplc="C85AD10C" w:tentative="1">
      <w:start w:val="1"/>
      <w:numFmt w:val="lowerRoman"/>
      <w:lvlText w:val="%3."/>
      <w:lvlJc w:val="right"/>
      <w:pPr>
        <w:tabs>
          <w:tab w:val="num" w:pos="2160"/>
        </w:tabs>
        <w:ind w:left="2160" w:hanging="180"/>
      </w:pPr>
    </w:lvl>
    <w:lvl w:ilvl="3" w:tplc="625CF87E" w:tentative="1">
      <w:start w:val="1"/>
      <w:numFmt w:val="decimal"/>
      <w:lvlText w:val="%4."/>
      <w:lvlJc w:val="left"/>
      <w:pPr>
        <w:tabs>
          <w:tab w:val="num" w:pos="2880"/>
        </w:tabs>
        <w:ind w:left="2880" w:hanging="360"/>
      </w:pPr>
    </w:lvl>
    <w:lvl w:ilvl="4" w:tplc="90CA0D5A" w:tentative="1">
      <w:start w:val="1"/>
      <w:numFmt w:val="lowerLetter"/>
      <w:lvlText w:val="%5."/>
      <w:lvlJc w:val="left"/>
      <w:pPr>
        <w:tabs>
          <w:tab w:val="num" w:pos="3600"/>
        </w:tabs>
        <w:ind w:left="3600" w:hanging="360"/>
      </w:pPr>
    </w:lvl>
    <w:lvl w:ilvl="5" w:tplc="B19084E0" w:tentative="1">
      <w:start w:val="1"/>
      <w:numFmt w:val="lowerRoman"/>
      <w:lvlText w:val="%6."/>
      <w:lvlJc w:val="right"/>
      <w:pPr>
        <w:tabs>
          <w:tab w:val="num" w:pos="4320"/>
        </w:tabs>
        <w:ind w:left="4320" w:hanging="180"/>
      </w:pPr>
    </w:lvl>
    <w:lvl w:ilvl="6" w:tplc="FF8AE052" w:tentative="1">
      <w:start w:val="1"/>
      <w:numFmt w:val="decimal"/>
      <w:lvlText w:val="%7."/>
      <w:lvlJc w:val="left"/>
      <w:pPr>
        <w:tabs>
          <w:tab w:val="num" w:pos="5040"/>
        </w:tabs>
        <w:ind w:left="5040" w:hanging="360"/>
      </w:pPr>
    </w:lvl>
    <w:lvl w:ilvl="7" w:tplc="486CB2B2" w:tentative="1">
      <w:start w:val="1"/>
      <w:numFmt w:val="lowerLetter"/>
      <w:lvlText w:val="%8."/>
      <w:lvlJc w:val="left"/>
      <w:pPr>
        <w:tabs>
          <w:tab w:val="num" w:pos="5760"/>
        </w:tabs>
        <w:ind w:left="5760" w:hanging="360"/>
      </w:pPr>
    </w:lvl>
    <w:lvl w:ilvl="8" w:tplc="E93A04DE" w:tentative="1">
      <w:start w:val="1"/>
      <w:numFmt w:val="lowerRoman"/>
      <w:lvlText w:val="%9."/>
      <w:lvlJc w:val="right"/>
      <w:pPr>
        <w:tabs>
          <w:tab w:val="num" w:pos="6480"/>
        </w:tabs>
        <w:ind w:left="6480" w:hanging="180"/>
      </w:pPr>
    </w:lvl>
  </w:abstractNum>
  <w:abstractNum w:abstractNumId="27" w15:restartNumberingAfterBreak="0">
    <w:nsid w:val="65EC69B3"/>
    <w:multiLevelType w:val="hybridMultilevel"/>
    <w:tmpl w:val="9E5EF9F0"/>
    <w:lvl w:ilvl="0" w:tplc="6D861A56">
      <w:numFmt w:val="bullet"/>
      <w:lvlText w:val="-"/>
      <w:lvlJc w:val="left"/>
      <w:pPr>
        <w:ind w:left="720" w:hanging="360"/>
      </w:pPr>
      <w:rPr>
        <w:rFonts w:ascii="Book Antiqua" w:eastAsia="Times New Roman" w:hAnsi="Book Antiq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8B24E2"/>
    <w:multiLevelType w:val="hybridMultilevel"/>
    <w:tmpl w:val="95B0F1FC"/>
    <w:lvl w:ilvl="0" w:tplc="2A1002BE">
      <w:start w:val="1"/>
      <w:numFmt w:val="decimal"/>
      <w:lvlText w:val="(%1)"/>
      <w:lvlJc w:val="left"/>
      <w:pPr>
        <w:ind w:left="720" w:hanging="360"/>
      </w:pPr>
      <w:rPr>
        <w:rFonts w:hint="default"/>
        <w:color w:val="E36C0A" w:themeColor="accent6"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42B3C"/>
    <w:multiLevelType w:val="singleLevel"/>
    <w:tmpl w:val="4BA0A6F0"/>
    <w:lvl w:ilvl="0">
      <w:start w:val="1"/>
      <w:numFmt w:val="decimal"/>
      <w:pStyle w:val="ReqNSF"/>
      <w:lvlText w:val="R-%1:"/>
      <w:lvlJc w:val="left"/>
      <w:pPr>
        <w:tabs>
          <w:tab w:val="num" w:pos="720"/>
        </w:tabs>
        <w:ind w:left="720" w:hanging="720"/>
      </w:pPr>
      <w:rPr>
        <w:rFonts w:ascii="Arial" w:hAnsi="Arial" w:hint="default"/>
        <w:b/>
        <w:i w:val="0"/>
        <w:sz w:val="18"/>
      </w:rPr>
    </w:lvl>
  </w:abstractNum>
  <w:abstractNum w:abstractNumId="30" w15:restartNumberingAfterBreak="0">
    <w:nsid w:val="6BD06876"/>
    <w:multiLevelType w:val="hybridMultilevel"/>
    <w:tmpl w:val="9AF65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56E456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5"/>
  </w:num>
  <w:num w:numId="3">
    <w:abstractNumId w:val="9"/>
  </w:num>
  <w:num w:numId="4">
    <w:abstractNumId w:val="10"/>
  </w:num>
  <w:num w:numId="5">
    <w:abstractNumId w:val="26"/>
  </w:num>
  <w:num w:numId="6">
    <w:abstractNumId w:val="19"/>
  </w:num>
  <w:num w:numId="7">
    <w:abstractNumId w:val="0"/>
  </w:num>
  <w:num w:numId="8">
    <w:abstractNumId w:val="12"/>
  </w:num>
  <w:num w:numId="9">
    <w:abstractNumId w:val="6"/>
  </w:num>
  <w:num w:numId="10">
    <w:abstractNumId w:val="16"/>
  </w:num>
  <w:num w:numId="11">
    <w:abstractNumId w:val="15"/>
  </w:num>
  <w:num w:numId="12">
    <w:abstractNumId w:val="24"/>
  </w:num>
  <w:num w:numId="13">
    <w:abstractNumId w:val="31"/>
  </w:num>
  <w:num w:numId="14">
    <w:abstractNumId w:val="27"/>
  </w:num>
  <w:num w:numId="15">
    <w:abstractNumId w:val="17"/>
  </w:num>
  <w:num w:numId="16">
    <w:abstractNumId w:val="3"/>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8"/>
  </w:num>
  <w:num w:numId="24">
    <w:abstractNumId w:val="22"/>
  </w:num>
  <w:num w:numId="25">
    <w:abstractNumId w:val="13"/>
  </w:num>
  <w:num w:numId="26">
    <w:abstractNumId w:val="14"/>
  </w:num>
  <w:num w:numId="27">
    <w:abstractNumId w:val="28"/>
  </w:num>
  <w:num w:numId="28">
    <w:abstractNumId w:val="23"/>
  </w:num>
  <w:num w:numId="29">
    <w:abstractNumId w:val="25"/>
  </w:num>
  <w:num w:numId="30">
    <w:abstractNumId w:val="2"/>
  </w:num>
  <w:num w:numId="31">
    <w:abstractNumId w:val="7"/>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_tradnl" w:vendorID="64" w:dllVersion="131078" w:nlCheck="1" w:checkStyle="1"/>
  <w:activeWritingStyle w:appName="MSWord" w:lang="en-GB" w:vendorID="64" w:dllVersion="131078" w:nlCheck="1" w:checkStyle="1"/>
  <w:activeWritingStyle w:appName="MSWord" w:lang="fr-CH" w:vendorID="64" w:dllVersion="131078" w:nlCheck="1" w:checkStyle="1"/>
  <w:activeWritingStyle w:appName="MSWord" w:lang="en-US" w:vendorID="8" w:dllVersion="513" w:checkStyle="1"/>
  <w:activeWritingStyle w:appName="MSWord" w:lang="fr-FR"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908"/>
    <w:rsid w:val="00000239"/>
    <w:rsid w:val="0000094C"/>
    <w:rsid w:val="00001DFD"/>
    <w:rsid w:val="00002325"/>
    <w:rsid w:val="00002A0E"/>
    <w:rsid w:val="00005051"/>
    <w:rsid w:val="0000514A"/>
    <w:rsid w:val="00006559"/>
    <w:rsid w:val="000110CC"/>
    <w:rsid w:val="0001163A"/>
    <w:rsid w:val="00013A96"/>
    <w:rsid w:val="00014978"/>
    <w:rsid w:val="000152FE"/>
    <w:rsid w:val="00015CDA"/>
    <w:rsid w:val="00016C09"/>
    <w:rsid w:val="00017293"/>
    <w:rsid w:val="0002118B"/>
    <w:rsid w:val="00021AAE"/>
    <w:rsid w:val="00030026"/>
    <w:rsid w:val="000318F4"/>
    <w:rsid w:val="00031B73"/>
    <w:rsid w:val="0003261F"/>
    <w:rsid w:val="00036B7D"/>
    <w:rsid w:val="000375C1"/>
    <w:rsid w:val="00040DD9"/>
    <w:rsid w:val="00041B3E"/>
    <w:rsid w:val="00043FF9"/>
    <w:rsid w:val="00044DCE"/>
    <w:rsid w:val="000461C5"/>
    <w:rsid w:val="000467CF"/>
    <w:rsid w:val="00046AC1"/>
    <w:rsid w:val="0005171B"/>
    <w:rsid w:val="00051743"/>
    <w:rsid w:val="00051FB0"/>
    <w:rsid w:val="00052372"/>
    <w:rsid w:val="00052F30"/>
    <w:rsid w:val="00054EF3"/>
    <w:rsid w:val="00055178"/>
    <w:rsid w:val="0005525E"/>
    <w:rsid w:val="00056C1E"/>
    <w:rsid w:val="00057B43"/>
    <w:rsid w:val="00060766"/>
    <w:rsid w:val="00062987"/>
    <w:rsid w:val="00064599"/>
    <w:rsid w:val="0006581E"/>
    <w:rsid w:val="00065DB2"/>
    <w:rsid w:val="00066DAC"/>
    <w:rsid w:val="00070487"/>
    <w:rsid w:val="00071E3F"/>
    <w:rsid w:val="00072D1F"/>
    <w:rsid w:val="00073735"/>
    <w:rsid w:val="000745D8"/>
    <w:rsid w:val="00074E6D"/>
    <w:rsid w:val="00074F13"/>
    <w:rsid w:val="00075370"/>
    <w:rsid w:val="00075387"/>
    <w:rsid w:val="00075B80"/>
    <w:rsid w:val="0007644C"/>
    <w:rsid w:val="000775C0"/>
    <w:rsid w:val="00077F60"/>
    <w:rsid w:val="00081B1B"/>
    <w:rsid w:val="000825EE"/>
    <w:rsid w:val="0008595E"/>
    <w:rsid w:val="00086CEE"/>
    <w:rsid w:val="00087320"/>
    <w:rsid w:val="00087933"/>
    <w:rsid w:val="00096486"/>
    <w:rsid w:val="00096E7C"/>
    <w:rsid w:val="00097649"/>
    <w:rsid w:val="000A039E"/>
    <w:rsid w:val="000A0A07"/>
    <w:rsid w:val="000A0A78"/>
    <w:rsid w:val="000A0DBD"/>
    <w:rsid w:val="000A2057"/>
    <w:rsid w:val="000A20D6"/>
    <w:rsid w:val="000A3889"/>
    <w:rsid w:val="000A4398"/>
    <w:rsid w:val="000A4DE2"/>
    <w:rsid w:val="000A6D85"/>
    <w:rsid w:val="000A79B1"/>
    <w:rsid w:val="000B1500"/>
    <w:rsid w:val="000B192A"/>
    <w:rsid w:val="000B1BD7"/>
    <w:rsid w:val="000B36F9"/>
    <w:rsid w:val="000B4189"/>
    <w:rsid w:val="000B4E4C"/>
    <w:rsid w:val="000B5082"/>
    <w:rsid w:val="000B5480"/>
    <w:rsid w:val="000B6670"/>
    <w:rsid w:val="000B7BAB"/>
    <w:rsid w:val="000C03FA"/>
    <w:rsid w:val="000C19D6"/>
    <w:rsid w:val="000C1F93"/>
    <w:rsid w:val="000C256A"/>
    <w:rsid w:val="000C3490"/>
    <w:rsid w:val="000C63BB"/>
    <w:rsid w:val="000C6B73"/>
    <w:rsid w:val="000D1624"/>
    <w:rsid w:val="000D2D1E"/>
    <w:rsid w:val="000D3B95"/>
    <w:rsid w:val="000D4660"/>
    <w:rsid w:val="000D5683"/>
    <w:rsid w:val="000D5783"/>
    <w:rsid w:val="000D67B9"/>
    <w:rsid w:val="000D6C23"/>
    <w:rsid w:val="000D707C"/>
    <w:rsid w:val="000D7338"/>
    <w:rsid w:val="000D7E9F"/>
    <w:rsid w:val="000E1200"/>
    <w:rsid w:val="000E26C0"/>
    <w:rsid w:val="000E3763"/>
    <w:rsid w:val="000E46AA"/>
    <w:rsid w:val="000F2070"/>
    <w:rsid w:val="000F2E77"/>
    <w:rsid w:val="000F3CFF"/>
    <w:rsid w:val="000F477B"/>
    <w:rsid w:val="000F48AC"/>
    <w:rsid w:val="000F4F7C"/>
    <w:rsid w:val="000F6880"/>
    <w:rsid w:val="0010062C"/>
    <w:rsid w:val="001006C9"/>
    <w:rsid w:val="001019C7"/>
    <w:rsid w:val="00102DB1"/>
    <w:rsid w:val="00103624"/>
    <w:rsid w:val="00104FC4"/>
    <w:rsid w:val="001054A9"/>
    <w:rsid w:val="00106648"/>
    <w:rsid w:val="00113EB2"/>
    <w:rsid w:val="00114F58"/>
    <w:rsid w:val="00114F7C"/>
    <w:rsid w:val="001173E5"/>
    <w:rsid w:val="00117650"/>
    <w:rsid w:val="0011786D"/>
    <w:rsid w:val="001204E5"/>
    <w:rsid w:val="0012063D"/>
    <w:rsid w:val="0012080B"/>
    <w:rsid w:val="00121A3F"/>
    <w:rsid w:val="00121E72"/>
    <w:rsid w:val="001222F3"/>
    <w:rsid w:val="00123A76"/>
    <w:rsid w:val="00123B2A"/>
    <w:rsid w:val="00124533"/>
    <w:rsid w:val="00126579"/>
    <w:rsid w:val="00130E2D"/>
    <w:rsid w:val="00131A92"/>
    <w:rsid w:val="001323AB"/>
    <w:rsid w:val="00136A60"/>
    <w:rsid w:val="00140D2A"/>
    <w:rsid w:val="00140F2A"/>
    <w:rsid w:val="00141327"/>
    <w:rsid w:val="00141FDD"/>
    <w:rsid w:val="00142F6A"/>
    <w:rsid w:val="0014385D"/>
    <w:rsid w:val="00144199"/>
    <w:rsid w:val="00145681"/>
    <w:rsid w:val="001470E5"/>
    <w:rsid w:val="00147570"/>
    <w:rsid w:val="0014782E"/>
    <w:rsid w:val="00152A5B"/>
    <w:rsid w:val="0015591E"/>
    <w:rsid w:val="00155F52"/>
    <w:rsid w:val="001572C9"/>
    <w:rsid w:val="00160D3B"/>
    <w:rsid w:val="00160E84"/>
    <w:rsid w:val="001618D3"/>
    <w:rsid w:val="001628C0"/>
    <w:rsid w:val="001636F7"/>
    <w:rsid w:val="00165237"/>
    <w:rsid w:val="00165C2B"/>
    <w:rsid w:val="001663F8"/>
    <w:rsid w:val="00166774"/>
    <w:rsid w:val="00166D22"/>
    <w:rsid w:val="00170B75"/>
    <w:rsid w:val="0017268B"/>
    <w:rsid w:val="0017320B"/>
    <w:rsid w:val="00173C12"/>
    <w:rsid w:val="001747C5"/>
    <w:rsid w:val="00175153"/>
    <w:rsid w:val="0017535B"/>
    <w:rsid w:val="0017562C"/>
    <w:rsid w:val="00176DB8"/>
    <w:rsid w:val="00176F17"/>
    <w:rsid w:val="001806A9"/>
    <w:rsid w:val="0018095B"/>
    <w:rsid w:val="001815AF"/>
    <w:rsid w:val="00183330"/>
    <w:rsid w:val="00185595"/>
    <w:rsid w:val="00186534"/>
    <w:rsid w:val="0018750D"/>
    <w:rsid w:val="001876A1"/>
    <w:rsid w:val="00192D0D"/>
    <w:rsid w:val="00192E28"/>
    <w:rsid w:val="00193623"/>
    <w:rsid w:val="0019382C"/>
    <w:rsid w:val="001954B5"/>
    <w:rsid w:val="00196339"/>
    <w:rsid w:val="001A0342"/>
    <w:rsid w:val="001A046F"/>
    <w:rsid w:val="001A3948"/>
    <w:rsid w:val="001A3A05"/>
    <w:rsid w:val="001A3BE5"/>
    <w:rsid w:val="001A4507"/>
    <w:rsid w:val="001A4A57"/>
    <w:rsid w:val="001A4C1B"/>
    <w:rsid w:val="001A5BB7"/>
    <w:rsid w:val="001A7236"/>
    <w:rsid w:val="001A762F"/>
    <w:rsid w:val="001B38DB"/>
    <w:rsid w:val="001B4AB7"/>
    <w:rsid w:val="001B4DD0"/>
    <w:rsid w:val="001B7908"/>
    <w:rsid w:val="001B7F73"/>
    <w:rsid w:val="001C056F"/>
    <w:rsid w:val="001C07C9"/>
    <w:rsid w:val="001C1969"/>
    <w:rsid w:val="001C22E3"/>
    <w:rsid w:val="001C3235"/>
    <w:rsid w:val="001C3914"/>
    <w:rsid w:val="001C3E61"/>
    <w:rsid w:val="001C4423"/>
    <w:rsid w:val="001C5F4B"/>
    <w:rsid w:val="001C67F6"/>
    <w:rsid w:val="001C6F1B"/>
    <w:rsid w:val="001C725E"/>
    <w:rsid w:val="001D15F2"/>
    <w:rsid w:val="001D36C8"/>
    <w:rsid w:val="001D3B53"/>
    <w:rsid w:val="001D50F0"/>
    <w:rsid w:val="001E039F"/>
    <w:rsid w:val="001E0A2D"/>
    <w:rsid w:val="001E0E32"/>
    <w:rsid w:val="001E1C1D"/>
    <w:rsid w:val="001E274A"/>
    <w:rsid w:val="001E344A"/>
    <w:rsid w:val="001E3FA7"/>
    <w:rsid w:val="001E4E5A"/>
    <w:rsid w:val="001E5247"/>
    <w:rsid w:val="001E673F"/>
    <w:rsid w:val="001E68C5"/>
    <w:rsid w:val="001F4223"/>
    <w:rsid w:val="001F4410"/>
    <w:rsid w:val="001F4983"/>
    <w:rsid w:val="001F589C"/>
    <w:rsid w:val="001F5CA9"/>
    <w:rsid w:val="001F7473"/>
    <w:rsid w:val="00200EE1"/>
    <w:rsid w:val="00202312"/>
    <w:rsid w:val="0020541E"/>
    <w:rsid w:val="00205585"/>
    <w:rsid w:val="00206703"/>
    <w:rsid w:val="00206C1E"/>
    <w:rsid w:val="00206D9F"/>
    <w:rsid w:val="00210181"/>
    <w:rsid w:val="00211010"/>
    <w:rsid w:val="0021163A"/>
    <w:rsid w:val="00215FEB"/>
    <w:rsid w:val="00220546"/>
    <w:rsid w:val="0022286C"/>
    <w:rsid w:val="00223E0B"/>
    <w:rsid w:val="00224909"/>
    <w:rsid w:val="002251E2"/>
    <w:rsid w:val="0022564C"/>
    <w:rsid w:val="002259E1"/>
    <w:rsid w:val="00226D32"/>
    <w:rsid w:val="00226F7B"/>
    <w:rsid w:val="002276FD"/>
    <w:rsid w:val="00230B5D"/>
    <w:rsid w:val="00230D52"/>
    <w:rsid w:val="002318B8"/>
    <w:rsid w:val="00231C0D"/>
    <w:rsid w:val="002331AE"/>
    <w:rsid w:val="00233889"/>
    <w:rsid w:val="00233E55"/>
    <w:rsid w:val="00235450"/>
    <w:rsid w:val="002372B7"/>
    <w:rsid w:val="00240235"/>
    <w:rsid w:val="00240A70"/>
    <w:rsid w:val="00240B86"/>
    <w:rsid w:val="00242F4F"/>
    <w:rsid w:val="002430CE"/>
    <w:rsid w:val="00243132"/>
    <w:rsid w:val="00245102"/>
    <w:rsid w:val="0024638B"/>
    <w:rsid w:val="00247002"/>
    <w:rsid w:val="00250E55"/>
    <w:rsid w:val="0025273E"/>
    <w:rsid w:val="00252D16"/>
    <w:rsid w:val="00255F9D"/>
    <w:rsid w:val="00257242"/>
    <w:rsid w:val="002572F7"/>
    <w:rsid w:val="0025769B"/>
    <w:rsid w:val="00262942"/>
    <w:rsid w:val="00263280"/>
    <w:rsid w:val="002641A0"/>
    <w:rsid w:val="002641B3"/>
    <w:rsid w:val="00264445"/>
    <w:rsid w:val="00264EBD"/>
    <w:rsid w:val="002663CF"/>
    <w:rsid w:val="002670F4"/>
    <w:rsid w:val="00267567"/>
    <w:rsid w:val="00272735"/>
    <w:rsid w:val="002735F5"/>
    <w:rsid w:val="00274DD2"/>
    <w:rsid w:val="00275734"/>
    <w:rsid w:val="002777DD"/>
    <w:rsid w:val="00280764"/>
    <w:rsid w:val="002813C4"/>
    <w:rsid w:val="0028484E"/>
    <w:rsid w:val="00284949"/>
    <w:rsid w:val="002866EF"/>
    <w:rsid w:val="002867A7"/>
    <w:rsid w:val="00286C1B"/>
    <w:rsid w:val="002904B5"/>
    <w:rsid w:val="00290AF5"/>
    <w:rsid w:val="00291F86"/>
    <w:rsid w:val="002924B5"/>
    <w:rsid w:val="00296A15"/>
    <w:rsid w:val="00297680"/>
    <w:rsid w:val="002A0343"/>
    <w:rsid w:val="002A19AE"/>
    <w:rsid w:val="002A4D17"/>
    <w:rsid w:val="002A548F"/>
    <w:rsid w:val="002A5533"/>
    <w:rsid w:val="002A59C0"/>
    <w:rsid w:val="002A5B85"/>
    <w:rsid w:val="002B0BF0"/>
    <w:rsid w:val="002B117A"/>
    <w:rsid w:val="002B1B93"/>
    <w:rsid w:val="002B2394"/>
    <w:rsid w:val="002B5D3A"/>
    <w:rsid w:val="002B69F5"/>
    <w:rsid w:val="002C1138"/>
    <w:rsid w:val="002C1869"/>
    <w:rsid w:val="002C5493"/>
    <w:rsid w:val="002C7BAE"/>
    <w:rsid w:val="002D07B5"/>
    <w:rsid w:val="002D1E75"/>
    <w:rsid w:val="002D2931"/>
    <w:rsid w:val="002D2F8E"/>
    <w:rsid w:val="002D3BBF"/>
    <w:rsid w:val="002D3E65"/>
    <w:rsid w:val="002D42AE"/>
    <w:rsid w:val="002D6A00"/>
    <w:rsid w:val="002E0837"/>
    <w:rsid w:val="002E504D"/>
    <w:rsid w:val="002E76B1"/>
    <w:rsid w:val="002F0FFB"/>
    <w:rsid w:val="002F113F"/>
    <w:rsid w:val="002F1606"/>
    <w:rsid w:val="002F2A82"/>
    <w:rsid w:val="002F2E86"/>
    <w:rsid w:val="002F4765"/>
    <w:rsid w:val="002F559E"/>
    <w:rsid w:val="003018E3"/>
    <w:rsid w:val="00304300"/>
    <w:rsid w:val="0030449C"/>
    <w:rsid w:val="0030469F"/>
    <w:rsid w:val="00305610"/>
    <w:rsid w:val="003064CD"/>
    <w:rsid w:val="00306BE0"/>
    <w:rsid w:val="00306D7E"/>
    <w:rsid w:val="00307523"/>
    <w:rsid w:val="00307F33"/>
    <w:rsid w:val="003118AD"/>
    <w:rsid w:val="003148EE"/>
    <w:rsid w:val="0031554D"/>
    <w:rsid w:val="00315EAC"/>
    <w:rsid w:val="00316352"/>
    <w:rsid w:val="0031645F"/>
    <w:rsid w:val="00317714"/>
    <w:rsid w:val="003202BC"/>
    <w:rsid w:val="00323DBE"/>
    <w:rsid w:val="00323DC2"/>
    <w:rsid w:val="003261AE"/>
    <w:rsid w:val="00326F17"/>
    <w:rsid w:val="00327109"/>
    <w:rsid w:val="003273D2"/>
    <w:rsid w:val="00330DB6"/>
    <w:rsid w:val="00331A64"/>
    <w:rsid w:val="00331F19"/>
    <w:rsid w:val="00333462"/>
    <w:rsid w:val="003344C0"/>
    <w:rsid w:val="003353D6"/>
    <w:rsid w:val="00335FBA"/>
    <w:rsid w:val="00336BA5"/>
    <w:rsid w:val="00337E0D"/>
    <w:rsid w:val="00341E6F"/>
    <w:rsid w:val="00341FD8"/>
    <w:rsid w:val="00342DA5"/>
    <w:rsid w:val="00343857"/>
    <w:rsid w:val="003440E5"/>
    <w:rsid w:val="00344254"/>
    <w:rsid w:val="003444B3"/>
    <w:rsid w:val="003460B1"/>
    <w:rsid w:val="003461DD"/>
    <w:rsid w:val="00346309"/>
    <w:rsid w:val="00347948"/>
    <w:rsid w:val="003520C8"/>
    <w:rsid w:val="0035278B"/>
    <w:rsid w:val="00354A62"/>
    <w:rsid w:val="0035587A"/>
    <w:rsid w:val="003572CD"/>
    <w:rsid w:val="00360E06"/>
    <w:rsid w:val="003612BD"/>
    <w:rsid w:val="00361C4A"/>
    <w:rsid w:val="00363911"/>
    <w:rsid w:val="00363AA0"/>
    <w:rsid w:val="00364AAF"/>
    <w:rsid w:val="00364EAF"/>
    <w:rsid w:val="00365CCF"/>
    <w:rsid w:val="00366342"/>
    <w:rsid w:val="003704DF"/>
    <w:rsid w:val="003707BA"/>
    <w:rsid w:val="00372797"/>
    <w:rsid w:val="00374AC4"/>
    <w:rsid w:val="00374BDD"/>
    <w:rsid w:val="00376341"/>
    <w:rsid w:val="003802E3"/>
    <w:rsid w:val="003805A2"/>
    <w:rsid w:val="00382B08"/>
    <w:rsid w:val="00383CB0"/>
    <w:rsid w:val="00384A16"/>
    <w:rsid w:val="00384BC3"/>
    <w:rsid w:val="00384E27"/>
    <w:rsid w:val="00385EE9"/>
    <w:rsid w:val="003865A4"/>
    <w:rsid w:val="003871D8"/>
    <w:rsid w:val="00390767"/>
    <w:rsid w:val="0039096A"/>
    <w:rsid w:val="00390BE8"/>
    <w:rsid w:val="00391242"/>
    <w:rsid w:val="0039129B"/>
    <w:rsid w:val="003914DA"/>
    <w:rsid w:val="003A04A6"/>
    <w:rsid w:val="003A14E7"/>
    <w:rsid w:val="003A241F"/>
    <w:rsid w:val="003A38B9"/>
    <w:rsid w:val="003A4C12"/>
    <w:rsid w:val="003A4E9C"/>
    <w:rsid w:val="003A560E"/>
    <w:rsid w:val="003A6E45"/>
    <w:rsid w:val="003A7801"/>
    <w:rsid w:val="003B1211"/>
    <w:rsid w:val="003B33E5"/>
    <w:rsid w:val="003B61A6"/>
    <w:rsid w:val="003B652B"/>
    <w:rsid w:val="003B6AE9"/>
    <w:rsid w:val="003B737F"/>
    <w:rsid w:val="003B7803"/>
    <w:rsid w:val="003C04C3"/>
    <w:rsid w:val="003C09BA"/>
    <w:rsid w:val="003C104A"/>
    <w:rsid w:val="003C34E9"/>
    <w:rsid w:val="003C3836"/>
    <w:rsid w:val="003C39E4"/>
    <w:rsid w:val="003C416A"/>
    <w:rsid w:val="003C44BD"/>
    <w:rsid w:val="003C476E"/>
    <w:rsid w:val="003C47E1"/>
    <w:rsid w:val="003C53AD"/>
    <w:rsid w:val="003C5E8C"/>
    <w:rsid w:val="003C6069"/>
    <w:rsid w:val="003C664E"/>
    <w:rsid w:val="003C6F0D"/>
    <w:rsid w:val="003C720F"/>
    <w:rsid w:val="003C7C15"/>
    <w:rsid w:val="003C7D42"/>
    <w:rsid w:val="003D0B1B"/>
    <w:rsid w:val="003D0DC7"/>
    <w:rsid w:val="003D19C1"/>
    <w:rsid w:val="003D2DC3"/>
    <w:rsid w:val="003D333D"/>
    <w:rsid w:val="003D4526"/>
    <w:rsid w:val="003D4BCB"/>
    <w:rsid w:val="003D4EE0"/>
    <w:rsid w:val="003D6AE6"/>
    <w:rsid w:val="003D7608"/>
    <w:rsid w:val="003D7894"/>
    <w:rsid w:val="003E10E6"/>
    <w:rsid w:val="003E1ADE"/>
    <w:rsid w:val="003E22EE"/>
    <w:rsid w:val="003E3809"/>
    <w:rsid w:val="003E4727"/>
    <w:rsid w:val="003E5A09"/>
    <w:rsid w:val="003E5EC8"/>
    <w:rsid w:val="003F1E8E"/>
    <w:rsid w:val="003F37C4"/>
    <w:rsid w:val="003F41C1"/>
    <w:rsid w:val="003F55A9"/>
    <w:rsid w:val="003F6CAE"/>
    <w:rsid w:val="00400EEE"/>
    <w:rsid w:val="00401090"/>
    <w:rsid w:val="00401237"/>
    <w:rsid w:val="004023FF"/>
    <w:rsid w:val="00402D1E"/>
    <w:rsid w:val="004056D1"/>
    <w:rsid w:val="00406A84"/>
    <w:rsid w:val="004103F4"/>
    <w:rsid w:val="0041190E"/>
    <w:rsid w:val="0041446F"/>
    <w:rsid w:val="00414817"/>
    <w:rsid w:val="0041566A"/>
    <w:rsid w:val="004156EC"/>
    <w:rsid w:val="00416900"/>
    <w:rsid w:val="004170A1"/>
    <w:rsid w:val="00420F88"/>
    <w:rsid w:val="00421384"/>
    <w:rsid w:val="004222D8"/>
    <w:rsid w:val="00422362"/>
    <w:rsid w:val="00422528"/>
    <w:rsid w:val="00423DED"/>
    <w:rsid w:val="00424073"/>
    <w:rsid w:val="004260D0"/>
    <w:rsid w:val="004301D9"/>
    <w:rsid w:val="00430703"/>
    <w:rsid w:val="00433713"/>
    <w:rsid w:val="00435CBD"/>
    <w:rsid w:val="00436915"/>
    <w:rsid w:val="00436FB5"/>
    <w:rsid w:val="004377CC"/>
    <w:rsid w:val="00441485"/>
    <w:rsid w:val="00441846"/>
    <w:rsid w:val="0044190E"/>
    <w:rsid w:val="004420EA"/>
    <w:rsid w:val="00442297"/>
    <w:rsid w:val="00444600"/>
    <w:rsid w:val="004452F2"/>
    <w:rsid w:val="00445D34"/>
    <w:rsid w:val="004471BC"/>
    <w:rsid w:val="0044741A"/>
    <w:rsid w:val="004506CA"/>
    <w:rsid w:val="00452328"/>
    <w:rsid w:val="00452A6A"/>
    <w:rsid w:val="00452E67"/>
    <w:rsid w:val="004530B6"/>
    <w:rsid w:val="004547E1"/>
    <w:rsid w:val="00455D6D"/>
    <w:rsid w:val="0045600F"/>
    <w:rsid w:val="00456E89"/>
    <w:rsid w:val="00457352"/>
    <w:rsid w:val="0045742E"/>
    <w:rsid w:val="00460191"/>
    <w:rsid w:val="004606BF"/>
    <w:rsid w:val="00460EA5"/>
    <w:rsid w:val="0046172B"/>
    <w:rsid w:val="004619B8"/>
    <w:rsid w:val="004628B3"/>
    <w:rsid w:val="004630A9"/>
    <w:rsid w:val="004648AB"/>
    <w:rsid w:val="00464C68"/>
    <w:rsid w:val="00465137"/>
    <w:rsid w:val="004653EE"/>
    <w:rsid w:val="00465D60"/>
    <w:rsid w:val="00466112"/>
    <w:rsid w:val="00466839"/>
    <w:rsid w:val="00473A6C"/>
    <w:rsid w:val="00473BF3"/>
    <w:rsid w:val="004743D1"/>
    <w:rsid w:val="00474A7B"/>
    <w:rsid w:val="00476BAF"/>
    <w:rsid w:val="004807AB"/>
    <w:rsid w:val="004809F4"/>
    <w:rsid w:val="00481738"/>
    <w:rsid w:val="00482D1F"/>
    <w:rsid w:val="00482D97"/>
    <w:rsid w:val="004854A2"/>
    <w:rsid w:val="004863EF"/>
    <w:rsid w:val="00486D19"/>
    <w:rsid w:val="00490489"/>
    <w:rsid w:val="004938C0"/>
    <w:rsid w:val="00494290"/>
    <w:rsid w:val="004947C0"/>
    <w:rsid w:val="00494FCB"/>
    <w:rsid w:val="004962CF"/>
    <w:rsid w:val="004966BC"/>
    <w:rsid w:val="004969E4"/>
    <w:rsid w:val="00496B7B"/>
    <w:rsid w:val="004A21FA"/>
    <w:rsid w:val="004A2E83"/>
    <w:rsid w:val="004A348E"/>
    <w:rsid w:val="004A4CFA"/>
    <w:rsid w:val="004A542E"/>
    <w:rsid w:val="004A578F"/>
    <w:rsid w:val="004B1598"/>
    <w:rsid w:val="004B1FFE"/>
    <w:rsid w:val="004B2DE8"/>
    <w:rsid w:val="004B3EDD"/>
    <w:rsid w:val="004B49FF"/>
    <w:rsid w:val="004B4A29"/>
    <w:rsid w:val="004B5194"/>
    <w:rsid w:val="004B7750"/>
    <w:rsid w:val="004C050F"/>
    <w:rsid w:val="004C0A85"/>
    <w:rsid w:val="004C0E27"/>
    <w:rsid w:val="004C24D5"/>
    <w:rsid w:val="004C26E3"/>
    <w:rsid w:val="004C699B"/>
    <w:rsid w:val="004D10B9"/>
    <w:rsid w:val="004D19DF"/>
    <w:rsid w:val="004D1BB3"/>
    <w:rsid w:val="004D23C9"/>
    <w:rsid w:val="004D2AB3"/>
    <w:rsid w:val="004D2FDA"/>
    <w:rsid w:val="004D48C4"/>
    <w:rsid w:val="004D4F66"/>
    <w:rsid w:val="004D5483"/>
    <w:rsid w:val="004D67B1"/>
    <w:rsid w:val="004E10AD"/>
    <w:rsid w:val="004E26C1"/>
    <w:rsid w:val="004E3B4B"/>
    <w:rsid w:val="004E447C"/>
    <w:rsid w:val="004F0E28"/>
    <w:rsid w:val="004F115E"/>
    <w:rsid w:val="004F13DD"/>
    <w:rsid w:val="004F2D6E"/>
    <w:rsid w:val="004F3516"/>
    <w:rsid w:val="004F4BB2"/>
    <w:rsid w:val="004F65B5"/>
    <w:rsid w:val="004F667F"/>
    <w:rsid w:val="00504B3C"/>
    <w:rsid w:val="0050729F"/>
    <w:rsid w:val="00507799"/>
    <w:rsid w:val="00507D4B"/>
    <w:rsid w:val="00510EDF"/>
    <w:rsid w:val="0051197A"/>
    <w:rsid w:val="005121EC"/>
    <w:rsid w:val="00512265"/>
    <w:rsid w:val="00512716"/>
    <w:rsid w:val="00512AD2"/>
    <w:rsid w:val="00512D91"/>
    <w:rsid w:val="0051693E"/>
    <w:rsid w:val="00516F85"/>
    <w:rsid w:val="005202D8"/>
    <w:rsid w:val="00520A44"/>
    <w:rsid w:val="005216E9"/>
    <w:rsid w:val="00521819"/>
    <w:rsid w:val="00522F9E"/>
    <w:rsid w:val="00523E98"/>
    <w:rsid w:val="00524C89"/>
    <w:rsid w:val="00525417"/>
    <w:rsid w:val="0052791F"/>
    <w:rsid w:val="00527EC6"/>
    <w:rsid w:val="00530043"/>
    <w:rsid w:val="00530420"/>
    <w:rsid w:val="00530E28"/>
    <w:rsid w:val="005316AD"/>
    <w:rsid w:val="00533ABC"/>
    <w:rsid w:val="00533C8B"/>
    <w:rsid w:val="00534216"/>
    <w:rsid w:val="0053439A"/>
    <w:rsid w:val="00537880"/>
    <w:rsid w:val="00537C0F"/>
    <w:rsid w:val="005402F1"/>
    <w:rsid w:val="00541F3E"/>
    <w:rsid w:val="005420EB"/>
    <w:rsid w:val="00545FA3"/>
    <w:rsid w:val="00546272"/>
    <w:rsid w:val="005469DC"/>
    <w:rsid w:val="00547C94"/>
    <w:rsid w:val="00550504"/>
    <w:rsid w:val="00551EDE"/>
    <w:rsid w:val="00555947"/>
    <w:rsid w:val="00557103"/>
    <w:rsid w:val="0055797B"/>
    <w:rsid w:val="0056110E"/>
    <w:rsid w:val="00561C73"/>
    <w:rsid w:val="00562695"/>
    <w:rsid w:val="0056388D"/>
    <w:rsid w:val="00564BE1"/>
    <w:rsid w:val="005653CE"/>
    <w:rsid w:val="0056791D"/>
    <w:rsid w:val="00567BBB"/>
    <w:rsid w:val="00571C35"/>
    <w:rsid w:val="005735E5"/>
    <w:rsid w:val="00573CD6"/>
    <w:rsid w:val="00574697"/>
    <w:rsid w:val="00574A3D"/>
    <w:rsid w:val="00581218"/>
    <w:rsid w:val="00581857"/>
    <w:rsid w:val="005829CD"/>
    <w:rsid w:val="005834B1"/>
    <w:rsid w:val="00583657"/>
    <w:rsid w:val="00584794"/>
    <w:rsid w:val="0058626D"/>
    <w:rsid w:val="0058627E"/>
    <w:rsid w:val="00590DE4"/>
    <w:rsid w:val="0059316F"/>
    <w:rsid w:val="00593839"/>
    <w:rsid w:val="00593B1E"/>
    <w:rsid w:val="0059453F"/>
    <w:rsid w:val="005950E1"/>
    <w:rsid w:val="005960E6"/>
    <w:rsid w:val="005974C3"/>
    <w:rsid w:val="005A1C04"/>
    <w:rsid w:val="005A298F"/>
    <w:rsid w:val="005A307C"/>
    <w:rsid w:val="005A3706"/>
    <w:rsid w:val="005A37B1"/>
    <w:rsid w:val="005A3836"/>
    <w:rsid w:val="005A3EFA"/>
    <w:rsid w:val="005A4BB5"/>
    <w:rsid w:val="005A614B"/>
    <w:rsid w:val="005A796B"/>
    <w:rsid w:val="005B0987"/>
    <w:rsid w:val="005B0E51"/>
    <w:rsid w:val="005B333C"/>
    <w:rsid w:val="005B453C"/>
    <w:rsid w:val="005B61FA"/>
    <w:rsid w:val="005C075D"/>
    <w:rsid w:val="005C2136"/>
    <w:rsid w:val="005C2677"/>
    <w:rsid w:val="005C4D30"/>
    <w:rsid w:val="005C7264"/>
    <w:rsid w:val="005D156E"/>
    <w:rsid w:val="005D220B"/>
    <w:rsid w:val="005D340A"/>
    <w:rsid w:val="005D43DE"/>
    <w:rsid w:val="005D5A98"/>
    <w:rsid w:val="005D5AAB"/>
    <w:rsid w:val="005D5B9C"/>
    <w:rsid w:val="005D6C3C"/>
    <w:rsid w:val="005E1249"/>
    <w:rsid w:val="005E25FA"/>
    <w:rsid w:val="005E353C"/>
    <w:rsid w:val="005E4992"/>
    <w:rsid w:val="005E4C60"/>
    <w:rsid w:val="005E5E73"/>
    <w:rsid w:val="005E6274"/>
    <w:rsid w:val="005E7922"/>
    <w:rsid w:val="005E79B1"/>
    <w:rsid w:val="005E7D6D"/>
    <w:rsid w:val="005F135C"/>
    <w:rsid w:val="005F1413"/>
    <w:rsid w:val="005F23A7"/>
    <w:rsid w:val="005F30FD"/>
    <w:rsid w:val="005F3637"/>
    <w:rsid w:val="005F3E34"/>
    <w:rsid w:val="005F44A2"/>
    <w:rsid w:val="005F4DA4"/>
    <w:rsid w:val="005F5223"/>
    <w:rsid w:val="00600076"/>
    <w:rsid w:val="006006CB"/>
    <w:rsid w:val="0060077E"/>
    <w:rsid w:val="006041DF"/>
    <w:rsid w:val="0060544D"/>
    <w:rsid w:val="00606740"/>
    <w:rsid w:val="00606C81"/>
    <w:rsid w:val="00606EBF"/>
    <w:rsid w:val="006116AF"/>
    <w:rsid w:val="006125C2"/>
    <w:rsid w:val="006145E9"/>
    <w:rsid w:val="00615095"/>
    <w:rsid w:val="006156AE"/>
    <w:rsid w:val="00615D66"/>
    <w:rsid w:val="0061766A"/>
    <w:rsid w:val="00622136"/>
    <w:rsid w:val="006242CE"/>
    <w:rsid w:val="0062487A"/>
    <w:rsid w:val="006250DB"/>
    <w:rsid w:val="00625463"/>
    <w:rsid w:val="006267A5"/>
    <w:rsid w:val="006277C1"/>
    <w:rsid w:val="006301E9"/>
    <w:rsid w:val="00630606"/>
    <w:rsid w:val="0063092F"/>
    <w:rsid w:val="00630BB7"/>
    <w:rsid w:val="00630CE9"/>
    <w:rsid w:val="00631063"/>
    <w:rsid w:val="006312FC"/>
    <w:rsid w:val="006316B2"/>
    <w:rsid w:val="006318E8"/>
    <w:rsid w:val="00633597"/>
    <w:rsid w:val="00633616"/>
    <w:rsid w:val="00634311"/>
    <w:rsid w:val="00635AB1"/>
    <w:rsid w:val="0063650B"/>
    <w:rsid w:val="006374C4"/>
    <w:rsid w:val="00637AEE"/>
    <w:rsid w:val="006415B5"/>
    <w:rsid w:val="00641B44"/>
    <w:rsid w:val="00641F48"/>
    <w:rsid w:val="006428C7"/>
    <w:rsid w:val="00645AA8"/>
    <w:rsid w:val="00646649"/>
    <w:rsid w:val="00646884"/>
    <w:rsid w:val="00646948"/>
    <w:rsid w:val="006471BF"/>
    <w:rsid w:val="00650D54"/>
    <w:rsid w:val="00650EB3"/>
    <w:rsid w:val="006513CD"/>
    <w:rsid w:val="00652046"/>
    <w:rsid w:val="0065227D"/>
    <w:rsid w:val="00652BC3"/>
    <w:rsid w:val="00652CC4"/>
    <w:rsid w:val="00653099"/>
    <w:rsid w:val="00655F20"/>
    <w:rsid w:val="00656E56"/>
    <w:rsid w:val="00661507"/>
    <w:rsid w:val="0066470F"/>
    <w:rsid w:val="00665A84"/>
    <w:rsid w:val="00666B1D"/>
    <w:rsid w:val="00666C24"/>
    <w:rsid w:val="006727A4"/>
    <w:rsid w:val="00673604"/>
    <w:rsid w:val="00674196"/>
    <w:rsid w:val="006751EE"/>
    <w:rsid w:val="00675451"/>
    <w:rsid w:val="006758A5"/>
    <w:rsid w:val="00676364"/>
    <w:rsid w:val="00683CF5"/>
    <w:rsid w:val="006849D1"/>
    <w:rsid w:val="00685299"/>
    <w:rsid w:val="00686171"/>
    <w:rsid w:val="00686EB7"/>
    <w:rsid w:val="006876BF"/>
    <w:rsid w:val="00690248"/>
    <w:rsid w:val="00690BAA"/>
    <w:rsid w:val="006917AB"/>
    <w:rsid w:val="006929D8"/>
    <w:rsid w:val="00695722"/>
    <w:rsid w:val="00696DB1"/>
    <w:rsid w:val="00696F4A"/>
    <w:rsid w:val="006A1268"/>
    <w:rsid w:val="006A1FAD"/>
    <w:rsid w:val="006A2EEF"/>
    <w:rsid w:val="006A37F2"/>
    <w:rsid w:val="006A429D"/>
    <w:rsid w:val="006A7F37"/>
    <w:rsid w:val="006B0284"/>
    <w:rsid w:val="006B1948"/>
    <w:rsid w:val="006B2DFE"/>
    <w:rsid w:val="006B3931"/>
    <w:rsid w:val="006B3D9D"/>
    <w:rsid w:val="006B48B4"/>
    <w:rsid w:val="006B5D7C"/>
    <w:rsid w:val="006B75ED"/>
    <w:rsid w:val="006C04AC"/>
    <w:rsid w:val="006C0675"/>
    <w:rsid w:val="006C3079"/>
    <w:rsid w:val="006C325F"/>
    <w:rsid w:val="006C382F"/>
    <w:rsid w:val="006C3913"/>
    <w:rsid w:val="006C673D"/>
    <w:rsid w:val="006C6786"/>
    <w:rsid w:val="006C702A"/>
    <w:rsid w:val="006C73BE"/>
    <w:rsid w:val="006D04CD"/>
    <w:rsid w:val="006D04D5"/>
    <w:rsid w:val="006D0981"/>
    <w:rsid w:val="006D12D8"/>
    <w:rsid w:val="006D1D89"/>
    <w:rsid w:val="006D2124"/>
    <w:rsid w:val="006D2856"/>
    <w:rsid w:val="006D3130"/>
    <w:rsid w:val="006D52DE"/>
    <w:rsid w:val="006D5AA4"/>
    <w:rsid w:val="006D5C13"/>
    <w:rsid w:val="006D76FA"/>
    <w:rsid w:val="006E13F4"/>
    <w:rsid w:val="006E1DD3"/>
    <w:rsid w:val="006E2066"/>
    <w:rsid w:val="006E254C"/>
    <w:rsid w:val="006E5BBA"/>
    <w:rsid w:val="006E62EA"/>
    <w:rsid w:val="006E6484"/>
    <w:rsid w:val="006E715F"/>
    <w:rsid w:val="006E788C"/>
    <w:rsid w:val="006E7DDE"/>
    <w:rsid w:val="006F0FB3"/>
    <w:rsid w:val="006F119D"/>
    <w:rsid w:val="006F175D"/>
    <w:rsid w:val="006F25AB"/>
    <w:rsid w:val="006F340A"/>
    <w:rsid w:val="006F344E"/>
    <w:rsid w:val="006F40B9"/>
    <w:rsid w:val="006F4872"/>
    <w:rsid w:val="006F58D3"/>
    <w:rsid w:val="006F627E"/>
    <w:rsid w:val="00701588"/>
    <w:rsid w:val="0070343B"/>
    <w:rsid w:val="00703C60"/>
    <w:rsid w:val="0070709F"/>
    <w:rsid w:val="00707D3C"/>
    <w:rsid w:val="00710359"/>
    <w:rsid w:val="00710703"/>
    <w:rsid w:val="00710BD6"/>
    <w:rsid w:val="007110C5"/>
    <w:rsid w:val="0071209B"/>
    <w:rsid w:val="007132F7"/>
    <w:rsid w:val="00713CF8"/>
    <w:rsid w:val="00714907"/>
    <w:rsid w:val="00715003"/>
    <w:rsid w:val="00715EB0"/>
    <w:rsid w:val="00716489"/>
    <w:rsid w:val="0071664B"/>
    <w:rsid w:val="00717B36"/>
    <w:rsid w:val="00717DB4"/>
    <w:rsid w:val="007217BB"/>
    <w:rsid w:val="007227CE"/>
    <w:rsid w:val="00722BD9"/>
    <w:rsid w:val="00723352"/>
    <w:rsid w:val="00723CBA"/>
    <w:rsid w:val="00724A0D"/>
    <w:rsid w:val="007256C1"/>
    <w:rsid w:val="0072592F"/>
    <w:rsid w:val="00725F03"/>
    <w:rsid w:val="0072601F"/>
    <w:rsid w:val="00730549"/>
    <w:rsid w:val="00730D90"/>
    <w:rsid w:val="00732DE2"/>
    <w:rsid w:val="00734B66"/>
    <w:rsid w:val="0073737F"/>
    <w:rsid w:val="00737CBA"/>
    <w:rsid w:val="007400DB"/>
    <w:rsid w:val="00744791"/>
    <w:rsid w:val="00744878"/>
    <w:rsid w:val="007460B3"/>
    <w:rsid w:val="007503F3"/>
    <w:rsid w:val="00750BA9"/>
    <w:rsid w:val="00751C7A"/>
    <w:rsid w:val="00751D55"/>
    <w:rsid w:val="00753B2F"/>
    <w:rsid w:val="007552C4"/>
    <w:rsid w:val="007557A1"/>
    <w:rsid w:val="00756C07"/>
    <w:rsid w:val="00756C37"/>
    <w:rsid w:val="0075786E"/>
    <w:rsid w:val="007632D8"/>
    <w:rsid w:val="00763574"/>
    <w:rsid w:val="00763B4B"/>
    <w:rsid w:val="00765E87"/>
    <w:rsid w:val="00766465"/>
    <w:rsid w:val="00767654"/>
    <w:rsid w:val="00767CDE"/>
    <w:rsid w:val="00767D55"/>
    <w:rsid w:val="007710B3"/>
    <w:rsid w:val="00771F1C"/>
    <w:rsid w:val="00773DBA"/>
    <w:rsid w:val="007743F1"/>
    <w:rsid w:val="007749A2"/>
    <w:rsid w:val="007812C9"/>
    <w:rsid w:val="0078204C"/>
    <w:rsid w:val="00782B96"/>
    <w:rsid w:val="00782D19"/>
    <w:rsid w:val="007841F2"/>
    <w:rsid w:val="007855D7"/>
    <w:rsid w:val="00785EC7"/>
    <w:rsid w:val="007863A6"/>
    <w:rsid w:val="007866B1"/>
    <w:rsid w:val="007870B8"/>
    <w:rsid w:val="007870DB"/>
    <w:rsid w:val="00787CAA"/>
    <w:rsid w:val="00790070"/>
    <w:rsid w:val="00791286"/>
    <w:rsid w:val="007917AF"/>
    <w:rsid w:val="00791ED7"/>
    <w:rsid w:val="007921F8"/>
    <w:rsid w:val="00792AAB"/>
    <w:rsid w:val="007958CB"/>
    <w:rsid w:val="00797E67"/>
    <w:rsid w:val="007A12D1"/>
    <w:rsid w:val="007A16B1"/>
    <w:rsid w:val="007A2C24"/>
    <w:rsid w:val="007A36C5"/>
    <w:rsid w:val="007A437E"/>
    <w:rsid w:val="007A4A7E"/>
    <w:rsid w:val="007A5172"/>
    <w:rsid w:val="007A51B5"/>
    <w:rsid w:val="007A6F4D"/>
    <w:rsid w:val="007A76B1"/>
    <w:rsid w:val="007B08D9"/>
    <w:rsid w:val="007B4391"/>
    <w:rsid w:val="007B651C"/>
    <w:rsid w:val="007B6C9C"/>
    <w:rsid w:val="007C06A7"/>
    <w:rsid w:val="007C072C"/>
    <w:rsid w:val="007C1A4D"/>
    <w:rsid w:val="007C21F2"/>
    <w:rsid w:val="007C2901"/>
    <w:rsid w:val="007C3C9F"/>
    <w:rsid w:val="007C409B"/>
    <w:rsid w:val="007C66C3"/>
    <w:rsid w:val="007C731A"/>
    <w:rsid w:val="007C7D20"/>
    <w:rsid w:val="007D013D"/>
    <w:rsid w:val="007D15BD"/>
    <w:rsid w:val="007D1C87"/>
    <w:rsid w:val="007D22FB"/>
    <w:rsid w:val="007D2644"/>
    <w:rsid w:val="007D40A4"/>
    <w:rsid w:val="007D42DB"/>
    <w:rsid w:val="007D49D8"/>
    <w:rsid w:val="007D5E0F"/>
    <w:rsid w:val="007D6630"/>
    <w:rsid w:val="007D66CE"/>
    <w:rsid w:val="007D67FE"/>
    <w:rsid w:val="007D77EE"/>
    <w:rsid w:val="007D7EA6"/>
    <w:rsid w:val="007E09B1"/>
    <w:rsid w:val="007E331E"/>
    <w:rsid w:val="007E345C"/>
    <w:rsid w:val="007E5BB5"/>
    <w:rsid w:val="007E5FD6"/>
    <w:rsid w:val="007E6BF8"/>
    <w:rsid w:val="007E7C5F"/>
    <w:rsid w:val="007F0E76"/>
    <w:rsid w:val="007F13AC"/>
    <w:rsid w:val="007F21A9"/>
    <w:rsid w:val="007F29D3"/>
    <w:rsid w:val="007F2D6C"/>
    <w:rsid w:val="007F2F7E"/>
    <w:rsid w:val="007F356B"/>
    <w:rsid w:val="007F5253"/>
    <w:rsid w:val="007F5471"/>
    <w:rsid w:val="007F5C95"/>
    <w:rsid w:val="007F5DE2"/>
    <w:rsid w:val="007F60AD"/>
    <w:rsid w:val="00800031"/>
    <w:rsid w:val="0080106E"/>
    <w:rsid w:val="0080112F"/>
    <w:rsid w:val="00801AD2"/>
    <w:rsid w:val="00802B3F"/>
    <w:rsid w:val="00803224"/>
    <w:rsid w:val="00804D9B"/>
    <w:rsid w:val="00805D6F"/>
    <w:rsid w:val="00806835"/>
    <w:rsid w:val="00806982"/>
    <w:rsid w:val="008074F2"/>
    <w:rsid w:val="008078BF"/>
    <w:rsid w:val="00807A29"/>
    <w:rsid w:val="00807CB2"/>
    <w:rsid w:val="00807DB0"/>
    <w:rsid w:val="00810901"/>
    <w:rsid w:val="008114DF"/>
    <w:rsid w:val="00811EDF"/>
    <w:rsid w:val="00812816"/>
    <w:rsid w:val="00812EC2"/>
    <w:rsid w:val="008138B4"/>
    <w:rsid w:val="008141E2"/>
    <w:rsid w:val="00814725"/>
    <w:rsid w:val="008177F8"/>
    <w:rsid w:val="00822818"/>
    <w:rsid w:val="008239A1"/>
    <w:rsid w:val="00823B47"/>
    <w:rsid w:val="00823C2B"/>
    <w:rsid w:val="00826A2B"/>
    <w:rsid w:val="00826D77"/>
    <w:rsid w:val="00826EF8"/>
    <w:rsid w:val="00831DBF"/>
    <w:rsid w:val="008342A5"/>
    <w:rsid w:val="00835F3D"/>
    <w:rsid w:val="0083651F"/>
    <w:rsid w:val="0083690D"/>
    <w:rsid w:val="00837255"/>
    <w:rsid w:val="00837F6C"/>
    <w:rsid w:val="008409BC"/>
    <w:rsid w:val="00841D3D"/>
    <w:rsid w:val="00842EFB"/>
    <w:rsid w:val="00843523"/>
    <w:rsid w:val="00845BAB"/>
    <w:rsid w:val="00846429"/>
    <w:rsid w:val="008505DC"/>
    <w:rsid w:val="00851931"/>
    <w:rsid w:val="00852576"/>
    <w:rsid w:val="00853A92"/>
    <w:rsid w:val="00853C79"/>
    <w:rsid w:val="00854024"/>
    <w:rsid w:val="00854BE3"/>
    <w:rsid w:val="00854D6A"/>
    <w:rsid w:val="008568DC"/>
    <w:rsid w:val="00856C89"/>
    <w:rsid w:val="00856E5E"/>
    <w:rsid w:val="00857FD6"/>
    <w:rsid w:val="008636AC"/>
    <w:rsid w:val="008643CE"/>
    <w:rsid w:val="0086621E"/>
    <w:rsid w:val="008662A7"/>
    <w:rsid w:val="008663E0"/>
    <w:rsid w:val="00866660"/>
    <w:rsid w:val="00866EE1"/>
    <w:rsid w:val="00867136"/>
    <w:rsid w:val="00867CC5"/>
    <w:rsid w:val="00870CE1"/>
    <w:rsid w:val="00871C39"/>
    <w:rsid w:val="00872243"/>
    <w:rsid w:val="008760A2"/>
    <w:rsid w:val="00876A9C"/>
    <w:rsid w:val="00876D9E"/>
    <w:rsid w:val="00881955"/>
    <w:rsid w:val="008820A0"/>
    <w:rsid w:val="008822FE"/>
    <w:rsid w:val="00882F5F"/>
    <w:rsid w:val="008838F7"/>
    <w:rsid w:val="0088402E"/>
    <w:rsid w:val="0088442D"/>
    <w:rsid w:val="008854B6"/>
    <w:rsid w:val="0088591B"/>
    <w:rsid w:val="0088639C"/>
    <w:rsid w:val="00886FFF"/>
    <w:rsid w:val="00887D61"/>
    <w:rsid w:val="0089184D"/>
    <w:rsid w:val="0089281E"/>
    <w:rsid w:val="008937D0"/>
    <w:rsid w:val="008965B5"/>
    <w:rsid w:val="0089662C"/>
    <w:rsid w:val="00896638"/>
    <w:rsid w:val="008973D5"/>
    <w:rsid w:val="008A1D87"/>
    <w:rsid w:val="008A3041"/>
    <w:rsid w:val="008A3164"/>
    <w:rsid w:val="008A35E0"/>
    <w:rsid w:val="008A3CE0"/>
    <w:rsid w:val="008A3D7E"/>
    <w:rsid w:val="008A5C43"/>
    <w:rsid w:val="008B241F"/>
    <w:rsid w:val="008B25BC"/>
    <w:rsid w:val="008B371E"/>
    <w:rsid w:val="008B382D"/>
    <w:rsid w:val="008B3D5C"/>
    <w:rsid w:val="008B59DE"/>
    <w:rsid w:val="008B5FBA"/>
    <w:rsid w:val="008B6015"/>
    <w:rsid w:val="008B66A4"/>
    <w:rsid w:val="008B7586"/>
    <w:rsid w:val="008B77C8"/>
    <w:rsid w:val="008B79FB"/>
    <w:rsid w:val="008B7B10"/>
    <w:rsid w:val="008B7BC6"/>
    <w:rsid w:val="008B7F64"/>
    <w:rsid w:val="008C0159"/>
    <w:rsid w:val="008C0823"/>
    <w:rsid w:val="008C24E1"/>
    <w:rsid w:val="008C3445"/>
    <w:rsid w:val="008C50DB"/>
    <w:rsid w:val="008C6EE7"/>
    <w:rsid w:val="008C7A3E"/>
    <w:rsid w:val="008C7F67"/>
    <w:rsid w:val="008D16E9"/>
    <w:rsid w:val="008D2003"/>
    <w:rsid w:val="008D2053"/>
    <w:rsid w:val="008D20D2"/>
    <w:rsid w:val="008D2E26"/>
    <w:rsid w:val="008D3193"/>
    <w:rsid w:val="008D54FB"/>
    <w:rsid w:val="008D56BC"/>
    <w:rsid w:val="008D5795"/>
    <w:rsid w:val="008D651C"/>
    <w:rsid w:val="008D7874"/>
    <w:rsid w:val="008E1354"/>
    <w:rsid w:val="008E35EA"/>
    <w:rsid w:val="008E3D8D"/>
    <w:rsid w:val="008E3E10"/>
    <w:rsid w:val="008E3F48"/>
    <w:rsid w:val="008E43D6"/>
    <w:rsid w:val="008E443F"/>
    <w:rsid w:val="008E5B67"/>
    <w:rsid w:val="008E69FB"/>
    <w:rsid w:val="008F0421"/>
    <w:rsid w:val="008F0876"/>
    <w:rsid w:val="008F114E"/>
    <w:rsid w:val="008F1D97"/>
    <w:rsid w:val="008F6CEE"/>
    <w:rsid w:val="00900D16"/>
    <w:rsid w:val="00902B70"/>
    <w:rsid w:val="00904706"/>
    <w:rsid w:val="00904D87"/>
    <w:rsid w:val="00904F56"/>
    <w:rsid w:val="00906879"/>
    <w:rsid w:val="00906F38"/>
    <w:rsid w:val="009070F0"/>
    <w:rsid w:val="00907EA3"/>
    <w:rsid w:val="00911576"/>
    <w:rsid w:val="00912122"/>
    <w:rsid w:val="00912E66"/>
    <w:rsid w:val="00913435"/>
    <w:rsid w:val="00913F6D"/>
    <w:rsid w:val="00915912"/>
    <w:rsid w:val="00915F4D"/>
    <w:rsid w:val="009174AA"/>
    <w:rsid w:val="00917D01"/>
    <w:rsid w:val="00917FD7"/>
    <w:rsid w:val="00920139"/>
    <w:rsid w:val="009214EA"/>
    <w:rsid w:val="0092562D"/>
    <w:rsid w:val="00925879"/>
    <w:rsid w:val="00926EE9"/>
    <w:rsid w:val="009271C1"/>
    <w:rsid w:val="00927EDE"/>
    <w:rsid w:val="009313F5"/>
    <w:rsid w:val="00931C7F"/>
    <w:rsid w:val="009325F9"/>
    <w:rsid w:val="0093355F"/>
    <w:rsid w:val="00934E2F"/>
    <w:rsid w:val="009373F7"/>
    <w:rsid w:val="009376E6"/>
    <w:rsid w:val="009400FD"/>
    <w:rsid w:val="009405B2"/>
    <w:rsid w:val="009415DF"/>
    <w:rsid w:val="0094346B"/>
    <w:rsid w:val="00944A79"/>
    <w:rsid w:val="00944DFE"/>
    <w:rsid w:val="0094551C"/>
    <w:rsid w:val="00946F2D"/>
    <w:rsid w:val="0095028F"/>
    <w:rsid w:val="00951F9F"/>
    <w:rsid w:val="009536E0"/>
    <w:rsid w:val="0095471E"/>
    <w:rsid w:val="00955831"/>
    <w:rsid w:val="00957023"/>
    <w:rsid w:val="009574A4"/>
    <w:rsid w:val="00960F41"/>
    <w:rsid w:val="00961866"/>
    <w:rsid w:val="00961A72"/>
    <w:rsid w:val="00961AC7"/>
    <w:rsid w:val="00961D78"/>
    <w:rsid w:val="009634B1"/>
    <w:rsid w:val="00964B41"/>
    <w:rsid w:val="009651C7"/>
    <w:rsid w:val="009659BC"/>
    <w:rsid w:val="00965C80"/>
    <w:rsid w:val="00966C34"/>
    <w:rsid w:val="00971F61"/>
    <w:rsid w:val="00971F77"/>
    <w:rsid w:val="00972BEC"/>
    <w:rsid w:val="00973CE2"/>
    <w:rsid w:val="00975318"/>
    <w:rsid w:val="0097549D"/>
    <w:rsid w:val="009764E9"/>
    <w:rsid w:val="009774A1"/>
    <w:rsid w:val="00977A6F"/>
    <w:rsid w:val="00977CB0"/>
    <w:rsid w:val="00980735"/>
    <w:rsid w:val="00982CBA"/>
    <w:rsid w:val="00983532"/>
    <w:rsid w:val="00984049"/>
    <w:rsid w:val="009876DB"/>
    <w:rsid w:val="00994BFD"/>
    <w:rsid w:val="00994F69"/>
    <w:rsid w:val="00997123"/>
    <w:rsid w:val="0099755C"/>
    <w:rsid w:val="00997DA2"/>
    <w:rsid w:val="009A22CC"/>
    <w:rsid w:val="009A2302"/>
    <w:rsid w:val="009A28FF"/>
    <w:rsid w:val="009A4A20"/>
    <w:rsid w:val="009A7697"/>
    <w:rsid w:val="009B0C96"/>
    <w:rsid w:val="009B1136"/>
    <w:rsid w:val="009B147B"/>
    <w:rsid w:val="009B20F2"/>
    <w:rsid w:val="009B2A1E"/>
    <w:rsid w:val="009B4D9C"/>
    <w:rsid w:val="009B5068"/>
    <w:rsid w:val="009B67B8"/>
    <w:rsid w:val="009B7449"/>
    <w:rsid w:val="009C0066"/>
    <w:rsid w:val="009C027E"/>
    <w:rsid w:val="009C03F0"/>
    <w:rsid w:val="009C1C64"/>
    <w:rsid w:val="009C3005"/>
    <w:rsid w:val="009C35C1"/>
    <w:rsid w:val="009C3C8F"/>
    <w:rsid w:val="009C3FB6"/>
    <w:rsid w:val="009C4105"/>
    <w:rsid w:val="009C4F19"/>
    <w:rsid w:val="009C5E7C"/>
    <w:rsid w:val="009C5EB4"/>
    <w:rsid w:val="009C65BC"/>
    <w:rsid w:val="009C7A72"/>
    <w:rsid w:val="009C7B2F"/>
    <w:rsid w:val="009D0594"/>
    <w:rsid w:val="009D0C6F"/>
    <w:rsid w:val="009D1FB8"/>
    <w:rsid w:val="009D25A4"/>
    <w:rsid w:val="009D4086"/>
    <w:rsid w:val="009D67B5"/>
    <w:rsid w:val="009E0027"/>
    <w:rsid w:val="009E0C95"/>
    <w:rsid w:val="009E0F2F"/>
    <w:rsid w:val="009E19D0"/>
    <w:rsid w:val="009E29AF"/>
    <w:rsid w:val="009F0FBF"/>
    <w:rsid w:val="009F1662"/>
    <w:rsid w:val="009F3DB2"/>
    <w:rsid w:val="009F54E2"/>
    <w:rsid w:val="009F654A"/>
    <w:rsid w:val="009F75DF"/>
    <w:rsid w:val="00A018B4"/>
    <w:rsid w:val="00A03256"/>
    <w:rsid w:val="00A042AB"/>
    <w:rsid w:val="00A04C78"/>
    <w:rsid w:val="00A05028"/>
    <w:rsid w:val="00A061A6"/>
    <w:rsid w:val="00A10B9B"/>
    <w:rsid w:val="00A11587"/>
    <w:rsid w:val="00A11F28"/>
    <w:rsid w:val="00A137FD"/>
    <w:rsid w:val="00A14659"/>
    <w:rsid w:val="00A14919"/>
    <w:rsid w:val="00A151C5"/>
    <w:rsid w:val="00A16426"/>
    <w:rsid w:val="00A21018"/>
    <w:rsid w:val="00A22713"/>
    <w:rsid w:val="00A22CDB"/>
    <w:rsid w:val="00A22E37"/>
    <w:rsid w:val="00A23672"/>
    <w:rsid w:val="00A239CE"/>
    <w:rsid w:val="00A23C85"/>
    <w:rsid w:val="00A24711"/>
    <w:rsid w:val="00A25586"/>
    <w:rsid w:val="00A27A58"/>
    <w:rsid w:val="00A31030"/>
    <w:rsid w:val="00A31774"/>
    <w:rsid w:val="00A323B0"/>
    <w:rsid w:val="00A3382E"/>
    <w:rsid w:val="00A3446C"/>
    <w:rsid w:val="00A3459C"/>
    <w:rsid w:val="00A358CE"/>
    <w:rsid w:val="00A37A71"/>
    <w:rsid w:val="00A41AB9"/>
    <w:rsid w:val="00A42147"/>
    <w:rsid w:val="00A4356E"/>
    <w:rsid w:val="00A43D7A"/>
    <w:rsid w:val="00A4548B"/>
    <w:rsid w:val="00A47C7B"/>
    <w:rsid w:val="00A51DC1"/>
    <w:rsid w:val="00A5203D"/>
    <w:rsid w:val="00A522C8"/>
    <w:rsid w:val="00A525CC"/>
    <w:rsid w:val="00A52AE7"/>
    <w:rsid w:val="00A54827"/>
    <w:rsid w:val="00A54EEF"/>
    <w:rsid w:val="00A5535F"/>
    <w:rsid w:val="00A5646C"/>
    <w:rsid w:val="00A56D57"/>
    <w:rsid w:val="00A56E23"/>
    <w:rsid w:val="00A6081B"/>
    <w:rsid w:val="00A61185"/>
    <w:rsid w:val="00A614B1"/>
    <w:rsid w:val="00A61935"/>
    <w:rsid w:val="00A621A8"/>
    <w:rsid w:val="00A64601"/>
    <w:rsid w:val="00A66E75"/>
    <w:rsid w:val="00A711B3"/>
    <w:rsid w:val="00A721E4"/>
    <w:rsid w:val="00A73D03"/>
    <w:rsid w:val="00A74875"/>
    <w:rsid w:val="00A74987"/>
    <w:rsid w:val="00A74B94"/>
    <w:rsid w:val="00A757D3"/>
    <w:rsid w:val="00A76B86"/>
    <w:rsid w:val="00A774A7"/>
    <w:rsid w:val="00A800FE"/>
    <w:rsid w:val="00A80238"/>
    <w:rsid w:val="00A815AF"/>
    <w:rsid w:val="00A81C38"/>
    <w:rsid w:val="00A83101"/>
    <w:rsid w:val="00A834EF"/>
    <w:rsid w:val="00A955A4"/>
    <w:rsid w:val="00A95C6D"/>
    <w:rsid w:val="00A962FD"/>
    <w:rsid w:val="00A96312"/>
    <w:rsid w:val="00A96AD0"/>
    <w:rsid w:val="00AA1164"/>
    <w:rsid w:val="00AA2018"/>
    <w:rsid w:val="00AA26E5"/>
    <w:rsid w:val="00AA33E5"/>
    <w:rsid w:val="00AA3616"/>
    <w:rsid w:val="00AA36BC"/>
    <w:rsid w:val="00AA519A"/>
    <w:rsid w:val="00AA59C4"/>
    <w:rsid w:val="00AA5B86"/>
    <w:rsid w:val="00AA5CA7"/>
    <w:rsid w:val="00AA6796"/>
    <w:rsid w:val="00AB1F91"/>
    <w:rsid w:val="00AB2180"/>
    <w:rsid w:val="00AB218E"/>
    <w:rsid w:val="00AB29A1"/>
    <w:rsid w:val="00AB2F92"/>
    <w:rsid w:val="00AB4DA3"/>
    <w:rsid w:val="00AB5A11"/>
    <w:rsid w:val="00AB6387"/>
    <w:rsid w:val="00AB7448"/>
    <w:rsid w:val="00AB7669"/>
    <w:rsid w:val="00AB793D"/>
    <w:rsid w:val="00AC0064"/>
    <w:rsid w:val="00AC04BE"/>
    <w:rsid w:val="00AC506B"/>
    <w:rsid w:val="00AC5539"/>
    <w:rsid w:val="00AC582E"/>
    <w:rsid w:val="00AC69D1"/>
    <w:rsid w:val="00AC6BB1"/>
    <w:rsid w:val="00AC70BD"/>
    <w:rsid w:val="00AD10A1"/>
    <w:rsid w:val="00AD1FE9"/>
    <w:rsid w:val="00AD391B"/>
    <w:rsid w:val="00AD4595"/>
    <w:rsid w:val="00AD4A45"/>
    <w:rsid w:val="00AD570D"/>
    <w:rsid w:val="00AD7C7E"/>
    <w:rsid w:val="00AE0987"/>
    <w:rsid w:val="00AE211E"/>
    <w:rsid w:val="00AE2D1A"/>
    <w:rsid w:val="00AE40BB"/>
    <w:rsid w:val="00AE4218"/>
    <w:rsid w:val="00AE5EE5"/>
    <w:rsid w:val="00AE5F4A"/>
    <w:rsid w:val="00AE66A9"/>
    <w:rsid w:val="00AE6F25"/>
    <w:rsid w:val="00AE7046"/>
    <w:rsid w:val="00AF0A45"/>
    <w:rsid w:val="00AF0F7C"/>
    <w:rsid w:val="00AF1425"/>
    <w:rsid w:val="00AF1AEB"/>
    <w:rsid w:val="00AF35A4"/>
    <w:rsid w:val="00AF3D64"/>
    <w:rsid w:val="00AF544B"/>
    <w:rsid w:val="00AF54DB"/>
    <w:rsid w:val="00AF67EC"/>
    <w:rsid w:val="00AF74B8"/>
    <w:rsid w:val="00AF7BBD"/>
    <w:rsid w:val="00B017D5"/>
    <w:rsid w:val="00B0201D"/>
    <w:rsid w:val="00B0326A"/>
    <w:rsid w:val="00B0327A"/>
    <w:rsid w:val="00B03E0C"/>
    <w:rsid w:val="00B05303"/>
    <w:rsid w:val="00B0685A"/>
    <w:rsid w:val="00B07199"/>
    <w:rsid w:val="00B07F45"/>
    <w:rsid w:val="00B10010"/>
    <w:rsid w:val="00B10601"/>
    <w:rsid w:val="00B10C62"/>
    <w:rsid w:val="00B112B4"/>
    <w:rsid w:val="00B134EB"/>
    <w:rsid w:val="00B13901"/>
    <w:rsid w:val="00B13C8A"/>
    <w:rsid w:val="00B15EFE"/>
    <w:rsid w:val="00B163D3"/>
    <w:rsid w:val="00B168A0"/>
    <w:rsid w:val="00B16A5E"/>
    <w:rsid w:val="00B16A8F"/>
    <w:rsid w:val="00B17F1D"/>
    <w:rsid w:val="00B20FF7"/>
    <w:rsid w:val="00B22A00"/>
    <w:rsid w:val="00B22E2B"/>
    <w:rsid w:val="00B238CF"/>
    <w:rsid w:val="00B252DE"/>
    <w:rsid w:val="00B26034"/>
    <w:rsid w:val="00B26717"/>
    <w:rsid w:val="00B26941"/>
    <w:rsid w:val="00B273B3"/>
    <w:rsid w:val="00B3067C"/>
    <w:rsid w:val="00B30B82"/>
    <w:rsid w:val="00B30CA5"/>
    <w:rsid w:val="00B320A4"/>
    <w:rsid w:val="00B32428"/>
    <w:rsid w:val="00B334CB"/>
    <w:rsid w:val="00B36452"/>
    <w:rsid w:val="00B3665C"/>
    <w:rsid w:val="00B37CD5"/>
    <w:rsid w:val="00B412F6"/>
    <w:rsid w:val="00B425D1"/>
    <w:rsid w:val="00B434F2"/>
    <w:rsid w:val="00B43B85"/>
    <w:rsid w:val="00B4465E"/>
    <w:rsid w:val="00B45AA4"/>
    <w:rsid w:val="00B46BA4"/>
    <w:rsid w:val="00B50055"/>
    <w:rsid w:val="00B50542"/>
    <w:rsid w:val="00B50DA4"/>
    <w:rsid w:val="00B51118"/>
    <w:rsid w:val="00B5112F"/>
    <w:rsid w:val="00B51596"/>
    <w:rsid w:val="00B521A3"/>
    <w:rsid w:val="00B53ED7"/>
    <w:rsid w:val="00B5576D"/>
    <w:rsid w:val="00B55EBE"/>
    <w:rsid w:val="00B57B20"/>
    <w:rsid w:val="00B63A9B"/>
    <w:rsid w:val="00B64A93"/>
    <w:rsid w:val="00B6582A"/>
    <w:rsid w:val="00B66BAD"/>
    <w:rsid w:val="00B67E34"/>
    <w:rsid w:val="00B70C46"/>
    <w:rsid w:val="00B70CC0"/>
    <w:rsid w:val="00B712D2"/>
    <w:rsid w:val="00B716A8"/>
    <w:rsid w:val="00B71F84"/>
    <w:rsid w:val="00B72F49"/>
    <w:rsid w:val="00B732FE"/>
    <w:rsid w:val="00B73876"/>
    <w:rsid w:val="00B73D93"/>
    <w:rsid w:val="00B73E9F"/>
    <w:rsid w:val="00B74BB1"/>
    <w:rsid w:val="00B74EF9"/>
    <w:rsid w:val="00B7508B"/>
    <w:rsid w:val="00B778D6"/>
    <w:rsid w:val="00B778FC"/>
    <w:rsid w:val="00B77BE8"/>
    <w:rsid w:val="00B77F27"/>
    <w:rsid w:val="00B80620"/>
    <w:rsid w:val="00B80957"/>
    <w:rsid w:val="00B81550"/>
    <w:rsid w:val="00B8155B"/>
    <w:rsid w:val="00B824A4"/>
    <w:rsid w:val="00B824F9"/>
    <w:rsid w:val="00B82531"/>
    <w:rsid w:val="00B826CD"/>
    <w:rsid w:val="00B85512"/>
    <w:rsid w:val="00B86E1D"/>
    <w:rsid w:val="00B8732E"/>
    <w:rsid w:val="00B91269"/>
    <w:rsid w:val="00B914ED"/>
    <w:rsid w:val="00B92D7A"/>
    <w:rsid w:val="00B93E8F"/>
    <w:rsid w:val="00B9621F"/>
    <w:rsid w:val="00B96391"/>
    <w:rsid w:val="00B977BC"/>
    <w:rsid w:val="00BA11A7"/>
    <w:rsid w:val="00BA1A95"/>
    <w:rsid w:val="00BA2992"/>
    <w:rsid w:val="00BA4B72"/>
    <w:rsid w:val="00BA4C4E"/>
    <w:rsid w:val="00BA5C48"/>
    <w:rsid w:val="00BA77C0"/>
    <w:rsid w:val="00BB0697"/>
    <w:rsid w:val="00BB17B0"/>
    <w:rsid w:val="00BB28B3"/>
    <w:rsid w:val="00BB3150"/>
    <w:rsid w:val="00BB319B"/>
    <w:rsid w:val="00BB45B1"/>
    <w:rsid w:val="00BB4F9A"/>
    <w:rsid w:val="00BB6059"/>
    <w:rsid w:val="00BC16FD"/>
    <w:rsid w:val="00BC2DA5"/>
    <w:rsid w:val="00BC4FA9"/>
    <w:rsid w:val="00BC587E"/>
    <w:rsid w:val="00BC6458"/>
    <w:rsid w:val="00BC67CE"/>
    <w:rsid w:val="00BD1082"/>
    <w:rsid w:val="00BD155A"/>
    <w:rsid w:val="00BD30E1"/>
    <w:rsid w:val="00BD381B"/>
    <w:rsid w:val="00BD43FE"/>
    <w:rsid w:val="00BD4A9B"/>
    <w:rsid w:val="00BD6BC6"/>
    <w:rsid w:val="00BD7349"/>
    <w:rsid w:val="00BD7E15"/>
    <w:rsid w:val="00BD7F69"/>
    <w:rsid w:val="00BE060B"/>
    <w:rsid w:val="00BE1D13"/>
    <w:rsid w:val="00BE1FDB"/>
    <w:rsid w:val="00BE2211"/>
    <w:rsid w:val="00BE2F04"/>
    <w:rsid w:val="00BE4A69"/>
    <w:rsid w:val="00BE5627"/>
    <w:rsid w:val="00BF06FC"/>
    <w:rsid w:val="00BF18FE"/>
    <w:rsid w:val="00BF1919"/>
    <w:rsid w:val="00BF2F3C"/>
    <w:rsid w:val="00BF3095"/>
    <w:rsid w:val="00BF46F6"/>
    <w:rsid w:val="00BF4F9B"/>
    <w:rsid w:val="00BF612E"/>
    <w:rsid w:val="00C00020"/>
    <w:rsid w:val="00C0004A"/>
    <w:rsid w:val="00C0021C"/>
    <w:rsid w:val="00C020B9"/>
    <w:rsid w:val="00C02FBC"/>
    <w:rsid w:val="00C03C12"/>
    <w:rsid w:val="00C0441A"/>
    <w:rsid w:val="00C05B9A"/>
    <w:rsid w:val="00C06707"/>
    <w:rsid w:val="00C07522"/>
    <w:rsid w:val="00C12134"/>
    <w:rsid w:val="00C1339E"/>
    <w:rsid w:val="00C14383"/>
    <w:rsid w:val="00C150D8"/>
    <w:rsid w:val="00C16772"/>
    <w:rsid w:val="00C16E14"/>
    <w:rsid w:val="00C21385"/>
    <w:rsid w:val="00C21F8E"/>
    <w:rsid w:val="00C22113"/>
    <w:rsid w:val="00C22238"/>
    <w:rsid w:val="00C2297F"/>
    <w:rsid w:val="00C236C2"/>
    <w:rsid w:val="00C23D17"/>
    <w:rsid w:val="00C24162"/>
    <w:rsid w:val="00C24217"/>
    <w:rsid w:val="00C246E4"/>
    <w:rsid w:val="00C2476C"/>
    <w:rsid w:val="00C26F78"/>
    <w:rsid w:val="00C270C1"/>
    <w:rsid w:val="00C27FD9"/>
    <w:rsid w:val="00C30166"/>
    <w:rsid w:val="00C3219A"/>
    <w:rsid w:val="00C32EF0"/>
    <w:rsid w:val="00C33C70"/>
    <w:rsid w:val="00C3455A"/>
    <w:rsid w:val="00C3519D"/>
    <w:rsid w:val="00C35DF2"/>
    <w:rsid w:val="00C35E1B"/>
    <w:rsid w:val="00C368D2"/>
    <w:rsid w:val="00C36B7B"/>
    <w:rsid w:val="00C36F5C"/>
    <w:rsid w:val="00C40593"/>
    <w:rsid w:val="00C40704"/>
    <w:rsid w:val="00C40BB6"/>
    <w:rsid w:val="00C42BDE"/>
    <w:rsid w:val="00C430FC"/>
    <w:rsid w:val="00C434FA"/>
    <w:rsid w:val="00C44B74"/>
    <w:rsid w:val="00C44F10"/>
    <w:rsid w:val="00C45A5D"/>
    <w:rsid w:val="00C47FC2"/>
    <w:rsid w:val="00C52122"/>
    <w:rsid w:val="00C5219C"/>
    <w:rsid w:val="00C53909"/>
    <w:rsid w:val="00C53E78"/>
    <w:rsid w:val="00C55B35"/>
    <w:rsid w:val="00C562BC"/>
    <w:rsid w:val="00C571AC"/>
    <w:rsid w:val="00C61F5C"/>
    <w:rsid w:val="00C62B93"/>
    <w:rsid w:val="00C636B1"/>
    <w:rsid w:val="00C63E9D"/>
    <w:rsid w:val="00C64D2E"/>
    <w:rsid w:val="00C654AB"/>
    <w:rsid w:val="00C665E8"/>
    <w:rsid w:val="00C67782"/>
    <w:rsid w:val="00C70EDE"/>
    <w:rsid w:val="00C70F12"/>
    <w:rsid w:val="00C7195A"/>
    <w:rsid w:val="00C71F9F"/>
    <w:rsid w:val="00C756DF"/>
    <w:rsid w:val="00C75949"/>
    <w:rsid w:val="00C76F1F"/>
    <w:rsid w:val="00C7755A"/>
    <w:rsid w:val="00C77D83"/>
    <w:rsid w:val="00C81A69"/>
    <w:rsid w:val="00C820D8"/>
    <w:rsid w:val="00C82474"/>
    <w:rsid w:val="00C82962"/>
    <w:rsid w:val="00C829CA"/>
    <w:rsid w:val="00C831A4"/>
    <w:rsid w:val="00C8636F"/>
    <w:rsid w:val="00C91307"/>
    <w:rsid w:val="00C928C4"/>
    <w:rsid w:val="00C94099"/>
    <w:rsid w:val="00C947FE"/>
    <w:rsid w:val="00C9572B"/>
    <w:rsid w:val="00C97237"/>
    <w:rsid w:val="00C972B6"/>
    <w:rsid w:val="00CA0570"/>
    <w:rsid w:val="00CA3AFD"/>
    <w:rsid w:val="00CA4C31"/>
    <w:rsid w:val="00CA680B"/>
    <w:rsid w:val="00CA7CAA"/>
    <w:rsid w:val="00CB0B89"/>
    <w:rsid w:val="00CB0FA8"/>
    <w:rsid w:val="00CB2172"/>
    <w:rsid w:val="00CB2ADF"/>
    <w:rsid w:val="00CB370B"/>
    <w:rsid w:val="00CB5C59"/>
    <w:rsid w:val="00CB6125"/>
    <w:rsid w:val="00CB6417"/>
    <w:rsid w:val="00CB7489"/>
    <w:rsid w:val="00CC1335"/>
    <w:rsid w:val="00CC26DF"/>
    <w:rsid w:val="00CC2981"/>
    <w:rsid w:val="00CC3418"/>
    <w:rsid w:val="00CC3F75"/>
    <w:rsid w:val="00CC5BAC"/>
    <w:rsid w:val="00CC601F"/>
    <w:rsid w:val="00CC7EFD"/>
    <w:rsid w:val="00CD00BC"/>
    <w:rsid w:val="00CD07CE"/>
    <w:rsid w:val="00CD4D64"/>
    <w:rsid w:val="00CD62C7"/>
    <w:rsid w:val="00CD644F"/>
    <w:rsid w:val="00CE0129"/>
    <w:rsid w:val="00CE028F"/>
    <w:rsid w:val="00CE2034"/>
    <w:rsid w:val="00CE302C"/>
    <w:rsid w:val="00CE3573"/>
    <w:rsid w:val="00CE4184"/>
    <w:rsid w:val="00CE43AC"/>
    <w:rsid w:val="00CE6411"/>
    <w:rsid w:val="00CE6425"/>
    <w:rsid w:val="00CE6D66"/>
    <w:rsid w:val="00CF18AB"/>
    <w:rsid w:val="00CF308A"/>
    <w:rsid w:val="00CF54D0"/>
    <w:rsid w:val="00CF66E2"/>
    <w:rsid w:val="00CF6B36"/>
    <w:rsid w:val="00CF752A"/>
    <w:rsid w:val="00CF7B61"/>
    <w:rsid w:val="00D016E2"/>
    <w:rsid w:val="00D0197D"/>
    <w:rsid w:val="00D03BCF"/>
    <w:rsid w:val="00D03CFF"/>
    <w:rsid w:val="00D04724"/>
    <w:rsid w:val="00D05923"/>
    <w:rsid w:val="00D11508"/>
    <w:rsid w:val="00D12AD8"/>
    <w:rsid w:val="00D13A0F"/>
    <w:rsid w:val="00D15495"/>
    <w:rsid w:val="00D15B9D"/>
    <w:rsid w:val="00D1634C"/>
    <w:rsid w:val="00D16E94"/>
    <w:rsid w:val="00D2013A"/>
    <w:rsid w:val="00D20213"/>
    <w:rsid w:val="00D204F8"/>
    <w:rsid w:val="00D239B7"/>
    <w:rsid w:val="00D2485C"/>
    <w:rsid w:val="00D274C5"/>
    <w:rsid w:val="00D27AB7"/>
    <w:rsid w:val="00D30752"/>
    <w:rsid w:val="00D30AE6"/>
    <w:rsid w:val="00D30BE8"/>
    <w:rsid w:val="00D31068"/>
    <w:rsid w:val="00D31F95"/>
    <w:rsid w:val="00D32219"/>
    <w:rsid w:val="00D3263F"/>
    <w:rsid w:val="00D328A3"/>
    <w:rsid w:val="00D331CB"/>
    <w:rsid w:val="00D33C2E"/>
    <w:rsid w:val="00D34378"/>
    <w:rsid w:val="00D35E04"/>
    <w:rsid w:val="00D40837"/>
    <w:rsid w:val="00D412E5"/>
    <w:rsid w:val="00D41756"/>
    <w:rsid w:val="00D41975"/>
    <w:rsid w:val="00D41C47"/>
    <w:rsid w:val="00D41F67"/>
    <w:rsid w:val="00D42677"/>
    <w:rsid w:val="00D503B6"/>
    <w:rsid w:val="00D50798"/>
    <w:rsid w:val="00D50934"/>
    <w:rsid w:val="00D50F60"/>
    <w:rsid w:val="00D530F7"/>
    <w:rsid w:val="00D5373C"/>
    <w:rsid w:val="00D55AEE"/>
    <w:rsid w:val="00D568F7"/>
    <w:rsid w:val="00D57D97"/>
    <w:rsid w:val="00D6105B"/>
    <w:rsid w:val="00D61517"/>
    <w:rsid w:val="00D622E9"/>
    <w:rsid w:val="00D63B11"/>
    <w:rsid w:val="00D64ED4"/>
    <w:rsid w:val="00D65539"/>
    <w:rsid w:val="00D663ED"/>
    <w:rsid w:val="00D73414"/>
    <w:rsid w:val="00D739D4"/>
    <w:rsid w:val="00D739EB"/>
    <w:rsid w:val="00D75949"/>
    <w:rsid w:val="00D76A57"/>
    <w:rsid w:val="00D77587"/>
    <w:rsid w:val="00D80350"/>
    <w:rsid w:val="00D8123E"/>
    <w:rsid w:val="00D81E0B"/>
    <w:rsid w:val="00D81F99"/>
    <w:rsid w:val="00D825F5"/>
    <w:rsid w:val="00D82AA0"/>
    <w:rsid w:val="00D838B7"/>
    <w:rsid w:val="00D85772"/>
    <w:rsid w:val="00D8669E"/>
    <w:rsid w:val="00D914A6"/>
    <w:rsid w:val="00D91D4E"/>
    <w:rsid w:val="00D92F27"/>
    <w:rsid w:val="00D92F4B"/>
    <w:rsid w:val="00D958B2"/>
    <w:rsid w:val="00D970C9"/>
    <w:rsid w:val="00DA0765"/>
    <w:rsid w:val="00DA08A0"/>
    <w:rsid w:val="00DA1716"/>
    <w:rsid w:val="00DA3194"/>
    <w:rsid w:val="00DA3D8F"/>
    <w:rsid w:val="00DA4262"/>
    <w:rsid w:val="00DA45BB"/>
    <w:rsid w:val="00DA4ED9"/>
    <w:rsid w:val="00DA5243"/>
    <w:rsid w:val="00DA7033"/>
    <w:rsid w:val="00DB0CA9"/>
    <w:rsid w:val="00DB2A5C"/>
    <w:rsid w:val="00DB36D5"/>
    <w:rsid w:val="00DB3E25"/>
    <w:rsid w:val="00DB47EB"/>
    <w:rsid w:val="00DB4ADB"/>
    <w:rsid w:val="00DB5E06"/>
    <w:rsid w:val="00DB6835"/>
    <w:rsid w:val="00DB7171"/>
    <w:rsid w:val="00DB74AC"/>
    <w:rsid w:val="00DB7889"/>
    <w:rsid w:val="00DB7956"/>
    <w:rsid w:val="00DC3EC1"/>
    <w:rsid w:val="00DC6160"/>
    <w:rsid w:val="00DD3A46"/>
    <w:rsid w:val="00DD4061"/>
    <w:rsid w:val="00DD4CAA"/>
    <w:rsid w:val="00DD5844"/>
    <w:rsid w:val="00DD653C"/>
    <w:rsid w:val="00DD7A92"/>
    <w:rsid w:val="00DE0E34"/>
    <w:rsid w:val="00DE0F7B"/>
    <w:rsid w:val="00DE14E8"/>
    <w:rsid w:val="00DE2638"/>
    <w:rsid w:val="00DE34A1"/>
    <w:rsid w:val="00DE478C"/>
    <w:rsid w:val="00DE5409"/>
    <w:rsid w:val="00DE5710"/>
    <w:rsid w:val="00DE5BB4"/>
    <w:rsid w:val="00DE5C59"/>
    <w:rsid w:val="00DE748A"/>
    <w:rsid w:val="00DE7EC3"/>
    <w:rsid w:val="00DF01CC"/>
    <w:rsid w:val="00DF05D9"/>
    <w:rsid w:val="00DF29C0"/>
    <w:rsid w:val="00DF30B7"/>
    <w:rsid w:val="00DF3517"/>
    <w:rsid w:val="00DF5FB1"/>
    <w:rsid w:val="00DF6730"/>
    <w:rsid w:val="00DF7119"/>
    <w:rsid w:val="00DF729B"/>
    <w:rsid w:val="00E0161F"/>
    <w:rsid w:val="00E020E8"/>
    <w:rsid w:val="00E02619"/>
    <w:rsid w:val="00E0287A"/>
    <w:rsid w:val="00E02CE2"/>
    <w:rsid w:val="00E03583"/>
    <w:rsid w:val="00E037E1"/>
    <w:rsid w:val="00E049B1"/>
    <w:rsid w:val="00E051B0"/>
    <w:rsid w:val="00E0527A"/>
    <w:rsid w:val="00E05C05"/>
    <w:rsid w:val="00E05D37"/>
    <w:rsid w:val="00E0702E"/>
    <w:rsid w:val="00E11495"/>
    <w:rsid w:val="00E128FA"/>
    <w:rsid w:val="00E133E1"/>
    <w:rsid w:val="00E143C8"/>
    <w:rsid w:val="00E16B23"/>
    <w:rsid w:val="00E16FB9"/>
    <w:rsid w:val="00E17C48"/>
    <w:rsid w:val="00E17DD3"/>
    <w:rsid w:val="00E229A8"/>
    <w:rsid w:val="00E22B1F"/>
    <w:rsid w:val="00E22CF7"/>
    <w:rsid w:val="00E23F91"/>
    <w:rsid w:val="00E24EC7"/>
    <w:rsid w:val="00E25C1B"/>
    <w:rsid w:val="00E26843"/>
    <w:rsid w:val="00E26899"/>
    <w:rsid w:val="00E268B1"/>
    <w:rsid w:val="00E27670"/>
    <w:rsid w:val="00E3053A"/>
    <w:rsid w:val="00E30880"/>
    <w:rsid w:val="00E316F2"/>
    <w:rsid w:val="00E3176E"/>
    <w:rsid w:val="00E3218D"/>
    <w:rsid w:val="00E326E1"/>
    <w:rsid w:val="00E34FEA"/>
    <w:rsid w:val="00E36C02"/>
    <w:rsid w:val="00E3765C"/>
    <w:rsid w:val="00E37A60"/>
    <w:rsid w:val="00E40039"/>
    <w:rsid w:val="00E40A0A"/>
    <w:rsid w:val="00E41047"/>
    <w:rsid w:val="00E46691"/>
    <w:rsid w:val="00E47C2E"/>
    <w:rsid w:val="00E52186"/>
    <w:rsid w:val="00E536D4"/>
    <w:rsid w:val="00E568F3"/>
    <w:rsid w:val="00E56FF5"/>
    <w:rsid w:val="00E6041C"/>
    <w:rsid w:val="00E60696"/>
    <w:rsid w:val="00E62252"/>
    <w:rsid w:val="00E63E6E"/>
    <w:rsid w:val="00E63F80"/>
    <w:rsid w:val="00E65DE6"/>
    <w:rsid w:val="00E66F1C"/>
    <w:rsid w:val="00E67ECA"/>
    <w:rsid w:val="00E7058C"/>
    <w:rsid w:val="00E70B71"/>
    <w:rsid w:val="00E70E41"/>
    <w:rsid w:val="00E70F0E"/>
    <w:rsid w:val="00E72677"/>
    <w:rsid w:val="00E7267D"/>
    <w:rsid w:val="00E728C6"/>
    <w:rsid w:val="00E72F5C"/>
    <w:rsid w:val="00E73062"/>
    <w:rsid w:val="00E75EF2"/>
    <w:rsid w:val="00E76CBA"/>
    <w:rsid w:val="00E7778B"/>
    <w:rsid w:val="00E80602"/>
    <w:rsid w:val="00E80B54"/>
    <w:rsid w:val="00E812C3"/>
    <w:rsid w:val="00E81A5C"/>
    <w:rsid w:val="00E826B9"/>
    <w:rsid w:val="00E82BE8"/>
    <w:rsid w:val="00E83A88"/>
    <w:rsid w:val="00E84305"/>
    <w:rsid w:val="00E8430D"/>
    <w:rsid w:val="00E85391"/>
    <w:rsid w:val="00E87E53"/>
    <w:rsid w:val="00E919AB"/>
    <w:rsid w:val="00E91F7E"/>
    <w:rsid w:val="00E92444"/>
    <w:rsid w:val="00E94189"/>
    <w:rsid w:val="00E95103"/>
    <w:rsid w:val="00E9535E"/>
    <w:rsid w:val="00E95677"/>
    <w:rsid w:val="00E957EC"/>
    <w:rsid w:val="00E9589F"/>
    <w:rsid w:val="00E95A78"/>
    <w:rsid w:val="00E9717F"/>
    <w:rsid w:val="00EA16A3"/>
    <w:rsid w:val="00EA270F"/>
    <w:rsid w:val="00EA30D4"/>
    <w:rsid w:val="00EA4515"/>
    <w:rsid w:val="00EA52D1"/>
    <w:rsid w:val="00EA5D4F"/>
    <w:rsid w:val="00EA5DE3"/>
    <w:rsid w:val="00EA7F69"/>
    <w:rsid w:val="00EA7F8B"/>
    <w:rsid w:val="00EB29F9"/>
    <w:rsid w:val="00EB2F5D"/>
    <w:rsid w:val="00EB3A6F"/>
    <w:rsid w:val="00EB439D"/>
    <w:rsid w:val="00EB5A61"/>
    <w:rsid w:val="00EB64D7"/>
    <w:rsid w:val="00EC10EB"/>
    <w:rsid w:val="00EC1452"/>
    <w:rsid w:val="00EC15EA"/>
    <w:rsid w:val="00EC6781"/>
    <w:rsid w:val="00ED131B"/>
    <w:rsid w:val="00ED2530"/>
    <w:rsid w:val="00ED333E"/>
    <w:rsid w:val="00ED5408"/>
    <w:rsid w:val="00ED54DE"/>
    <w:rsid w:val="00EE0512"/>
    <w:rsid w:val="00EE12FE"/>
    <w:rsid w:val="00EE1BED"/>
    <w:rsid w:val="00EE2721"/>
    <w:rsid w:val="00EE2A9E"/>
    <w:rsid w:val="00EE2C81"/>
    <w:rsid w:val="00EE2E7B"/>
    <w:rsid w:val="00EE3236"/>
    <w:rsid w:val="00EE3B9C"/>
    <w:rsid w:val="00EE43E4"/>
    <w:rsid w:val="00EE4CEC"/>
    <w:rsid w:val="00EE58B9"/>
    <w:rsid w:val="00EE7908"/>
    <w:rsid w:val="00EE7C7F"/>
    <w:rsid w:val="00EF052D"/>
    <w:rsid w:val="00EF07F3"/>
    <w:rsid w:val="00EF081B"/>
    <w:rsid w:val="00EF52CD"/>
    <w:rsid w:val="00EF5BAD"/>
    <w:rsid w:val="00F00372"/>
    <w:rsid w:val="00F00EFC"/>
    <w:rsid w:val="00F01332"/>
    <w:rsid w:val="00F022C4"/>
    <w:rsid w:val="00F02BE0"/>
    <w:rsid w:val="00F033AA"/>
    <w:rsid w:val="00F03F57"/>
    <w:rsid w:val="00F04576"/>
    <w:rsid w:val="00F06019"/>
    <w:rsid w:val="00F07420"/>
    <w:rsid w:val="00F1094E"/>
    <w:rsid w:val="00F111D8"/>
    <w:rsid w:val="00F1229C"/>
    <w:rsid w:val="00F124AA"/>
    <w:rsid w:val="00F13193"/>
    <w:rsid w:val="00F131DC"/>
    <w:rsid w:val="00F13B4A"/>
    <w:rsid w:val="00F15546"/>
    <w:rsid w:val="00F16F57"/>
    <w:rsid w:val="00F205E9"/>
    <w:rsid w:val="00F21304"/>
    <w:rsid w:val="00F21542"/>
    <w:rsid w:val="00F2259E"/>
    <w:rsid w:val="00F22862"/>
    <w:rsid w:val="00F243EF"/>
    <w:rsid w:val="00F24698"/>
    <w:rsid w:val="00F24ADB"/>
    <w:rsid w:val="00F24C48"/>
    <w:rsid w:val="00F254DB"/>
    <w:rsid w:val="00F27A41"/>
    <w:rsid w:val="00F27BFB"/>
    <w:rsid w:val="00F31193"/>
    <w:rsid w:val="00F33925"/>
    <w:rsid w:val="00F34FDE"/>
    <w:rsid w:val="00F368BA"/>
    <w:rsid w:val="00F36CE4"/>
    <w:rsid w:val="00F36F34"/>
    <w:rsid w:val="00F36F6C"/>
    <w:rsid w:val="00F4026D"/>
    <w:rsid w:val="00F41010"/>
    <w:rsid w:val="00F41535"/>
    <w:rsid w:val="00F428F1"/>
    <w:rsid w:val="00F43C26"/>
    <w:rsid w:val="00F44958"/>
    <w:rsid w:val="00F451B7"/>
    <w:rsid w:val="00F457B9"/>
    <w:rsid w:val="00F4660A"/>
    <w:rsid w:val="00F47229"/>
    <w:rsid w:val="00F47305"/>
    <w:rsid w:val="00F4794A"/>
    <w:rsid w:val="00F47D05"/>
    <w:rsid w:val="00F50E60"/>
    <w:rsid w:val="00F51495"/>
    <w:rsid w:val="00F52F50"/>
    <w:rsid w:val="00F52FDF"/>
    <w:rsid w:val="00F5691A"/>
    <w:rsid w:val="00F56998"/>
    <w:rsid w:val="00F56D3A"/>
    <w:rsid w:val="00F56EA3"/>
    <w:rsid w:val="00F57027"/>
    <w:rsid w:val="00F577DE"/>
    <w:rsid w:val="00F57EB2"/>
    <w:rsid w:val="00F6065A"/>
    <w:rsid w:val="00F60E87"/>
    <w:rsid w:val="00F611D6"/>
    <w:rsid w:val="00F626DA"/>
    <w:rsid w:val="00F64AF5"/>
    <w:rsid w:val="00F66694"/>
    <w:rsid w:val="00F6763E"/>
    <w:rsid w:val="00F67DD9"/>
    <w:rsid w:val="00F67E43"/>
    <w:rsid w:val="00F70F2E"/>
    <w:rsid w:val="00F714FC"/>
    <w:rsid w:val="00F73771"/>
    <w:rsid w:val="00F74588"/>
    <w:rsid w:val="00F74A24"/>
    <w:rsid w:val="00F7610D"/>
    <w:rsid w:val="00F765EE"/>
    <w:rsid w:val="00F81573"/>
    <w:rsid w:val="00F817AD"/>
    <w:rsid w:val="00F8270C"/>
    <w:rsid w:val="00F827BC"/>
    <w:rsid w:val="00F82815"/>
    <w:rsid w:val="00F83256"/>
    <w:rsid w:val="00F8399D"/>
    <w:rsid w:val="00F83D9A"/>
    <w:rsid w:val="00F844BF"/>
    <w:rsid w:val="00F84DC3"/>
    <w:rsid w:val="00F85899"/>
    <w:rsid w:val="00F91264"/>
    <w:rsid w:val="00F916FF"/>
    <w:rsid w:val="00F95E6E"/>
    <w:rsid w:val="00F961FD"/>
    <w:rsid w:val="00F96F77"/>
    <w:rsid w:val="00F97CBE"/>
    <w:rsid w:val="00FA1193"/>
    <w:rsid w:val="00FA3523"/>
    <w:rsid w:val="00FA4605"/>
    <w:rsid w:val="00FA5B53"/>
    <w:rsid w:val="00FA5C98"/>
    <w:rsid w:val="00FA7512"/>
    <w:rsid w:val="00FA76B4"/>
    <w:rsid w:val="00FB1222"/>
    <w:rsid w:val="00FB1CF5"/>
    <w:rsid w:val="00FB2237"/>
    <w:rsid w:val="00FB24AD"/>
    <w:rsid w:val="00FB5D03"/>
    <w:rsid w:val="00FB6196"/>
    <w:rsid w:val="00FB62D6"/>
    <w:rsid w:val="00FB7060"/>
    <w:rsid w:val="00FB73D7"/>
    <w:rsid w:val="00FC0604"/>
    <w:rsid w:val="00FC1ACE"/>
    <w:rsid w:val="00FC1DD2"/>
    <w:rsid w:val="00FC200D"/>
    <w:rsid w:val="00FC3AA7"/>
    <w:rsid w:val="00FC4B76"/>
    <w:rsid w:val="00FC4DCF"/>
    <w:rsid w:val="00FC53EB"/>
    <w:rsid w:val="00FC624D"/>
    <w:rsid w:val="00FC7207"/>
    <w:rsid w:val="00FC7393"/>
    <w:rsid w:val="00FD027B"/>
    <w:rsid w:val="00FD1383"/>
    <w:rsid w:val="00FD2641"/>
    <w:rsid w:val="00FD31C8"/>
    <w:rsid w:val="00FD7964"/>
    <w:rsid w:val="00FE060B"/>
    <w:rsid w:val="00FE118D"/>
    <w:rsid w:val="00FE138E"/>
    <w:rsid w:val="00FE2D20"/>
    <w:rsid w:val="00FE30E6"/>
    <w:rsid w:val="00FE321B"/>
    <w:rsid w:val="00FE3D1F"/>
    <w:rsid w:val="00FE3E01"/>
    <w:rsid w:val="00FE5131"/>
    <w:rsid w:val="00FE67EE"/>
    <w:rsid w:val="00FE7FF1"/>
    <w:rsid w:val="00FF1934"/>
    <w:rsid w:val="00FF46FF"/>
    <w:rsid w:val="00FF4996"/>
    <w:rsid w:val="00FF5127"/>
    <w:rsid w:val="00FF6211"/>
    <w:rsid w:val="00FF630A"/>
    <w:rsid w:val="00FF6C8A"/>
    <w:rsid w:val="00FF72C0"/>
    <w:rsid w:val="00FF734B"/>
    <w:rsid w:val="00FF7F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F5F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pPr>
    <w:rPr>
      <w:iCs/>
      <w:kern w:val="16"/>
    </w:rPr>
  </w:style>
  <w:style w:type="paragraph" w:styleId="Heading1">
    <w:name w:val="heading 1"/>
    <w:aliases w:val="1,temp,11,12,13,14,15,16,17,18,19,110,H1,H11,H12,H13,H14,H15,H16,H17,Section Title,l1,Main Title,Main Title1,Main Title2,Main Title3,Main Title4,Main Title5,Main Title11,Main Title21,Main Title31,Main Title41,Main Title6,Main Title12,h1,Head1"/>
    <w:basedOn w:val="Normal"/>
    <w:next w:val="Body"/>
    <w:link w:val="Heading1Char"/>
    <w:qFormat/>
    <w:pPr>
      <w:keepNext/>
      <w:keepLines/>
      <w:pageBreakBefore/>
      <w:numPr>
        <w:numId w:val="7"/>
      </w:numPr>
      <w:outlineLvl w:val="0"/>
    </w:pPr>
    <w:rPr>
      <w:b/>
      <w:kern w:val="28"/>
      <w:sz w:val="30"/>
      <w:lang w:val="x-none" w:eastAsia="x-none"/>
    </w:rPr>
  </w:style>
  <w:style w:type="paragraph" w:styleId="Heading2">
    <w:name w:val="heading 2"/>
    <w:aliases w:val="2,PRTM Heading 2,Heading3,Heading2,Map Title,H2,H21,H22,H211,H23,H212,h2,Head2,Header 2,l2,Header2,I2"/>
    <w:basedOn w:val="Normal"/>
    <w:next w:val="Body"/>
    <w:link w:val="Heading2Char"/>
    <w:qFormat/>
    <w:rsid w:val="00B824A4"/>
    <w:pPr>
      <w:keepNext/>
      <w:keepLines/>
      <w:numPr>
        <w:ilvl w:val="1"/>
        <w:numId w:val="7"/>
      </w:numPr>
      <w:spacing w:before="240"/>
      <w:ind w:left="288"/>
      <w:outlineLvl w:val="1"/>
    </w:pPr>
    <w:rPr>
      <w:b/>
      <w:sz w:val="26"/>
    </w:rPr>
  </w:style>
  <w:style w:type="paragraph" w:styleId="Heading3">
    <w:name w:val="heading 3"/>
    <w:aliases w:val="3,PRTM Heading 3,h3,H3"/>
    <w:basedOn w:val="Normal"/>
    <w:next w:val="Body"/>
    <w:link w:val="Heading3Char"/>
    <w:qFormat/>
    <w:pPr>
      <w:keepNext/>
      <w:keepLines/>
      <w:numPr>
        <w:ilvl w:val="2"/>
        <w:numId w:val="7"/>
      </w:numPr>
      <w:spacing w:before="240"/>
      <w:outlineLvl w:val="2"/>
    </w:pPr>
    <w:rPr>
      <w:b/>
      <w:sz w:val="24"/>
    </w:rPr>
  </w:style>
  <w:style w:type="paragraph" w:styleId="Heading4">
    <w:name w:val="heading 4"/>
    <w:aliases w:val="4,PRTM Heading 4"/>
    <w:basedOn w:val="Normal"/>
    <w:next w:val="Body"/>
    <w:link w:val="Heading4Char"/>
    <w:qFormat/>
    <w:pPr>
      <w:keepNext/>
      <w:keepLines/>
      <w:numPr>
        <w:ilvl w:val="3"/>
        <w:numId w:val="7"/>
      </w:numPr>
      <w:spacing w:before="180"/>
      <w:outlineLvl w:val="3"/>
    </w:pPr>
    <w:rPr>
      <w:b/>
      <w:sz w:val="22"/>
    </w:rPr>
  </w:style>
  <w:style w:type="paragraph" w:styleId="Heading5">
    <w:name w:val="heading 5"/>
    <w:aliases w:val="Heading 5_RFP,5"/>
    <w:basedOn w:val="Normal"/>
    <w:next w:val="Body"/>
    <w:qFormat/>
    <w:pPr>
      <w:keepNext/>
      <w:keepLines/>
      <w:numPr>
        <w:ilvl w:val="4"/>
        <w:numId w:val="7"/>
      </w:numPr>
      <w:spacing w:before="180"/>
      <w:outlineLvl w:val="4"/>
    </w:pPr>
    <w:rPr>
      <w:b/>
    </w:rPr>
  </w:style>
  <w:style w:type="paragraph" w:styleId="Heading6">
    <w:name w:val="heading 6"/>
    <w:aliases w:val="6,Requirement"/>
    <w:basedOn w:val="Normal"/>
    <w:next w:val="Body"/>
    <w:qFormat/>
    <w:pPr>
      <w:keepNext/>
      <w:keepLines/>
      <w:numPr>
        <w:ilvl w:val="5"/>
        <w:numId w:val="7"/>
      </w:numPr>
      <w:spacing w:before="180"/>
      <w:outlineLvl w:val="5"/>
    </w:pPr>
    <w:rPr>
      <w:b/>
      <w:sz w:val="18"/>
    </w:rPr>
  </w:style>
  <w:style w:type="paragraph" w:styleId="Heading7">
    <w:name w:val="heading 7"/>
    <w:aliases w:val="table"/>
    <w:basedOn w:val="Normal"/>
    <w:next w:val="Body"/>
    <w:qFormat/>
    <w:pPr>
      <w:numPr>
        <w:ilvl w:val="6"/>
        <w:numId w:val="7"/>
      </w:numPr>
      <w:outlineLvl w:val="6"/>
    </w:pPr>
    <w:rPr>
      <w:b/>
      <w:sz w:val="12"/>
    </w:rPr>
  </w:style>
  <w:style w:type="paragraph" w:styleId="Heading8">
    <w:name w:val="heading 8"/>
    <w:basedOn w:val="Normal"/>
    <w:next w:val="Body"/>
    <w:qFormat/>
    <w:pPr>
      <w:numPr>
        <w:ilvl w:val="7"/>
        <w:numId w:val="7"/>
      </w:numPr>
      <w:outlineLvl w:val="7"/>
    </w:pPr>
    <w:rPr>
      <w:b/>
      <w:sz w:val="12"/>
    </w:rPr>
  </w:style>
  <w:style w:type="paragraph" w:styleId="Heading9">
    <w:name w:val="heading 9"/>
    <w:basedOn w:val="Normal"/>
    <w:next w:val="Body"/>
    <w:qFormat/>
    <w:pPr>
      <w:numPr>
        <w:ilvl w:val="8"/>
        <w:numId w:val="7"/>
      </w:numPr>
      <w:outlineLvl w:val="8"/>
    </w:pPr>
    <w:rPr>
      <w:b/>
      <w:sz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pPr>
      <w:suppressAutoHyphens/>
      <w:spacing w:after="120"/>
    </w:pPr>
    <w:rPr>
      <w:rFonts w:ascii="Book Antiqua" w:hAnsi="Book Antiqua"/>
      <w:kern w:val="16"/>
    </w:rPr>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aliases w:val="body indent,Body3,Tempo Body Text,bt,body text,BODY TEXT,t"/>
    <w:basedOn w:val="Normal"/>
    <w:link w:val="BodyTextChar"/>
    <w:pPr>
      <w:spacing w:after="240" w:line="240" w:lineRule="atLeast"/>
      <w:jc w:val="both"/>
    </w:pPr>
    <w:rPr>
      <w:spacing w:val="-5"/>
      <w:lang w:val="x-none" w:eastAsia="x-none"/>
    </w:rPr>
  </w:style>
  <w:style w:type="paragraph" w:customStyle="1" w:styleId="FootnoteBase">
    <w:name w:val="Footnote Base"/>
    <w:basedOn w:val="Normal"/>
    <w:pPr>
      <w:keepLines/>
      <w:spacing w:line="200" w:lineRule="atLeast"/>
    </w:pPr>
    <w:rPr>
      <w:sz w:val="16"/>
    </w:rPr>
  </w:style>
  <w:style w:type="paragraph" w:styleId="MessageHeader">
    <w:name w:val="Message Header"/>
    <w:basedOn w:val="BodyText"/>
    <w:pPr>
      <w:keepLines/>
      <w:tabs>
        <w:tab w:val="left" w:pos="3600"/>
        <w:tab w:val="left" w:pos="4680"/>
      </w:tabs>
      <w:spacing w:after="120" w:line="280" w:lineRule="exact"/>
      <w:ind w:right="2160" w:hanging="1080"/>
      <w:jc w:val="left"/>
    </w:pPr>
    <w:rPr>
      <w:spacing w:val="0"/>
      <w:sz w:val="22"/>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customStyle="1" w:styleId="BodyTextKeep">
    <w:name w:val="Body Text Keep"/>
    <w:basedOn w:val="BodyText"/>
    <w:pPr>
      <w:keepNext/>
    </w:pPr>
  </w:style>
  <w:style w:type="paragraph" w:styleId="Caption">
    <w:name w:val="caption"/>
    <w:basedOn w:val="Body"/>
    <w:next w:val="Body"/>
    <w:link w:val="CaptionChar"/>
    <w:uiPriority w:val="35"/>
    <w:qFormat/>
    <w:pPr>
      <w:keepNext/>
      <w:spacing w:before="120"/>
      <w:jc w:val="center"/>
    </w:pPr>
    <w:rPr>
      <w:rFonts w:ascii="Times New Roman" w:hAnsi="Times New Roman"/>
      <w:b/>
    </w:rPr>
  </w:style>
  <w:style w:type="paragraph" w:customStyle="1" w:styleId="Picture">
    <w:name w:val="Picture"/>
    <w:basedOn w:val="Normal"/>
    <w:next w:val="Caption"/>
    <w:pPr>
      <w:keepNext/>
    </w:pPr>
  </w:style>
  <w:style w:type="paragraph" w:customStyle="1" w:styleId="DocumentLabel">
    <w:name w:val="Document Label"/>
    <w:basedOn w:val="TitleCover"/>
  </w:style>
  <w:style w:type="paragraph" w:customStyle="1" w:styleId="TitleCover">
    <w:name w:val="Title Cover"/>
    <w:basedOn w:val="HeadingBase"/>
    <w:next w:val="SubtitleCover"/>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Normal"/>
    <w:pPr>
      <w:pBdr>
        <w:top w:val="single" w:sz="6" w:space="1" w:color="auto"/>
      </w:pBdr>
      <w:jc w:val="center"/>
    </w:pPr>
    <w:rPr>
      <w:rFonts w:ascii="Arial" w:hAnsi="Arial"/>
      <w:sz w:val="16"/>
    </w:rPr>
  </w:style>
  <w:style w:type="paragraph" w:customStyle="1" w:styleId="HeaderBase">
    <w:name w:val="Header Base"/>
    <w:basedOn w:val="Normal"/>
    <w:pPr>
      <w:keepLines/>
      <w:tabs>
        <w:tab w:val="center" w:pos="4320"/>
        <w:tab w:val="right" w:pos="8640"/>
      </w:tabs>
      <w:spacing w:line="190" w:lineRule="atLeast"/>
    </w:pPr>
    <w:rPr>
      <w:caps/>
      <w:sz w:val="15"/>
    </w:rPr>
  </w:style>
  <w:style w:type="character" w:styleId="FootnoteReference">
    <w:name w:val="footnote reference"/>
    <w:semiHidden/>
    <w:rPr>
      <w:vertAlign w:val="superscript"/>
    </w:rPr>
  </w:style>
  <w:style w:type="paragraph" w:styleId="FootnoteText">
    <w:name w:val="footnote text"/>
    <w:basedOn w:val="Body"/>
    <w:link w:val="FootnoteTextChar"/>
    <w:uiPriority w:val="99"/>
    <w:rPr>
      <w:rFonts w:ascii="Arial" w:hAnsi="Arial"/>
      <w:sz w:val="16"/>
    </w:rPr>
  </w:style>
  <w:style w:type="paragraph" w:styleId="Header">
    <w:name w:val="header"/>
    <w:aliases w:val="h,Header/Footer,header odd,Hyphen"/>
    <w:basedOn w:val="Normal"/>
    <w:link w:val="HeaderChar"/>
    <w:pPr>
      <w:pBdr>
        <w:bottom w:val="single" w:sz="6" w:space="1" w:color="auto"/>
      </w:pBdr>
      <w:tabs>
        <w:tab w:val="right" w:pos="10080"/>
      </w:tabs>
    </w:pPr>
  </w:style>
  <w:style w:type="paragraph" w:styleId="Index1">
    <w:name w:val="index 1"/>
    <w:basedOn w:val="IndexBase"/>
    <w:semiHidden/>
  </w:style>
  <w:style w:type="paragraph" w:customStyle="1" w:styleId="IndexBase">
    <w:name w:val="Index Base"/>
    <w:basedOn w:val="Normal"/>
    <w:pPr>
      <w:spacing w:line="240" w:lineRule="atLeast"/>
      <w:ind w:left="360" w:hanging="360"/>
    </w:pPr>
    <w:rPr>
      <w:sz w:val="18"/>
    </w:rPr>
  </w:style>
  <w:style w:type="paragraph" w:styleId="Index2">
    <w:name w:val="index 2"/>
    <w:basedOn w:val="IndexBase"/>
    <w:semiHidden/>
    <w:pPr>
      <w:spacing w:line="240" w:lineRule="auto"/>
      <w:ind w:left="720"/>
    </w:pPr>
  </w:style>
  <w:style w:type="paragraph" w:styleId="Index3">
    <w:name w:val="index 3"/>
    <w:basedOn w:val="IndexBase"/>
    <w:semiHidden/>
    <w:pPr>
      <w:spacing w:line="240" w:lineRule="auto"/>
      <w:ind w:left="1080"/>
    </w:pPr>
  </w:style>
  <w:style w:type="paragraph" w:styleId="Index4">
    <w:name w:val="index 4"/>
    <w:basedOn w:val="IndexBase"/>
    <w:semiHidden/>
    <w:pPr>
      <w:spacing w:line="240" w:lineRule="auto"/>
      <w:ind w:left="1440"/>
    </w:pPr>
  </w:style>
  <w:style w:type="paragraph" w:styleId="Index5">
    <w:name w:val="index 5"/>
    <w:basedOn w:val="IndexBase"/>
    <w:semiHidden/>
    <w:pPr>
      <w:spacing w:line="240" w:lineRule="auto"/>
      <w:ind w:left="1800"/>
    </w:pPr>
  </w:style>
  <w:style w:type="paragraph" w:styleId="IndexHeading">
    <w:name w:val="index heading"/>
    <w:basedOn w:val="HeadingBase"/>
    <w:next w:val="Index1"/>
    <w:semiHidden/>
    <w:pPr>
      <w:keepLines w:val="0"/>
      <w:spacing w:before="0" w:line="480" w:lineRule="atLeast"/>
    </w:pPr>
    <w:rPr>
      <w:rFonts w:ascii="Arial Black" w:hAnsi="Arial Black"/>
      <w:spacing w:val="-5"/>
      <w:kern w:val="0"/>
      <w:sz w:val="24"/>
    </w:rPr>
  </w:style>
  <w:style w:type="paragraph" w:customStyle="1" w:styleId="SectionHeading">
    <w:name w:val="Section Heading"/>
    <w:basedOn w:val="Heading1"/>
    <w:pPr>
      <w:numPr>
        <w:numId w:val="0"/>
      </w:numPr>
      <w:outlineLvl w:val="9"/>
    </w:pPr>
  </w:style>
  <w:style w:type="character" w:customStyle="1" w:styleId="Lead-inEmphasis">
    <w:name w:val="Lead-in Emphasis"/>
    <w:rPr>
      <w:rFonts w:ascii="Arial Black" w:hAnsi="Arial Black"/>
      <w:spacing w:val="-4"/>
      <w:sz w:val="18"/>
    </w:rPr>
  </w:style>
  <w:style w:type="character" w:styleId="LineNumber">
    <w:name w:val="line number"/>
    <w:basedOn w:val="DefaultParagraphFont"/>
  </w:style>
  <w:style w:type="paragraph" w:styleId="List">
    <w:name w:val="List"/>
    <w:basedOn w:val="BodyText"/>
    <w:pPr>
      <w:ind w:left="1440" w:hanging="360"/>
    </w:pPr>
  </w:style>
  <w:style w:type="paragraph" w:styleId="ListBullet">
    <w:name w:val="List Bullet"/>
    <w:basedOn w:val="List"/>
  </w:style>
  <w:style w:type="paragraph" w:styleId="ListNumber">
    <w:name w:val="List Number"/>
    <w:basedOn w:val="List"/>
  </w:style>
  <w:style w:type="paragraph" w:styleId="MacroText">
    <w:name w:val="macro"/>
    <w:basedOn w:val="Normal"/>
    <w:semiHidden/>
    <w:rPr>
      <w:rFonts w:ascii="Courier New" w:hAnsi="Courier New"/>
    </w:rPr>
  </w:style>
  <w:style w:type="character" w:styleId="PageNumber">
    <w:name w:val="page number"/>
    <w:basedOn w:val="DefaultParagraphFont"/>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40" w:line="240" w:lineRule="atLeast"/>
    </w:pPr>
  </w:style>
  <w:style w:type="paragraph" w:styleId="TableofFigures">
    <w:name w:val="table of figures"/>
    <w:basedOn w:val="Normal"/>
    <w:next w:val="Body"/>
    <w:uiPriority w:val="99"/>
    <w:pPr>
      <w:tabs>
        <w:tab w:val="right" w:leader="dot" w:pos="8640"/>
        <w:tab w:val="right" w:leader="dot" w:pos="10080"/>
      </w:tabs>
      <w:spacing w:after="0"/>
      <w:ind w:left="400" w:hanging="400"/>
    </w:pPr>
    <w:rPr>
      <w:smallCaps/>
    </w:rPr>
  </w:style>
  <w:style w:type="paragraph" w:styleId="TOC1">
    <w:name w:val="toc 1"/>
    <w:basedOn w:val="Normal"/>
    <w:next w:val="Body"/>
    <w:uiPriority w:val="39"/>
    <w:pPr>
      <w:tabs>
        <w:tab w:val="right" w:leader="dot" w:pos="8640"/>
      </w:tabs>
      <w:spacing w:before="120"/>
    </w:pPr>
    <w:rPr>
      <w:b/>
      <w:caps/>
    </w:rPr>
  </w:style>
  <w:style w:type="paragraph" w:styleId="TOC2">
    <w:name w:val="toc 2"/>
    <w:basedOn w:val="Normal"/>
    <w:next w:val="Body"/>
    <w:uiPriority w:val="39"/>
    <w:pPr>
      <w:tabs>
        <w:tab w:val="right" w:leader="dot" w:pos="8640"/>
      </w:tabs>
      <w:spacing w:after="0"/>
      <w:ind w:left="200"/>
    </w:pPr>
    <w:rPr>
      <w:smallCaps/>
    </w:rPr>
  </w:style>
  <w:style w:type="paragraph" w:styleId="TOC3">
    <w:name w:val="toc 3"/>
    <w:basedOn w:val="Normal"/>
    <w:next w:val="Body"/>
    <w:uiPriority w:val="39"/>
    <w:pPr>
      <w:tabs>
        <w:tab w:val="right" w:leader="dot" w:pos="8640"/>
      </w:tabs>
      <w:spacing w:after="0"/>
      <w:ind w:left="400"/>
    </w:pPr>
    <w:rPr>
      <w:i/>
    </w:rPr>
  </w:style>
  <w:style w:type="paragraph" w:styleId="TOC4">
    <w:name w:val="toc 4"/>
    <w:basedOn w:val="Normal"/>
    <w:next w:val="Normal"/>
    <w:uiPriority w:val="39"/>
    <w:pPr>
      <w:tabs>
        <w:tab w:val="right" w:leader="dot" w:pos="8640"/>
      </w:tabs>
      <w:spacing w:after="0"/>
      <w:ind w:left="600"/>
    </w:pPr>
    <w:rPr>
      <w:sz w:val="18"/>
    </w:rPr>
  </w:style>
  <w:style w:type="paragraph" w:styleId="TOC5">
    <w:name w:val="toc 5"/>
    <w:basedOn w:val="Normal"/>
    <w:next w:val="Normal"/>
    <w:uiPriority w:val="39"/>
    <w:pPr>
      <w:tabs>
        <w:tab w:val="right" w:leader="dot" w:pos="8640"/>
      </w:tabs>
      <w:spacing w:after="0"/>
      <w:ind w:left="800"/>
    </w:pPr>
    <w:rPr>
      <w:sz w:val="18"/>
    </w:rPr>
  </w:style>
  <w:style w:type="paragraph" w:customStyle="1" w:styleId="SectionLabel">
    <w:name w:val="Section Label"/>
    <w:basedOn w:val="HeadingBase"/>
    <w:next w:val="BodyText"/>
    <w:pPr>
      <w:pBdr>
        <w:bottom w:val="single" w:sz="6" w:space="2" w:color="auto"/>
      </w:pBdr>
      <w:spacing w:before="360" w:after="960"/>
    </w:pPr>
    <w:rPr>
      <w:rFonts w:ascii="Arial Black" w:hAnsi="Arial Black"/>
      <w:spacing w:val="-35"/>
      <w:sz w:val="54"/>
    </w:rPr>
  </w:style>
  <w:style w:type="paragraph" w:customStyle="1" w:styleId="ChapterLabel">
    <w:name w:val="Chapter Label"/>
    <w:basedOn w:val="PartLabel"/>
    <w:pPr>
      <w:framePr w:wrap="around"/>
    </w:pPr>
  </w:style>
  <w:style w:type="paragraph" w:customStyle="1" w:styleId="PartLabel">
    <w:name w:val="Part Label"/>
    <w:basedOn w:val="Normal"/>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color w:val="FFFFFF"/>
      <w:spacing w:val="-16"/>
      <w:position w:val="4"/>
      <w:sz w:val="26"/>
    </w:rPr>
  </w:style>
  <w:style w:type="paragraph" w:customStyle="1" w:styleId="ChapterTitle">
    <w:name w:val="Chapter Title"/>
    <w:basedOn w:val="PartTitle"/>
    <w:pPr>
      <w:framePr w:wrap="around"/>
    </w:pPr>
  </w:style>
  <w:style w:type="paragraph" w:customStyle="1" w:styleId="PartTitle">
    <w:name w:val="Part Title"/>
    <w:basedOn w:val="Normal"/>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paragraph" w:customStyle="1" w:styleId="ChapterSubtitle">
    <w:name w:val="Chapter Subtitle"/>
    <w:basedOn w:val="Subtitle"/>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styleId="Title">
    <w:name w:val="Title"/>
    <w:basedOn w:val="HeadingBase"/>
    <w:next w:val="Subtitle"/>
    <w:qFormat/>
    <w:pPr>
      <w:pBdr>
        <w:top w:val="single" w:sz="6" w:space="16" w:color="auto"/>
      </w:pBdr>
      <w:spacing w:before="220" w:after="60" w:line="320" w:lineRule="atLeast"/>
    </w:pPr>
    <w:rPr>
      <w:rFonts w:ascii="Arial Black" w:hAnsi="Arial Black"/>
      <w:spacing w:val="-30"/>
      <w:sz w:val="40"/>
    </w:rPr>
  </w:style>
  <w:style w:type="paragraph" w:styleId="BodyTextIndent">
    <w:name w:val="Body Text Indent"/>
    <w:basedOn w:val="BodyText"/>
    <w:link w:val="BodyTextIndentChar"/>
    <w:pPr>
      <w:ind w:left="1440"/>
    </w:pPr>
  </w:style>
  <w:style w:type="paragraph" w:styleId="ListNumber5">
    <w:name w:val="List Number 5"/>
    <w:basedOn w:val="ListNumber"/>
    <w:pPr>
      <w:ind w:left="2880"/>
    </w:pPr>
  </w:style>
  <w:style w:type="paragraph" w:styleId="ListNumber4">
    <w:name w:val="List Number 4"/>
    <w:basedOn w:val="ListNumber"/>
    <w:pPr>
      <w:ind w:left="2520"/>
    </w:pPr>
  </w:style>
  <w:style w:type="paragraph" w:styleId="ListNumber3">
    <w:name w:val="List Number 3"/>
    <w:basedOn w:val="ListNumber"/>
    <w:pPr>
      <w:ind w:left="2160"/>
    </w:pPr>
  </w:style>
  <w:style w:type="paragraph" w:styleId="ListBullet2">
    <w:name w:val="List Bullet 2"/>
    <w:basedOn w:val="ListBullet"/>
    <w:pPr>
      <w:ind w:left="1800"/>
    </w:pPr>
  </w:style>
  <w:style w:type="paragraph" w:styleId="ListBullet3">
    <w:name w:val="List Bullet 3"/>
    <w:basedOn w:val="ListBullet"/>
    <w:pPr>
      <w:ind w:left="2160"/>
    </w:pPr>
  </w:style>
  <w:style w:type="paragraph" w:styleId="ListBullet4">
    <w:name w:val="List Bullet 4"/>
    <w:basedOn w:val="ListBullet"/>
    <w:pPr>
      <w:ind w:left="252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Black" w:hAnsi="Arial Black"/>
      <w:spacing w:val="-4"/>
      <w:sz w:val="18"/>
    </w:rPr>
  </w:style>
  <w:style w:type="paragraph" w:styleId="ListNumber2">
    <w:name w:val="List Number 2"/>
    <w:basedOn w:val="ListNumber"/>
    <w:pPr>
      <w:ind w:left="1800"/>
    </w:pPr>
  </w:style>
  <w:style w:type="paragraph" w:styleId="ListContinue">
    <w:name w:val="List Continue"/>
    <w:basedOn w:val="List"/>
    <w:pPr>
      <w:ind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character" w:customStyle="1" w:styleId="Slogan">
    <w:name w:val="Slogan"/>
    <w:rPr>
      <w:i/>
      <w:spacing w:val="-6"/>
      <w:sz w:val="24"/>
    </w:rPr>
  </w:style>
  <w:style w:type="paragraph" w:customStyle="1" w:styleId="PartSubtitle">
    <w:name w:val="Part Subtitle"/>
    <w:basedOn w:val="Normal"/>
    <w:next w:val="BodyText"/>
    <w:pPr>
      <w:keepNext/>
      <w:spacing w:before="360"/>
    </w:pPr>
    <w:rPr>
      <w:i/>
      <w:kern w:val="28"/>
      <w:sz w:val="26"/>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ListBullet5">
    <w:name w:val="List Bullet 5"/>
    <w:basedOn w:val="ListBullet"/>
    <w:pPr>
      <w:ind w:left="2880"/>
    </w:pPr>
  </w:style>
  <w:style w:type="paragraph" w:styleId="TOC6">
    <w:name w:val="toc 6"/>
    <w:basedOn w:val="Normal"/>
    <w:next w:val="Normal"/>
    <w:uiPriority w:val="39"/>
    <w:pPr>
      <w:tabs>
        <w:tab w:val="right" w:leader="dot" w:pos="8640"/>
      </w:tabs>
      <w:spacing w:after="0"/>
      <w:ind w:left="1000"/>
    </w:pPr>
    <w:rPr>
      <w:sz w:val="18"/>
    </w:rPr>
  </w:style>
  <w:style w:type="paragraph" w:styleId="TOC7">
    <w:name w:val="toc 7"/>
    <w:basedOn w:val="Normal"/>
    <w:next w:val="Normal"/>
    <w:uiPriority w:val="39"/>
    <w:pPr>
      <w:tabs>
        <w:tab w:val="right" w:leader="dot" w:pos="8640"/>
      </w:tabs>
      <w:spacing w:after="0"/>
      <w:ind w:left="432"/>
    </w:pPr>
    <w:rPr>
      <w:caps/>
    </w:rPr>
  </w:style>
  <w:style w:type="paragraph" w:styleId="TOC8">
    <w:name w:val="toc 8"/>
    <w:basedOn w:val="Normal"/>
    <w:next w:val="Normal"/>
    <w:uiPriority w:val="39"/>
    <w:pPr>
      <w:tabs>
        <w:tab w:val="right" w:leader="dot" w:pos="8640"/>
      </w:tabs>
      <w:spacing w:after="0"/>
      <w:ind w:left="1400"/>
    </w:pPr>
    <w:rPr>
      <w:sz w:val="18"/>
    </w:rPr>
  </w:style>
  <w:style w:type="paragraph" w:styleId="TOC9">
    <w:name w:val="toc 9"/>
    <w:basedOn w:val="Normal"/>
    <w:next w:val="Body"/>
    <w:uiPriority w:val="39"/>
    <w:pPr>
      <w:tabs>
        <w:tab w:val="right" w:leader="dot" w:pos="8640"/>
      </w:tabs>
      <w:spacing w:after="0"/>
      <w:ind w:left="1600"/>
    </w:pPr>
    <w:rPr>
      <w:sz w:val="18"/>
    </w:rPr>
  </w:style>
  <w:style w:type="paragraph" w:customStyle="1" w:styleId="Title-12">
    <w:name w:val="Title-12"/>
    <w:basedOn w:val="Title-10"/>
    <w:next w:val="Body"/>
    <w:rPr>
      <w:sz w:val="24"/>
    </w:rPr>
  </w:style>
  <w:style w:type="paragraph" w:customStyle="1" w:styleId="Title-10">
    <w:name w:val="Title-10"/>
    <w:basedOn w:val="Normal"/>
    <w:next w:val="Body"/>
    <w:pPr>
      <w:keepNext/>
      <w:keepLines/>
      <w:spacing w:before="120"/>
      <w:jc w:val="center"/>
    </w:pPr>
    <w:rPr>
      <w:rFonts w:ascii="Arial" w:hAnsi="Arial"/>
      <w:b/>
      <w:kern w:val="28"/>
    </w:rPr>
  </w:style>
  <w:style w:type="paragraph" w:customStyle="1" w:styleId="Comment">
    <w:name w:val="Comment"/>
    <w:basedOn w:val="Body"/>
    <w:rPr>
      <w:rFonts w:ascii="Monotype Corsiva" w:hAnsi="Monotype Corsiva"/>
      <w:color w:val="FF0000"/>
      <w:sz w:val="24"/>
    </w:rPr>
  </w:style>
  <w:style w:type="paragraph" w:customStyle="1" w:styleId="Title-14">
    <w:name w:val="Title-14"/>
    <w:basedOn w:val="Title-10"/>
    <w:next w:val="Body"/>
    <w:pPr>
      <w:spacing w:before="180" w:after="180"/>
    </w:pPr>
    <w:rPr>
      <w:sz w:val="28"/>
    </w:rPr>
  </w:style>
  <w:style w:type="paragraph" w:customStyle="1" w:styleId="Title-18">
    <w:name w:val="Title-18"/>
    <w:basedOn w:val="Title-10"/>
    <w:next w:val="Body"/>
    <w:pPr>
      <w:spacing w:before="240" w:after="240"/>
    </w:pPr>
    <w:rPr>
      <w:sz w:val="36"/>
    </w:rPr>
  </w:style>
  <w:style w:type="paragraph" w:customStyle="1" w:styleId="TableCell">
    <w:name w:val="Table Cell"/>
    <w:basedOn w:val="Body"/>
    <w:pPr>
      <w:keepLines/>
      <w:spacing w:before="20" w:after="20"/>
    </w:pPr>
  </w:style>
  <w:style w:type="paragraph" w:customStyle="1" w:styleId="HeadingSmCap">
    <w:name w:val="Heading_SmCap"/>
    <w:basedOn w:val="Normal"/>
    <w:next w:val="Body"/>
    <w:pPr>
      <w:keepNext/>
      <w:keepLines/>
      <w:suppressAutoHyphens/>
      <w:spacing w:before="240"/>
    </w:pPr>
    <w:rPr>
      <w:rFonts w:ascii="Arial" w:hAnsi="Arial"/>
      <w:b/>
      <w:smallCaps/>
      <w:kern w:val="28"/>
      <w:sz w:val="24"/>
    </w:rPr>
  </w:style>
  <w:style w:type="paragraph" w:customStyle="1" w:styleId="Signoff">
    <w:name w:val="Signoff"/>
    <w:basedOn w:val="Normal"/>
    <w:next w:val="Signer"/>
    <w:pPr>
      <w:keepNext/>
      <w:tabs>
        <w:tab w:val="right" w:pos="3942"/>
      </w:tabs>
      <w:spacing w:before="480" w:after="0"/>
      <w:ind w:right="32"/>
    </w:pPr>
    <w:rPr>
      <w:u w:val="single"/>
    </w:rPr>
  </w:style>
  <w:style w:type="paragraph" w:customStyle="1" w:styleId="Signer">
    <w:name w:val="Signer"/>
    <w:basedOn w:val="Normal"/>
    <w:next w:val="Signoff"/>
    <w:pPr>
      <w:keepNext/>
      <w:tabs>
        <w:tab w:val="right" w:pos="3942"/>
      </w:tabs>
      <w:spacing w:after="40" w:line="240" w:lineRule="exact"/>
    </w:pPr>
    <w:rPr>
      <w:rFonts w:ascii="Arial" w:hAnsi="Arial"/>
      <w:sz w:val="16"/>
    </w:rPr>
  </w:style>
  <w:style w:type="paragraph" w:customStyle="1" w:styleId="Figure">
    <w:name w:val="Figure"/>
    <w:basedOn w:val="Body"/>
    <w:next w:val="Caption"/>
    <w:pPr>
      <w:keepNext/>
      <w:spacing w:before="120" w:after="240"/>
      <w:jc w:val="center"/>
    </w:pPr>
  </w:style>
  <w:style w:type="paragraph" w:customStyle="1" w:styleId="TableHeader">
    <w:name w:val="Table Header"/>
    <w:basedOn w:val="Body"/>
    <w:pPr>
      <w:keepNext/>
      <w:keepLines/>
      <w:spacing w:before="80" w:after="80"/>
      <w:jc w:val="center"/>
    </w:pPr>
    <w:rPr>
      <w:i/>
    </w:rPr>
  </w:style>
  <w:style w:type="paragraph" w:customStyle="1" w:styleId="HeadingA-1">
    <w:name w:val="Heading A-1"/>
    <w:basedOn w:val="Heading2"/>
    <w:next w:val="Body"/>
    <w:pPr>
      <w:outlineLvl w:val="9"/>
    </w:pPr>
    <w:rPr>
      <w:kern w:val="0"/>
    </w:rPr>
  </w:style>
  <w:style w:type="paragraph" w:customStyle="1" w:styleId="HeadingA-11">
    <w:name w:val="Heading A-1.1"/>
    <w:basedOn w:val="Heading3"/>
    <w:next w:val="Body"/>
    <w:pPr>
      <w:outlineLvl w:val="9"/>
    </w:pPr>
    <w:rPr>
      <w:kern w:val="0"/>
      <w:sz w:val="22"/>
    </w:rPr>
  </w:style>
  <w:style w:type="paragraph" w:customStyle="1" w:styleId="Equation">
    <w:name w:val="Equation"/>
    <w:basedOn w:val="Body"/>
    <w:pPr>
      <w:keepLines/>
      <w:spacing w:before="180"/>
      <w:jc w:val="center"/>
    </w:pPr>
    <w:rPr>
      <w:rFonts w:ascii="Arial" w:hAnsi="Arial"/>
    </w:rPr>
  </w:style>
  <w:style w:type="paragraph" w:customStyle="1" w:styleId="Sidebar">
    <w:name w:val="Sidebar"/>
    <w:basedOn w:val="Body"/>
    <w:pPr>
      <w:keepLines/>
      <w:pBdr>
        <w:top w:val="single" w:sz="6" w:space="3" w:color="auto" w:shadow="1"/>
        <w:left w:val="single" w:sz="6" w:space="3" w:color="auto" w:shadow="1"/>
        <w:bottom w:val="single" w:sz="6" w:space="3" w:color="auto" w:shadow="1"/>
        <w:right w:val="single" w:sz="6" w:space="3" w:color="auto" w:shadow="1"/>
      </w:pBdr>
      <w:shd w:val="pct20" w:color="FFFF00" w:fill="auto"/>
      <w:ind w:left="1440"/>
    </w:pPr>
    <w:rPr>
      <w:rFonts w:ascii="Arial" w:hAnsi="Arial"/>
      <w:kern w:val="0"/>
      <w:sz w:val="16"/>
    </w:rPr>
  </w:style>
  <w:style w:type="paragraph" w:customStyle="1" w:styleId="Title-16">
    <w:name w:val="Title-16"/>
    <w:basedOn w:val="Title-10"/>
    <w:next w:val="Body"/>
    <w:pPr>
      <w:spacing w:before="240" w:after="240"/>
    </w:pPr>
    <w:rPr>
      <w:sz w:val="32"/>
      <w:u w:val="double"/>
    </w:rPr>
  </w:style>
  <w:style w:type="paragraph" w:customStyle="1" w:styleId="Heading2--">
    <w:name w:val="Heading 2--"/>
    <w:basedOn w:val="Heading2"/>
    <w:next w:val="Body"/>
    <w:pPr>
      <w:outlineLvl w:val="9"/>
    </w:pPr>
  </w:style>
  <w:style w:type="paragraph" w:customStyle="1" w:styleId="Heading3--">
    <w:name w:val="Heading 3--"/>
    <w:basedOn w:val="Heading3"/>
    <w:next w:val="Body"/>
    <w:pPr>
      <w:outlineLvl w:val="9"/>
    </w:pPr>
  </w:style>
  <w:style w:type="paragraph" w:customStyle="1" w:styleId="Heading4--">
    <w:name w:val="Heading 4--"/>
    <w:basedOn w:val="Heading4"/>
    <w:next w:val="Body"/>
    <w:pPr>
      <w:outlineLvl w:val="9"/>
    </w:pPr>
  </w:style>
  <w:style w:type="paragraph" w:customStyle="1" w:styleId="Heading5--">
    <w:name w:val="Heading 5--"/>
    <w:basedOn w:val="Heading5"/>
    <w:next w:val="Body"/>
    <w:pPr>
      <w:outlineLvl w:val="9"/>
    </w:pPr>
  </w:style>
  <w:style w:type="paragraph" w:customStyle="1" w:styleId="Heading6--">
    <w:name w:val="Heading 6--"/>
    <w:basedOn w:val="Heading6"/>
    <w:next w:val="Body"/>
    <w:pPr>
      <w:outlineLvl w:val="9"/>
    </w:pPr>
  </w:style>
  <w:style w:type="paragraph" w:customStyle="1" w:styleId="HeadingA-111">
    <w:name w:val="Heading A-1.1.1"/>
    <w:basedOn w:val="Heading4"/>
    <w:next w:val="Body"/>
    <w:pPr>
      <w:outlineLvl w:val="9"/>
    </w:pPr>
  </w:style>
  <w:style w:type="paragraph" w:customStyle="1" w:styleId="Quotation">
    <w:name w:val="Quotation"/>
    <w:basedOn w:val="Body"/>
    <w:pPr>
      <w:ind w:left="1440" w:right="1440"/>
    </w:pPr>
  </w:style>
  <w:style w:type="paragraph" w:customStyle="1" w:styleId="Reference">
    <w:name w:val="Reference"/>
    <w:basedOn w:val="Body"/>
    <w:pPr>
      <w:ind w:left="720" w:hanging="720"/>
    </w:pPr>
  </w:style>
  <w:style w:type="paragraph" w:customStyle="1" w:styleId="Heading1--">
    <w:name w:val="Heading 1--"/>
    <w:basedOn w:val="Heading1"/>
    <w:next w:val="Body"/>
    <w:pPr>
      <w:pageBreakBefore w:val="0"/>
      <w:outlineLvl w:val="9"/>
    </w:pPr>
  </w:style>
  <w:style w:type="paragraph" w:customStyle="1" w:styleId="CommentHidden">
    <w:name w:val="Comment Hidden"/>
    <w:basedOn w:val="Body"/>
    <w:rPr>
      <w:i/>
      <w:vanish/>
      <w:color w:val="FF00FF"/>
    </w:rPr>
  </w:style>
  <w:style w:type="paragraph" w:customStyle="1" w:styleId="ListAlphaa">
    <w:name w:val="ListAlpha a)"/>
    <w:basedOn w:val="Body"/>
    <w:pPr>
      <w:keepLines/>
      <w:ind w:left="1080" w:hanging="360"/>
    </w:pPr>
    <w:rPr>
      <w:kern w:val="0"/>
    </w:rPr>
  </w:style>
  <w:style w:type="paragraph" w:customStyle="1" w:styleId="ListBullet1">
    <w:name w:val="ListBullet 1"/>
    <w:basedOn w:val="Body"/>
    <w:pPr>
      <w:keepLines/>
      <w:ind w:left="1080" w:hanging="360"/>
    </w:pPr>
    <w:rPr>
      <w:kern w:val="0"/>
    </w:rPr>
  </w:style>
  <w:style w:type="paragraph" w:customStyle="1" w:styleId="ListBullet20">
    <w:name w:val="ListBullet 2"/>
    <w:basedOn w:val="Body"/>
    <w:pPr>
      <w:keepLines/>
      <w:ind w:left="1440" w:hanging="360"/>
    </w:pPr>
    <w:rPr>
      <w:kern w:val="0"/>
    </w:rPr>
  </w:style>
  <w:style w:type="paragraph" w:customStyle="1" w:styleId="ListBullet30">
    <w:name w:val="ListBullet 3"/>
    <w:basedOn w:val="Body"/>
    <w:pPr>
      <w:keepLines/>
      <w:spacing w:after="60"/>
      <w:ind w:left="1800" w:hanging="360"/>
    </w:pPr>
    <w:rPr>
      <w:kern w:val="0"/>
    </w:rPr>
  </w:style>
  <w:style w:type="paragraph" w:customStyle="1" w:styleId="ListNum1">
    <w:name w:val="ListNum 1."/>
    <w:basedOn w:val="Body"/>
    <w:pPr>
      <w:keepLines/>
      <w:ind w:left="1080" w:hanging="360"/>
    </w:pPr>
    <w:rPr>
      <w:kern w:val="0"/>
    </w:rPr>
  </w:style>
  <w:style w:type="paragraph" w:customStyle="1" w:styleId="Title-10Hidden">
    <w:name w:val="Title-10 Hidden"/>
    <w:basedOn w:val="Title-10"/>
    <w:next w:val="Body"/>
    <w:rPr>
      <w:vanish/>
    </w:rPr>
  </w:style>
  <w:style w:type="paragraph" w:customStyle="1" w:styleId="Note">
    <w:name w:val="Note"/>
    <w:basedOn w:val="Body"/>
    <w:pPr>
      <w:ind w:left="720"/>
    </w:pPr>
  </w:style>
  <w:style w:type="paragraph" w:customStyle="1" w:styleId="BodyHidden">
    <w:name w:val="Body Hidden"/>
    <w:basedOn w:val="Body"/>
    <w:rPr>
      <w:vanish/>
    </w:rPr>
  </w:style>
  <w:style w:type="paragraph" w:customStyle="1" w:styleId="Heading0">
    <w:name w:val="Heading 0"/>
    <w:basedOn w:val="Heading2--"/>
    <w:pPr>
      <w:spacing w:before="0"/>
    </w:pPr>
    <w:rPr>
      <w:sz w:val="30"/>
    </w:rPr>
  </w:style>
  <w:style w:type="paragraph" w:customStyle="1" w:styleId="CoverText">
    <w:name w:val="Cover Text"/>
    <w:basedOn w:val="Normal"/>
    <w:pPr>
      <w:keepLines/>
      <w:tabs>
        <w:tab w:val="left" w:pos="360"/>
      </w:tabs>
      <w:jc w:val="right"/>
    </w:pPr>
    <w:rPr>
      <w:rFonts w:ascii="Arial" w:hAnsi="Arial"/>
      <w:b/>
      <w:kern w:val="0"/>
      <w:sz w:val="22"/>
    </w:rPr>
  </w:style>
  <w:style w:type="paragraph" w:customStyle="1" w:styleId="CoverBody">
    <w:name w:val="Cover Body"/>
    <w:basedOn w:val="Normal"/>
    <w:pPr>
      <w:keepLines/>
      <w:tabs>
        <w:tab w:val="left" w:pos="360"/>
      </w:tabs>
      <w:spacing w:before="100" w:after="100"/>
      <w:jc w:val="both"/>
    </w:pPr>
    <w:rPr>
      <w:rFonts w:ascii="Helvetica" w:hAnsi="Helvetica"/>
      <w:kern w:val="0"/>
    </w:rPr>
  </w:style>
  <w:style w:type="character" w:styleId="Hyperlink">
    <w:name w:val="Hyperlink"/>
    <w:uiPriority w:val="99"/>
    <w:rPr>
      <w:color w:val="0000FF"/>
      <w:u w:val="single"/>
    </w:rPr>
  </w:style>
  <w:style w:type="paragraph" w:customStyle="1" w:styleId="Blockquote">
    <w:name w:val="Blockquote"/>
    <w:basedOn w:val="Normal"/>
    <w:pPr>
      <w:spacing w:before="100" w:after="100"/>
      <w:ind w:left="360" w:right="360"/>
    </w:pPr>
    <w:rPr>
      <w:snapToGrid w:val="0"/>
      <w:kern w:val="0"/>
      <w:sz w:val="24"/>
    </w:rPr>
  </w:style>
  <w:style w:type="paragraph" w:styleId="BodyTextIndent2">
    <w:name w:val="Body Text Indent 2"/>
    <w:aliases w:val="Body Text RFP"/>
    <w:basedOn w:val="Normal"/>
    <w:pPr>
      <w:ind w:left="53"/>
      <w:jc w:val="both"/>
    </w:pPr>
    <w:rPr>
      <w:i/>
    </w:rPr>
  </w:style>
  <w:style w:type="character" w:styleId="FollowedHyperlink">
    <w:name w:val="FollowedHyperlink"/>
    <w:uiPriority w:val="99"/>
    <w:rPr>
      <w:color w:val="800080"/>
      <w:u w:val="single"/>
    </w:rPr>
  </w:style>
  <w:style w:type="paragraph" w:customStyle="1" w:styleId="ReqNSF">
    <w:name w:val="Req_NSF"/>
    <w:basedOn w:val="Body"/>
    <w:pPr>
      <w:numPr>
        <w:numId w:val="1"/>
      </w:numPr>
    </w:pPr>
    <w:rPr>
      <w:rFonts w:ascii="Arial" w:hAnsi="Arial"/>
      <w:sz w:val="18"/>
    </w:rPr>
  </w:style>
  <w:style w:type="paragraph" w:customStyle="1" w:styleId="OptNSF">
    <w:name w:val="Opt_NSF"/>
    <w:basedOn w:val="ReqNSF"/>
    <w:next w:val="ReqNSF"/>
    <w:pPr>
      <w:numPr>
        <w:numId w:val="2"/>
      </w:numPr>
      <w:tabs>
        <w:tab w:val="clear" w:pos="720"/>
        <w:tab w:val="num" w:pos="360"/>
        <w:tab w:val="num" w:pos="1800"/>
      </w:tabs>
      <w:ind w:left="1800" w:hanging="360"/>
    </w:pPr>
  </w:style>
  <w:style w:type="paragraph" w:customStyle="1" w:styleId="Sidebar03">
    <w:name w:val="Sidebar 03"/>
    <w:basedOn w:val="Sidebar"/>
    <w:pPr>
      <w:keepNext/>
      <w:pBdr>
        <w:left w:val="single" w:sz="6" w:space="4" w:color="auto" w:shadow="1"/>
        <w:right w:val="single" w:sz="6" w:space="4" w:color="auto" w:shadow="1"/>
      </w:pBdr>
      <w:shd w:val="pct25" w:color="FFFF00" w:fill="auto"/>
      <w:overflowPunct w:val="0"/>
      <w:autoSpaceDE w:val="0"/>
      <w:autoSpaceDN w:val="0"/>
      <w:adjustRightInd w:val="0"/>
      <w:spacing w:after="60"/>
      <w:ind w:left="2880"/>
      <w:textAlignment w:val="baseline"/>
    </w:pPr>
  </w:style>
  <w:style w:type="paragraph" w:customStyle="1" w:styleId="SidebarBullet">
    <w:name w:val="Sidebar Bullet"/>
    <w:basedOn w:val="Sidebar"/>
    <w:pPr>
      <w:keepNext/>
      <w:pBdr>
        <w:left w:val="single" w:sz="6" w:space="4" w:color="auto" w:shadow="1"/>
        <w:right w:val="single" w:sz="6" w:space="4" w:color="auto" w:shadow="1"/>
      </w:pBdr>
      <w:shd w:val="pct25" w:color="FFFF00" w:fill="auto"/>
      <w:overflowPunct w:val="0"/>
      <w:autoSpaceDE w:val="0"/>
      <w:autoSpaceDN w:val="0"/>
      <w:adjustRightInd w:val="0"/>
      <w:spacing w:after="60"/>
      <w:ind w:left="2880" w:firstLine="360"/>
      <w:textAlignment w:val="baseline"/>
    </w:pPr>
  </w:style>
  <w:style w:type="paragraph" w:customStyle="1" w:styleId="SidebarNum1">
    <w:name w:val="Sidebar Num_1"/>
    <w:basedOn w:val="SidebarBullet"/>
  </w:style>
  <w:style w:type="paragraph" w:customStyle="1" w:styleId="Sidebar2">
    <w:name w:val="Sidebar2"/>
    <w:basedOn w:val="Sidebar"/>
    <w:pPr>
      <w:ind w:left="144"/>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Courier New" w:hAnsi="Courier New" w:cs="Wingdings"/>
      <w:kern w:val="0"/>
    </w:rPr>
  </w:style>
  <w:style w:type="paragraph" w:styleId="DocumentMap">
    <w:name w:val="Document Map"/>
    <w:basedOn w:val="Normal"/>
    <w:semiHidden/>
    <w:pPr>
      <w:shd w:val="clear" w:color="auto" w:fill="000080"/>
    </w:pPr>
    <w:rPr>
      <w:rFonts w:ascii="Tahoma" w:hAnsi="Tahoma"/>
    </w:rPr>
  </w:style>
  <w:style w:type="paragraph" w:customStyle="1" w:styleId="Num-TSR-Req">
    <w:name w:val="Num-TSR-Req"/>
    <w:basedOn w:val="Normal"/>
    <w:pPr>
      <w:numPr>
        <w:numId w:val="4"/>
      </w:numPr>
    </w:pPr>
    <w:rPr>
      <w:b/>
      <w:bCs/>
      <w:i/>
      <w:iCs w:val="0"/>
    </w:rPr>
  </w:style>
  <w:style w:type="paragraph" w:customStyle="1" w:styleId="Num-TSR-OJB">
    <w:name w:val="Num-TSR-OJB"/>
    <w:basedOn w:val="Normal"/>
    <w:pPr>
      <w:numPr>
        <w:numId w:val="5"/>
      </w:numPr>
    </w:pPr>
  </w:style>
  <w:style w:type="paragraph" w:styleId="BodyText2">
    <w:name w:val="Body Text 2"/>
    <w:basedOn w:val="Normal"/>
    <w:rPr>
      <w:i/>
    </w:rPr>
  </w:style>
  <w:style w:type="paragraph" w:customStyle="1" w:styleId="CoverTitles">
    <w:name w:val="Cover Titles"/>
    <w:basedOn w:val="Normal"/>
    <w:next w:val="Normal"/>
    <w:pPr>
      <w:keepNext/>
      <w:keepLines/>
      <w:spacing w:before="240"/>
    </w:pPr>
    <w:rPr>
      <w:rFonts w:ascii="Helvetica" w:hAnsi="Helvetica"/>
      <w:b/>
      <w:smallCaps/>
      <w:kern w:val="0"/>
    </w:rPr>
  </w:style>
  <w:style w:type="paragraph" w:customStyle="1" w:styleId="TableTitleLeft">
    <w:name w:val="Table Title Left"/>
    <w:basedOn w:val="Normal"/>
    <w:pPr>
      <w:keepNext/>
      <w:keepLines/>
      <w:spacing w:before="40" w:after="40"/>
    </w:pPr>
    <w:rPr>
      <w:rFonts w:ascii="Helvetica" w:hAnsi="Helvetica"/>
      <w:b/>
      <w:kern w:val="0"/>
      <w:sz w:val="22"/>
    </w:rPr>
  </w:style>
  <w:style w:type="paragraph" w:customStyle="1" w:styleId="TableText">
    <w:name w:val="Table Text"/>
    <w:basedOn w:val="Normal"/>
    <w:pPr>
      <w:keepNext/>
      <w:keepLines/>
      <w:tabs>
        <w:tab w:val="left" w:pos="1920"/>
        <w:tab w:val="left" w:pos="3360"/>
        <w:tab w:val="left" w:pos="5280"/>
      </w:tabs>
      <w:spacing w:before="40" w:after="20" w:line="240" w:lineRule="exact"/>
      <w:ind w:left="18"/>
    </w:pPr>
    <w:rPr>
      <w:rFonts w:ascii="Helvetica" w:hAnsi="Helvetica"/>
      <w:kern w:val="0"/>
      <w:sz w:val="18"/>
    </w:rPr>
  </w:style>
  <w:style w:type="paragraph" w:customStyle="1" w:styleId="TableTextCentered">
    <w:name w:val="Table Text Centered"/>
    <w:basedOn w:val="TableText"/>
    <w:pPr>
      <w:keepNext w:val="0"/>
      <w:tabs>
        <w:tab w:val="clear" w:pos="1920"/>
        <w:tab w:val="clear" w:pos="3360"/>
        <w:tab w:val="clear" w:pos="5280"/>
      </w:tabs>
      <w:jc w:val="center"/>
    </w:pPr>
  </w:style>
  <w:style w:type="paragraph" w:customStyle="1" w:styleId="mainbody">
    <w:name w:val="main body"/>
    <w:basedOn w:val="Normal"/>
    <w:pPr>
      <w:jc w:val="both"/>
    </w:pPr>
    <w:rPr>
      <w:kern w:val="0"/>
      <w:sz w:val="22"/>
    </w:rPr>
  </w:style>
  <w:style w:type="paragraph" w:styleId="BodyText3">
    <w:name w:val="Body Text 3"/>
    <w:aliases w:val="List Numbers"/>
    <w:basedOn w:val="Normal"/>
    <w:pPr>
      <w:overflowPunct w:val="0"/>
      <w:autoSpaceDE w:val="0"/>
      <w:autoSpaceDN w:val="0"/>
      <w:adjustRightInd w:val="0"/>
      <w:spacing w:after="0"/>
      <w:jc w:val="both"/>
      <w:textAlignment w:val="baseline"/>
    </w:pPr>
    <w:rPr>
      <w:kern w:val="0"/>
      <w:sz w:val="24"/>
    </w:rPr>
  </w:style>
  <w:style w:type="paragraph" w:styleId="BodyTextIndent3">
    <w:name w:val="Body Text Indent 3"/>
    <w:basedOn w:val="Normal"/>
    <w:pPr>
      <w:spacing w:after="0"/>
      <w:ind w:left="720"/>
    </w:pPr>
    <w:rPr>
      <w:color w:val="000000"/>
      <w:kern w:val="0"/>
      <w:szCs w:val="14"/>
    </w:rPr>
  </w:style>
  <w:style w:type="paragraph" w:styleId="BlockText">
    <w:name w:val="Block Text"/>
    <w:basedOn w:val="Normal"/>
    <w:pPr>
      <w:spacing w:after="0"/>
      <w:ind w:left="4680" w:right="-1260"/>
      <w:jc w:val="center"/>
    </w:pPr>
    <w:rPr>
      <w:kern w:val="0"/>
      <w:sz w:val="24"/>
      <w:szCs w:val="24"/>
    </w:rPr>
  </w:style>
  <w:style w:type="paragraph" w:customStyle="1" w:styleId="SuperTitle">
    <w:name w:val="SuperTitle"/>
    <w:basedOn w:val="Title"/>
    <w:pPr>
      <w:keepNext w:val="0"/>
      <w:keepLines w:val="0"/>
      <w:pBdr>
        <w:top w:val="single" w:sz="12" w:space="1" w:color="auto"/>
        <w:between w:val="single" w:sz="12" w:space="1" w:color="auto"/>
      </w:pBdr>
      <w:spacing w:before="960" w:after="0" w:line="240" w:lineRule="auto"/>
      <w:ind w:left="1440"/>
      <w:jc w:val="right"/>
    </w:pPr>
    <w:rPr>
      <w:rFonts w:ascii="Times" w:hAnsi="Times"/>
      <w:b/>
      <w:spacing w:val="0"/>
      <w:kern w:val="0"/>
      <w:sz w:val="28"/>
    </w:rPr>
  </w:style>
  <w:style w:type="paragraph" w:customStyle="1" w:styleId="BodyHang10">
    <w:name w:val="Body_Hang10"/>
    <w:basedOn w:val="Body"/>
    <w:pPr>
      <w:ind w:left="1440" w:hanging="1440"/>
    </w:pPr>
  </w:style>
  <w:style w:type="paragraph" w:customStyle="1" w:styleId="BodyCent">
    <w:name w:val="Body_Cent"/>
    <w:basedOn w:val="Body"/>
    <w:pPr>
      <w:jc w:val="center"/>
    </w:pPr>
  </w:style>
  <w:style w:type="paragraph" w:customStyle="1" w:styleId="TableDelimiterB">
    <w:name w:val="TableDelimiter_B"/>
    <w:basedOn w:val="Body"/>
    <w:next w:val="Body"/>
    <w:pPr>
      <w:spacing w:after="180"/>
    </w:pPr>
    <w:rPr>
      <w:color w:val="CC0000"/>
      <w:sz w:val="12"/>
    </w:rPr>
  </w:style>
  <w:style w:type="paragraph" w:customStyle="1" w:styleId="TableDelimiterT">
    <w:name w:val="TableDelimiter_T"/>
    <w:basedOn w:val="Body"/>
    <w:next w:val="Body"/>
    <w:pPr>
      <w:keepNext/>
      <w:spacing w:after="0"/>
    </w:pPr>
    <w:rPr>
      <w:color w:val="CC0000"/>
      <w:sz w:val="12"/>
    </w:rPr>
  </w:style>
  <w:style w:type="paragraph" w:customStyle="1" w:styleId="TableCell33">
    <w:name w:val="TableCell_33"/>
    <w:basedOn w:val="Normal"/>
    <w:pPr>
      <w:keepLines/>
      <w:suppressAutoHyphens/>
      <w:spacing w:before="60" w:after="60"/>
      <w:ind w:left="259" w:right="86" w:hanging="187"/>
    </w:pPr>
    <w:rPr>
      <w:kern w:val="0"/>
    </w:rPr>
  </w:style>
  <w:style w:type="paragraph" w:customStyle="1" w:styleId="TableCellCent">
    <w:name w:val="TableCell_Cent"/>
    <w:basedOn w:val="Normal"/>
    <w:pPr>
      <w:keepLines/>
      <w:suppressAutoHyphens/>
      <w:spacing w:before="20" w:after="20"/>
      <w:ind w:left="245" w:right="90" w:hanging="180"/>
      <w:jc w:val="center"/>
    </w:pPr>
  </w:style>
  <w:style w:type="paragraph" w:customStyle="1" w:styleId="TableHeader0">
    <w:name w:val="TableHeader"/>
    <w:basedOn w:val="Body"/>
    <w:pPr>
      <w:keepNext/>
      <w:keepLines/>
      <w:spacing w:before="60" w:after="60"/>
      <w:jc w:val="center"/>
    </w:pPr>
    <w:rPr>
      <w:i/>
    </w:rPr>
  </w:style>
  <w:style w:type="paragraph" w:customStyle="1" w:styleId="zzDelimiter">
    <w:name w:val="zzDelimiter"/>
    <w:basedOn w:val="Body"/>
    <w:next w:val="Body"/>
    <w:pPr>
      <w:spacing w:after="0"/>
    </w:pPr>
    <w:rPr>
      <w:sz w:val="12"/>
    </w:rPr>
  </w:style>
  <w:style w:type="paragraph" w:customStyle="1" w:styleId="bulletbodytextindent">
    <w:name w:val="bullet body text indent"/>
    <w:basedOn w:val="Normal"/>
    <w:pPr>
      <w:numPr>
        <w:numId w:val="8"/>
      </w:numPr>
      <w:spacing w:after="0"/>
    </w:pPr>
    <w:rPr>
      <w:rFonts w:ascii="Arial" w:hAnsi="Arial"/>
      <w:kern w:val="0"/>
    </w:rPr>
  </w:style>
  <w:style w:type="paragraph" w:customStyle="1" w:styleId="bulletdoubleindent">
    <w:name w:val="bullet double indent"/>
    <w:basedOn w:val="bulletbodytextindent"/>
    <w:pPr>
      <w:ind w:left="1800"/>
    </w:pPr>
  </w:style>
  <w:style w:type="paragraph" w:customStyle="1" w:styleId="Style1">
    <w:name w:val="Style1"/>
    <w:basedOn w:val="Normal"/>
    <w:pPr>
      <w:spacing w:after="0"/>
    </w:pPr>
    <w:rPr>
      <w:kern w:val="0"/>
      <w:sz w:val="24"/>
      <w:u w:val="single"/>
    </w:rPr>
  </w:style>
  <w:style w:type="paragraph" w:customStyle="1" w:styleId="BodyRFP">
    <w:name w:val="Body RFP"/>
    <w:basedOn w:val="BodyText"/>
    <w:pPr>
      <w:keepLines/>
      <w:tabs>
        <w:tab w:val="decimal" w:pos="720"/>
      </w:tabs>
      <w:spacing w:after="0" w:line="240" w:lineRule="auto"/>
    </w:pPr>
    <w:rPr>
      <w:color w:val="000080"/>
      <w:spacing w:val="0"/>
      <w:kern w:val="0"/>
      <w:sz w:val="22"/>
    </w:rPr>
  </w:style>
  <w:style w:type="paragraph" w:customStyle="1" w:styleId="Numberlist">
    <w:name w:val="Number list"/>
    <w:basedOn w:val="Normal"/>
    <w:pPr>
      <w:numPr>
        <w:numId w:val="10"/>
      </w:numPr>
      <w:tabs>
        <w:tab w:val="left" w:leader="dot" w:pos="7200"/>
        <w:tab w:val="left" w:leader="dot" w:pos="8640"/>
        <w:tab w:val="left" w:leader="dot" w:pos="10080"/>
      </w:tabs>
      <w:spacing w:before="40" w:after="20"/>
      <w:ind w:left="648" w:hanging="360"/>
    </w:pPr>
    <w:rPr>
      <w:rFonts w:ascii="Arial" w:hAnsi="Arial"/>
      <w:kern w:val="0"/>
    </w:rPr>
  </w:style>
  <w:style w:type="paragraph" w:customStyle="1" w:styleId="1ListBullet">
    <w:name w:val="1 List Bullet"/>
    <w:basedOn w:val="Normal"/>
    <w:pPr>
      <w:numPr>
        <w:numId w:val="9"/>
      </w:numPr>
      <w:tabs>
        <w:tab w:val="left" w:leader="dot" w:pos="7200"/>
        <w:tab w:val="left" w:leader="dot" w:pos="8640"/>
        <w:tab w:val="left" w:leader="dot" w:pos="10080"/>
      </w:tabs>
      <w:spacing w:before="60" w:after="60"/>
    </w:pPr>
    <w:rPr>
      <w:rFonts w:ascii="Arial" w:hAnsi="Arial"/>
      <w:kern w:val="0"/>
    </w:rPr>
  </w:style>
  <w:style w:type="paragraph" w:customStyle="1" w:styleId="bulletnumberlist">
    <w:name w:val="bullet number list"/>
    <w:basedOn w:val="Normal"/>
    <w:pPr>
      <w:numPr>
        <w:numId w:val="11"/>
      </w:numPr>
      <w:tabs>
        <w:tab w:val="left" w:leader="dot" w:pos="7200"/>
        <w:tab w:val="left" w:leader="dot" w:pos="8640"/>
        <w:tab w:val="left" w:leader="dot" w:pos="10080"/>
      </w:tabs>
      <w:spacing w:before="40" w:after="20"/>
    </w:pPr>
    <w:rPr>
      <w:rFonts w:ascii="Arial" w:hAnsi="Arial"/>
      <w:kern w:val="0"/>
    </w:rPr>
  </w:style>
  <w:style w:type="paragraph" w:customStyle="1" w:styleId="Heading6--Italic">
    <w:name w:val="Heading 6--Italic"/>
    <w:basedOn w:val="Heading6--"/>
    <w:next w:val="Body"/>
    <w:pPr>
      <w:keepNext w:val="0"/>
      <w:keepLines w:val="0"/>
      <w:overflowPunct w:val="0"/>
      <w:autoSpaceDE w:val="0"/>
      <w:autoSpaceDN w:val="0"/>
      <w:adjustRightInd w:val="0"/>
      <w:spacing w:before="120" w:after="60"/>
      <w:textAlignment w:val="baseline"/>
    </w:pPr>
    <w:rPr>
      <w:b w:val="0"/>
      <w:kern w:val="0"/>
      <w:sz w:val="22"/>
    </w:rPr>
  </w:style>
  <w:style w:type="paragraph" w:styleId="CommentText">
    <w:name w:val="annotation text"/>
    <w:basedOn w:val="Normal"/>
    <w:link w:val="CommentTextChar"/>
    <w:uiPriority w:val="99"/>
    <w:pPr>
      <w:overflowPunct w:val="0"/>
      <w:autoSpaceDE w:val="0"/>
      <w:autoSpaceDN w:val="0"/>
      <w:adjustRightInd w:val="0"/>
      <w:spacing w:after="0"/>
      <w:textAlignment w:val="baseline"/>
    </w:pPr>
    <w:rPr>
      <w:kern w:val="0"/>
    </w:rPr>
  </w:style>
  <w:style w:type="paragraph" w:customStyle="1" w:styleId="TableCell0">
    <w:name w:val="TableCell"/>
    <w:basedOn w:val="Normal"/>
    <w:pPr>
      <w:keepLines/>
      <w:suppressAutoHyphens/>
      <w:overflowPunct w:val="0"/>
      <w:autoSpaceDE w:val="0"/>
      <w:autoSpaceDN w:val="0"/>
      <w:adjustRightInd w:val="0"/>
      <w:spacing w:before="20" w:after="20"/>
      <w:ind w:left="180" w:hanging="180"/>
      <w:textAlignment w:val="baseline"/>
    </w:pPr>
  </w:style>
  <w:style w:type="paragraph" w:customStyle="1" w:styleId="REQUIREMENTS">
    <w:name w:val="REQUIREMENTS"/>
    <w:basedOn w:val="Normal"/>
    <w:pPr>
      <w:tabs>
        <w:tab w:val="left" w:pos="990"/>
        <w:tab w:val="left" w:pos="1440"/>
        <w:tab w:val="left" w:pos="1800"/>
        <w:tab w:val="left" w:pos="2160"/>
      </w:tabs>
      <w:overflowPunct w:val="0"/>
      <w:autoSpaceDE w:val="0"/>
      <w:autoSpaceDN w:val="0"/>
      <w:adjustRightInd w:val="0"/>
      <w:spacing w:after="0"/>
      <w:ind w:left="720" w:hanging="720"/>
      <w:jc w:val="both"/>
      <w:textAlignment w:val="baseline"/>
    </w:pPr>
    <w:rPr>
      <w:caps/>
      <w:color w:val="000080"/>
      <w:kern w:val="0"/>
      <w:sz w:val="24"/>
    </w:rPr>
  </w:style>
  <w:style w:type="paragraph" w:customStyle="1" w:styleId="Questions">
    <w:name w:val="Questions"/>
    <w:basedOn w:val="Normal"/>
    <w:pPr>
      <w:tabs>
        <w:tab w:val="left" w:pos="990"/>
        <w:tab w:val="left" w:pos="1440"/>
        <w:tab w:val="left" w:pos="1800"/>
        <w:tab w:val="left" w:pos="2160"/>
      </w:tabs>
      <w:overflowPunct w:val="0"/>
      <w:autoSpaceDE w:val="0"/>
      <w:autoSpaceDN w:val="0"/>
      <w:adjustRightInd w:val="0"/>
      <w:spacing w:after="0"/>
      <w:ind w:left="1080" w:hanging="360"/>
      <w:jc w:val="both"/>
      <w:textAlignment w:val="baseline"/>
    </w:pPr>
    <w:rPr>
      <w:color w:val="000080"/>
      <w:kern w:val="0"/>
      <w:sz w:val="22"/>
    </w:rPr>
  </w:style>
  <w:style w:type="paragraph" w:customStyle="1" w:styleId="Heading1SOA">
    <w:name w:val="Heading 1 SOA"/>
    <w:basedOn w:val="Normal"/>
    <w:pPr>
      <w:numPr>
        <w:numId w:val="12"/>
      </w:numPr>
      <w:spacing w:after="0"/>
    </w:pPr>
    <w:rPr>
      <w:b/>
      <w:kern w:val="0"/>
      <w:sz w:val="32"/>
    </w:rPr>
  </w:style>
  <w:style w:type="paragraph" w:customStyle="1" w:styleId="TSR">
    <w:name w:val="TSR"/>
    <w:basedOn w:val="mainbody"/>
    <w:autoRedefine/>
    <w:rPr>
      <w:bCs/>
      <w:snapToGrid w:val="0"/>
      <w:color w:val="000000"/>
      <w:sz w:val="20"/>
    </w:rPr>
  </w:style>
  <w:style w:type="paragraph" w:customStyle="1" w:styleId="Caption2">
    <w:name w:val="Caption2"/>
    <w:basedOn w:val="Caption"/>
    <w:pPr>
      <w:keepNext w:val="0"/>
      <w:framePr w:hSpace="187" w:vSpace="187" w:wrap="notBeside" w:vAnchor="text" w:hAnchor="text" w:y="1"/>
      <w:numPr>
        <w:numId w:val="6"/>
      </w:numPr>
      <w:suppressAutoHyphens w:val="0"/>
      <w:spacing w:before="0" w:after="0"/>
    </w:pPr>
    <w:rPr>
      <w:kern w:val="0"/>
    </w:rPr>
  </w:style>
  <w:style w:type="paragraph" w:customStyle="1" w:styleId="mainbullet">
    <w:name w:val="main bullet"/>
    <w:basedOn w:val="mainbody"/>
    <w:pPr>
      <w:numPr>
        <w:numId w:val="3"/>
      </w:numPr>
      <w:tabs>
        <w:tab w:val="left" w:pos="2880"/>
      </w:tabs>
      <w:spacing w:after="60"/>
      <w:jc w:val="left"/>
    </w:pPr>
    <w:rPr>
      <w:iCs w:val="0"/>
    </w:rPr>
  </w:style>
  <w:style w:type="paragraph" w:customStyle="1" w:styleId="thirdsubtitle">
    <w:name w:val="third subtitle"/>
    <w:basedOn w:val="Subtitle"/>
    <w:pPr>
      <w:keepLines w:val="0"/>
      <w:spacing w:before="0" w:line="240" w:lineRule="auto"/>
    </w:pPr>
    <w:rPr>
      <w:b/>
      <w:iCs w:val="0"/>
      <w:spacing w:val="0"/>
      <w:kern w:val="0"/>
      <w:sz w:val="28"/>
    </w:rPr>
  </w:style>
  <w:style w:type="paragraph" w:styleId="BalloonText">
    <w:name w:val="Balloon Text"/>
    <w:basedOn w:val="Normal"/>
    <w:semiHidden/>
    <w:rPr>
      <w:rFonts w:ascii="Tahoma" w:hAnsi="Tahoma" w:cs="Tahoma"/>
      <w:sz w:val="16"/>
      <w:szCs w:val="16"/>
    </w:rPr>
  </w:style>
  <w:style w:type="character" w:styleId="CommentReference">
    <w:name w:val="annotation reference"/>
    <w:uiPriority w:val="99"/>
    <w:semiHidden/>
    <w:rPr>
      <w:sz w:val="16"/>
      <w:szCs w:val="16"/>
    </w:rPr>
  </w:style>
  <w:style w:type="paragraph" w:styleId="CommentSubject">
    <w:name w:val="annotation subject"/>
    <w:basedOn w:val="CommentText"/>
    <w:next w:val="CommentText"/>
    <w:semiHidden/>
    <w:pPr>
      <w:overflowPunct/>
      <w:autoSpaceDE/>
      <w:autoSpaceDN/>
      <w:adjustRightInd/>
      <w:spacing w:after="120"/>
      <w:textAlignment w:val="auto"/>
    </w:pPr>
    <w:rPr>
      <w:b/>
      <w:bCs/>
      <w:kern w:val="16"/>
    </w:rPr>
  </w:style>
  <w:style w:type="character" w:customStyle="1" w:styleId="BodyTextIndentChar">
    <w:name w:val="Body Text Indent Char"/>
    <w:link w:val="BodyTextIndent"/>
    <w:rsid w:val="00D204F8"/>
    <w:rPr>
      <w:iCs/>
      <w:spacing w:val="-5"/>
      <w:kern w:val="16"/>
    </w:rPr>
  </w:style>
  <w:style w:type="character" w:customStyle="1" w:styleId="Heading1Char">
    <w:name w:val="Heading 1 Char"/>
    <w:aliases w:val="1 Char,temp Char,11 Char,12 Char,13 Char,14 Char,15 Char,16 Char,17 Char,18 Char,19 Char,110 Char,H1 Char,H11 Char,H12 Char,H13 Char,H14 Char,H15 Char,H16 Char,H17 Char,Section Title Char,l1 Char,Main Title Char,Main Title1 Char,h1 Char"/>
    <w:link w:val="Heading1"/>
    <w:rsid w:val="00AC582E"/>
    <w:rPr>
      <w:b/>
      <w:iCs/>
      <w:kern w:val="28"/>
      <w:sz w:val="30"/>
      <w:lang w:val="x-none" w:eastAsia="x-none"/>
    </w:rPr>
  </w:style>
  <w:style w:type="character" w:customStyle="1" w:styleId="BodyChar">
    <w:name w:val="Body Char"/>
    <w:link w:val="Body"/>
    <w:rsid w:val="007E331E"/>
    <w:rPr>
      <w:rFonts w:ascii="Book Antiqua" w:hAnsi="Book Antiqua"/>
      <w:kern w:val="16"/>
      <w:lang w:bidi="ar-SA"/>
    </w:rPr>
  </w:style>
  <w:style w:type="numbering" w:styleId="111111">
    <w:name w:val="Outline List 2"/>
    <w:basedOn w:val="NoList"/>
    <w:rsid w:val="007E331E"/>
    <w:pPr>
      <w:numPr>
        <w:numId w:val="13"/>
      </w:numPr>
    </w:pPr>
  </w:style>
  <w:style w:type="character" w:customStyle="1" w:styleId="BodyTextChar">
    <w:name w:val="Body Text Char"/>
    <w:aliases w:val="body indent Char,Body3 Char,Tempo Body Text Char,bt Char,body text Char,BODY TEXT Char,t Char"/>
    <w:link w:val="BodyText"/>
    <w:rsid w:val="00252D16"/>
    <w:rPr>
      <w:iCs/>
      <w:spacing w:val="-5"/>
      <w:kern w:val="16"/>
    </w:rPr>
  </w:style>
  <w:style w:type="paragraph" w:customStyle="1" w:styleId="JOCNHeading2">
    <w:name w:val="JOCN Heading 2"/>
    <w:basedOn w:val="Heading2"/>
    <w:rsid w:val="00FC1ACE"/>
    <w:pPr>
      <w:keepLines w:val="0"/>
      <w:numPr>
        <w:ilvl w:val="0"/>
        <w:numId w:val="0"/>
      </w:numPr>
      <w:tabs>
        <w:tab w:val="num" w:pos="720"/>
      </w:tabs>
      <w:autoSpaceDE w:val="0"/>
      <w:autoSpaceDN w:val="0"/>
      <w:spacing w:before="120" w:after="60"/>
      <w:ind w:left="144"/>
    </w:pPr>
    <w:rPr>
      <w:rFonts w:ascii="Century Schoolbook" w:hAnsi="Century Schoolbook"/>
      <w:b w:val="0"/>
      <w:i/>
      <w:kern w:val="0"/>
      <w:sz w:val="20"/>
    </w:rPr>
  </w:style>
  <w:style w:type="paragraph" w:customStyle="1" w:styleId="JOCNHeading1">
    <w:name w:val="JOCN Heading 1"/>
    <w:basedOn w:val="Heading1"/>
    <w:rsid w:val="000F2070"/>
    <w:pPr>
      <w:keepLines w:val="0"/>
      <w:pageBreakBefore w:val="0"/>
      <w:numPr>
        <w:numId w:val="0"/>
      </w:numPr>
      <w:tabs>
        <w:tab w:val="num" w:pos="720"/>
      </w:tabs>
      <w:autoSpaceDE w:val="0"/>
      <w:autoSpaceDN w:val="0"/>
      <w:spacing w:before="240" w:after="80"/>
      <w:jc w:val="center"/>
    </w:pPr>
    <w:rPr>
      <w:rFonts w:ascii="Century Schoolbook" w:hAnsi="Century Schoolbook"/>
      <w:b w:val="0"/>
      <w:iCs w:val="0"/>
      <w:smallCaps/>
      <w:sz w:val="20"/>
    </w:rPr>
  </w:style>
  <w:style w:type="paragraph" w:customStyle="1" w:styleId="StyleCaptionCentered">
    <w:name w:val="Style Caption + Centered"/>
    <w:basedOn w:val="Caption"/>
    <w:rsid w:val="00656E56"/>
    <w:pPr>
      <w:keepNext w:val="0"/>
      <w:suppressAutoHyphens w:val="0"/>
      <w:spacing w:before="0" w:after="360"/>
    </w:pPr>
    <w:rPr>
      <w:rFonts w:ascii="Calibri" w:hAnsi="Calibri"/>
      <w:bCs/>
      <w:kern w:val="0"/>
      <w:lang w:bidi="en-US"/>
    </w:rPr>
  </w:style>
  <w:style w:type="paragraph" w:customStyle="1" w:styleId="Tablehead">
    <w:name w:val="Table_head"/>
    <w:basedOn w:val="Normal"/>
    <w:next w:val="Normal"/>
    <w:link w:val="TableheadChar"/>
    <w:rsid w:val="00C36B7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SimSun"/>
      <w:b/>
      <w:iCs w:val="0"/>
      <w:kern w:val="0"/>
      <w:sz w:val="22"/>
      <w:lang w:val="en-GB"/>
    </w:rPr>
  </w:style>
  <w:style w:type="character" w:customStyle="1" w:styleId="CaptionChar">
    <w:name w:val="Caption Char"/>
    <w:link w:val="Caption"/>
    <w:uiPriority w:val="35"/>
    <w:locked/>
    <w:rsid w:val="007D42DB"/>
    <w:rPr>
      <w:b/>
      <w:kern w:val="16"/>
    </w:rPr>
  </w:style>
  <w:style w:type="paragraph" w:styleId="NormalWeb">
    <w:name w:val="Normal (Web)"/>
    <w:basedOn w:val="Normal"/>
    <w:uiPriority w:val="99"/>
    <w:unhideWhenUsed/>
    <w:rsid w:val="00CA7CAA"/>
    <w:pPr>
      <w:spacing w:before="100" w:beforeAutospacing="1" w:after="100" w:afterAutospacing="1"/>
    </w:pPr>
    <w:rPr>
      <w:iCs w:val="0"/>
      <w:kern w:val="0"/>
      <w:sz w:val="24"/>
      <w:szCs w:val="24"/>
    </w:rPr>
  </w:style>
  <w:style w:type="paragraph" w:styleId="ListParagraph">
    <w:name w:val="List Paragraph"/>
    <w:basedOn w:val="Normal"/>
    <w:uiPriority w:val="34"/>
    <w:qFormat/>
    <w:rsid w:val="00D61517"/>
    <w:pPr>
      <w:ind w:left="720"/>
      <w:contextualSpacing/>
    </w:pPr>
  </w:style>
  <w:style w:type="paragraph" w:customStyle="1" w:styleId="Heading2Text">
    <w:name w:val="Heading 2 Text"/>
    <w:basedOn w:val="BodyText"/>
    <w:rsid w:val="00675451"/>
    <w:pPr>
      <w:spacing w:before="60" w:after="80" w:line="240" w:lineRule="auto"/>
      <w:ind w:left="360"/>
      <w:jc w:val="left"/>
    </w:pPr>
    <w:rPr>
      <w:rFonts w:ascii="Arial" w:hAnsi="Arial"/>
      <w:iCs w:val="0"/>
      <w:spacing w:val="0"/>
      <w:kern w:val="0"/>
      <w:lang w:val="en-US" w:eastAsia="en-US"/>
    </w:rPr>
  </w:style>
  <w:style w:type="character" w:customStyle="1" w:styleId="Heading3Char">
    <w:name w:val="Heading 3 Char"/>
    <w:aliases w:val="3 Char,PRTM Heading 3 Char,h3 Char,H3 Char"/>
    <w:link w:val="Heading3"/>
    <w:rsid w:val="00D75949"/>
    <w:rPr>
      <w:b/>
      <w:iCs/>
      <w:kern w:val="16"/>
      <w:sz w:val="24"/>
    </w:rPr>
  </w:style>
  <w:style w:type="character" w:customStyle="1" w:styleId="Heading4Char">
    <w:name w:val="Heading 4 Char"/>
    <w:aliases w:val="4 Char,PRTM Heading 4 Char"/>
    <w:link w:val="Heading4"/>
    <w:rsid w:val="00D75949"/>
    <w:rPr>
      <w:b/>
      <w:iCs/>
      <w:kern w:val="16"/>
      <w:sz w:val="22"/>
    </w:rPr>
  </w:style>
  <w:style w:type="paragraph" w:styleId="TOCHeading">
    <w:name w:val="TOC Heading"/>
    <w:basedOn w:val="Heading1"/>
    <w:next w:val="Normal"/>
    <w:uiPriority w:val="39"/>
    <w:semiHidden/>
    <w:unhideWhenUsed/>
    <w:qFormat/>
    <w:rsid w:val="003D4526"/>
    <w:pPr>
      <w:pageBreakBefore w:val="0"/>
      <w:numPr>
        <w:numId w:val="0"/>
      </w:numPr>
      <w:spacing w:before="480" w:after="0" w:line="276" w:lineRule="auto"/>
      <w:outlineLvl w:val="9"/>
    </w:pPr>
    <w:rPr>
      <w:rFonts w:ascii="Cambria" w:eastAsia="MS Gothic" w:hAnsi="Cambria"/>
      <w:bCs/>
      <w:iCs w:val="0"/>
      <w:color w:val="365F91"/>
      <w:kern w:val="0"/>
      <w:sz w:val="28"/>
      <w:szCs w:val="28"/>
      <w:lang w:val="en-US" w:eastAsia="ja-JP"/>
    </w:rPr>
  </w:style>
  <w:style w:type="paragraph" w:customStyle="1" w:styleId="JOCNText">
    <w:name w:val="JOCN Text"/>
    <w:basedOn w:val="Normal"/>
    <w:rsid w:val="00717B36"/>
    <w:pPr>
      <w:widowControl w:val="0"/>
      <w:autoSpaceDE w:val="0"/>
      <w:autoSpaceDN w:val="0"/>
      <w:spacing w:after="0" w:line="252" w:lineRule="auto"/>
      <w:ind w:firstLine="202"/>
      <w:jc w:val="both"/>
    </w:pPr>
    <w:rPr>
      <w:rFonts w:ascii="Century Schoolbook" w:hAnsi="Century Schoolbook"/>
      <w:iCs w:val="0"/>
      <w:kern w:val="0"/>
      <w:sz w:val="18"/>
    </w:rPr>
  </w:style>
  <w:style w:type="table" w:styleId="TableGrid">
    <w:name w:val="Table Grid"/>
    <w:basedOn w:val="TableNormal"/>
    <w:uiPriority w:val="39"/>
    <w:rsid w:val="00524C8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65BC"/>
  </w:style>
  <w:style w:type="paragraph" w:styleId="Revision">
    <w:name w:val="Revision"/>
    <w:hidden/>
    <w:uiPriority w:val="99"/>
    <w:semiHidden/>
    <w:rsid w:val="007F13AC"/>
    <w:rPr>
      <w:iCs/>
      <w:kern w:val="16"/>
    </w:rPr>
  </w:style>
  <w:style w:type="paragraph" w:customStyle="1" w:styleId="Normalaftertitle">
    <w:name w:val="Normal_after_title"/>
    <w:basedOn w:val="Normal"/>
    <w:next w:val="Normal"/>
    <w:rsid w:val="0055797B"/>
    <w:pPr>
      <w:tabs>
        <w:tab w:val="left" w:pos="794"/>
        <w:tab w:val="left" w:pos="1191"/>
        <w:tab w:val="left" w:pos="1588"/>
        <w:tab w:val="left" w:pos="1985"/>
      </w:tabs>
      <w:overflowPunct w:val="0"/>
      <w:autoSpaceDE w:val="0"/>
      <w:autoSpaceDN w:val="0"/>
      <w:adjustRightInd w:val="0"/>
      <w:spacing w:before="360" w:after="0"/>
      <w:jc w:val="both"/>
      <w:textAlignment w:val="baseline"/>
    </w:pPr>
    <w:rPr>
      <w:rFonts w:eastAsia="SimSun"/>
      <w:iCs w:val="0"/>
      <w:kern w:val="0"/>
      <w:sz w:val="24"/>
      <w:lang w:val="en-GB"/>
    </w:rPr>
  </w:style>
  <w:style w:type="paragraph" w:customStyle="1" w:styleId="DecimalAligned">
    <w:name w:val="Decimal Aligned"/>
    <w:basedOn w:val="Normal"/>
    <w:uiPriority w:val="40"/>
    <w:qFormat/>
    <w:rsid w:val="003D7608"/>
    <w:pPr>
      <w:tabs>
        <w:tab w:val="decimal" w:pos="360"/>
      </w:tabs>
      <w:spacing w:after="200" w:line="276" w:lineRule="auto"/>
    </w:pPr>
    <w:rPr>
      <w:rFonts w:asciiTheme="minorHAnsi" w:eastAsiaTheme="minorHAnsi" w:hAnsiTheme="minorHAnsi" w:cstheme="minorBidi"/>
      <w:iCs w:val="0"/>
      <w:kern w:val="0"/>
      <w:sz w:val="22"/>
      <w:szCs w:val="22"/>
      <w:lang w:eastAsia="ja-JP"/>
    </w:rPr>
  </w:style>
  <w:style w:type="character" w:customStyle="1" w:styleId="FootnoteTextChar">
    <w:name w:val="Footnote Text Char"/>
    <w:basedOn w:val="DefaultParagraphFont"/>
    <w:link w:val="FootnoteText"/>
    <w:uiPriority w:val="99"/>
    <w:rsid w:val="003D7608"/>
    <w:rPr>
      <w:rFonts w:ascii="Arial" w:hAnsi="Arial"/>
      <w:kern w:val="16"/>
      <w:sz w:val="16"/>
    </w:rPr>
  </w:style>
  <w:style w:type="character" w:styleId="SubtleEmphasis">
    <w:name w:val="Subtle Emphasis"/>
    <w:basedOn w:val="DefaultParagraphFont"/>
    <w:uiPriority w:val="19"/>
    <w:qFormat/>
    <w:rsid w:val="003D7608"/>
    <w:rPr>
      <w:i/>
      <w:iCs/>
      <w:color w:val="7F7F7F" w:themeColor="text1" w:themeTint="80"/>
    </w:rPr>
  </w:style>
  <w:style w:type="table" w:styleId="LightShading-Accent1">
    <w:name w:val="Light Shading Accent 1"/>
    <w:basedOn w:val="TableNormal"/>
    <w:uiPriority w:val="60"/>
    <w:rsid w:val="003D7608"/>
    <w:rPr>
      <w:rFonts w:asciiTheme="minorHAnsi" w:eastAsiaTheme="minorEastAsia" w:hAnsiTheme="minorHAnsi" w:cstheme="minorBidi"/>
      <w:color w:val="365F91" w:themeColor="accent1" w:themeShade="BF"/>
      <w:sz w:val="22"/>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Reftext">
    <w:name w:val="Ref_text"/>
    <w:basedOn w:val="Normal"/>
    <w:uiPriority w:val="98"/>
    <w:rsid w:val="00FE30E6"/>
    <w:pPr>
      <w:spacing w:before="120" w:line="259" w:lineRule="auto"/>
      <w:ind w:left="794" w:hanging="794"/>
      <w:jc w:val="both"/>
    </w:pPr>
    <w:rPr>
      <w:iCs w:val="0"/>
      <w:kern w:val="0"/>
      <w:sz w:val="24"/>
      <w:szCs w:val="24"/>
    </w:rPr>
  </w:style>
  <w:style w:type="character" w:customStyle="1" w:styleId="TableheadChar">
    <w:name w:val="Table_head Char"/>
    <w:link w:val="Tablehead"/>
    <w:locked/>
    <w:rsid w:val="00F243EF"/>
    <w:rPr>
      <w:rFonts w:eastAsia="SimSun"/>
      <w:b/>
      <w:sz w:val="22"/>
      <w:lang w:val="en-GB"/>
    </w:rPr>
  </w:style>
  <w:style w:type="paragraph" w:customStyle="1" w:styleId="Tabletext0">
    <w:name w:val="Table_text"/>
    <w:basedOn w:val="Normal"/>
    <w:link w:val="TabletextChar"/>
    <w:rsid w:val="00F243E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pPr>
    <w:rPr>
      <w:iCs w:val="0"/>
      <w:noProof/>
      <w:kern w:val="0"/>
      <w:sz w:val="22"/>
      <w:lang w:val="en-GB"/>
    </w:rPr>
  </w:style>
  <w:style w:type="paragraph" w:customStyle="1" w:styleId="Headingi">
    <w:name w:val="Heading_i"/>
    <w:basedOn w:val="Normal"/>
    <w:next w:val="Normal"/>
    <w:rsid w:val="00DE0F7B"/>
    <w:pPr>
      <w:keepNext/>
      <w:tabs>
        <w:tab w:val="left" w:pos="794"/>
        <w:tab w:val="left" w:pos="1191"/>
        <w:tab w:val="left" w:pos="1588"/>
        <w:tab w:val="left" w:pos="1985"/>
      </w:tabs>
      <w:overflowPunct w:val="0"/>
      <w:autoSpaceDE w:val="0"/>
      <w:autoSpaceDN w:val="0"/>
      <w:adjustRightInd w:val="0"/>
      <w:spacing w:before="160" w:after="0"/>
      <w:textAlignment w:val="baseline"/>
    </w:pPr>
    <w:rPr>
      <w:i/>
      <w:iCs w:val="0"/>
      <w:noProof/>
      <w:kern w:val="0"/>
      <w:sz w:val="24"/>
      <w:lang w:val="en-GB"/>
    </w:rPr>
  </w:style>
  <w:style w:type="paragraph" w:customStyle="1" w:styleId="Attribute">
    <w:name w:val="Attribute"/>
    <w:basedOn w:val="Normal"/>
    <w:rsid w:val="00DE0F7B"/>
    <w:pPr>
      <w:tabs>
        <w:tab w:val="left" w:pos="2520"/>
      </w:tabs>
      <w:spacing w:before="120" w:after="0"/>
      <w:ind w:left="2160" w:hanging="1440"/>
    </w:pPr>
    <w:rPr>
      <w:iCs w:val="0"/>
      <w:noProof/>
      <w:kern w:val="0"/>
      <w:sz w:val="24"/>
      <w:lang w:val="en-GB"/>
    </w:rPr>
  </w:style>
  <w:style w:type="paragraph" w:customStyle="1" w:styleId="Attributefollower">
    <w:name w:val="Attribute follower"/>
    <w:basedOn w:val="Attribute"/>
    <w:rsid w:val="00DE0F7B"/>
    <w:pPr>
      <w:ind w:firstLine="0"/>
    </w:pPr>
    <w:rPr>
      <w:lang w:eastAsia="zh-CN"/>
    </w:rPr>
  </w:style>
  <w:style w:type="paragraph" w:customStyle="1" w:styleId="Attributelist">
    <w:name w:val="Attribute list"/>
    <w:basedOn w:val="Attributefollower"/>
    <w:uiPriority w:val="99"/>
    <w:qFormat/>
    <w:rsid w:val="00DE0F7B"/>
    <w:pPr>
      <w:tabs>
        <w:tab w:val="clear" w:pos="2520"/>
      </w:tabs>
      <w:spacing w:before="0"/>
      <w:ind w:left="2880" w:hanging="360"/>
    </w:pPr>
  </w:style>
  <w:style w:type="paragraph" w:customStyle="1" w:styleId="Description">
    <w:name w:val="Description"/>
    <w:basedOn w:val="Normal"/>
    <w:rsid w:val="00DE0F7B"/>
    <w:pPr>
      <w:spacing w:before="120" w:after="0"/>
      <w:ind w:left="720"/>
    </w:pPr>
    <w:rPr>
      <w:rFonts w:eastAsia="SimSun"/>
      <w:iCs w:val="0"/>
      <w:noProof/>
      <w:kern w:val="0"/>
      <w:sz w:val="24"/>
      <w:lang w:val="en-GB" w:eastAsia="ja-JP"/>
    </w:rPr>
  </w:style>
  <w:style w:type="character" w:customStyle="1" w:styleId="Heading2Char">
    <w:name w:val="Heading 2 Char"/>
    <w:aliases w:val="2 Char,PRTM Heading 2 Char,Heading3 Char,Heading2 Char,Map Title Char,H2 Char,H21 Char,H22 Char,H211 Char,H23 Char,H212 Char,h2 Char,Head2 Char,Header 2 Char,l2 Char,Header2 Char,I2 Char"/>
    <w:basedOn w:val="DefaultParagraphFont"/>
    <w:link w:val="Heading2"/>
    <w:rsid w:val="00BF3095"/>
    <w:rPr>
      <w:b/>
      <w:iCs/>
      <w:kern w:val="16"/>
      <w:sz w:val="26"/>
    </w:rPr>
  </w:style>
  <w:style w:type="character" w:customStyle="1" w:styleId="HeaderChar">
    <w:name w:val="Header Char"/>
    <w:aliases w:val="h Char,Header/Footer Char,header odd Char,Hyphen Char"/>
    <w:basedOn w:val="DefaultParagraphFont"/>
    <w:link w:val="Header"/>
    <w:rsid w:val="00886FFF"/>
    <w:rPr>
      <w:iCs/>
      <w:kern w:val="16"/>
    </w:rPr>
  </w:style>
  <w:style w:type="paragraph" w:customStyle="1" w:styleId="Relationships">
    <w:name w:val="Relationships"/>
    <w:basedOn w:val="Normal"/>
    <w:rsid w:val="00886FFF"/>
    <w:pPr>
      <w:keepNext/>
      <w:spacing w:before="120" w:after="0"/>
    </w:pPr>
    <w:rPr>
      <w:i/>
      <w:kern w:val="0"/>
      <w:sz w:val="24"/>
      <w:lang w:val="en-GB"/>
    </w:rPr>
  </w:style>
  <w:style w:type="character" w:customStyle="1" w:styleId="CommentTextChar">
    <w:name w:val="Comment Text Char"/>
    <w:basedOn w:val="DefaultParagraphFont"/>
    <w:link w:val="CommentText"/>
    <w:uiPriority w:val="99"/>
    <w:rsid w:val="004F2D6E"/>
    <w:rPr>
      <w:iCs/>
    </w:rPr>
  </w:style>
  <w:style w:type="paragraph" w:customStyle="1" w:styleId="xl71">
    <w:name w:val="xl71"/>
    <w:basedOn w:val="Normal"/>
    <w:rsid w:val="004D2FDA"/>
    <w:pPr>
      <w:spacing w:before="100" w:beforeAutospacing="1" w:after="100" w:afterAutospacing="1"/>
      <w:jc w:val="center"/>
    </w:pPr>
    <w:rPr>
      <w:iCs w:val="0"/>
      <w:kern w:val="0"/>
      <w:sz w:val="24"/>
      <w:szCs w:val="24"/>
    </w:rPr>
  </w:style>
  <w:style w:type="paragraph" w:customStyle="1" w:styleId="xl72">
    <w:name w:val="xl72"/>
    <w:basedOn w:val="Normal"/>
    <w:rsid w:val="004D2FDA"/>
    <w:pPr>
      <w:pBdr>
        <w:bottom w:val="single" w:sz="4" w:space="0" w:color="auto"/>
        <w:right w:val="single" w:sz="4" w:space="0" w:color="auto"/>
      </w:pBdr>
      <w:shd w:val="clear" w:color="000000" w:fill="CCC0DA"/>
      <w:spacing w:before="100" w:beforeAutospacing="1" w:after="100" w:afterAutospacing="1"/>
    </w:pPr>
    <w:rPr>
      <w:iCs w:val="0"/>
      <w:kern w:val="0"/>
      <w:sz w:val="24"/>
      <w:szCs w:val="24"/>
    </w:rPr>
  </w:style>
  <w:style w:type="paragraph" w:customStyle="1" w:styleId="xl73">
    <w:name w:val="xl73"/>
    <w:basedOn w:val="Normal"/>
    <w:rsid w:val="004D2FDA"/>
    <w:pPr>
      <w:pBdr>
        <w:left w:val="single" w:sz="4" w:space="0" w:color="auto"/>
        <w:bottom w:val="single" w:sz="4" w:space="0" w:color="auto"/>
        <w:right w:val="single" w:sz="4" w:space="0" w:color="auto"/>
      </w:pBdr>
      <w:shd w:val="clear" w:color="000000" w:fill="CCC0DA"/>
      <w:spacing w:before="100" w:beforeAutospacing="1" w:after="100" w:afterAutospacing="1"/>
    </w:pPr>
    <w:rPr>
      <w:iCs w:val="0"/>
      <w:kern w:val="0"/>
      <w:sz w:val="24"/>
      <w:szCs w:val="24"/>
    </w:rPr>
  </w:style>
  <w:style w:type="paragraph" w:customStyle="1" w:styleId="xl74">
    <w:name w:val="xl74"/>
    <w:basedOn w:val="Normal"/>
    <w:rsid w:val="004D2FDA"/>
    <w:pPr>
      <w:pBdr>
        <w:left w:val="single" w:sz="4" w:space="0" w:color="auto"/>
        <w:bottom w:val="single" w:sz="4" w:space="0" w:color="auto"/>
        <w:right w:val="single" w:sz="4" w:space="0" w:color="auto"/>
      </w:pBdr>
      <w:shd w:val="clear" w:color="000000" w:fill="CCC0DA"/>
      <w:spacing w:before="100" w:beforeAutospacing="1" w:after="100" w:afterAutospacing="1"/>
      <w:jc w:val="center"/>
    </w:pPr>
    <w:rPr>
      <w:iCs w:val="0"/>
      <w:kern w:val="0"/>
      <w:sz w:val="24"/>
      <w:szCs w:val="24"/>
    </w:rPr>
  </w:style>
  <w:style w:type="paragraph" w:customStyle="1" w:styleId="xl75">
    <w:name w:val="xl75"/>
    <w:basedOn w:val="Normal"/>
    <w:rsid w:val="004D2FDA"/>
    <w:pPr>
      <w:pBdr>
        <w:left w:val="single" w:sz="4" w:space="0" w:color="auto"/>
        <w:bottom w:val="single" w:sz="4" w:space="0" w:color="auto"/>
        <w:right w:val="single" w:sz="4" w:space="0" w:color="auto"/>
      </w:pBdr>
      <w:shd w:val="clear" w:color="000000" w:fill="B7DEE8"/>
      <w:spacing w:before="100" w:beforeAutospacing="1" w:after="100" w:afterAutospacing="1"/>
    </w:pPr>
    <w:rPr>
      <w:iCs w:val="0"/>
      <w:kern w:val="0"/>
      <w:sz w:val="24"/>
      <w:szCs w:val="24"/>
    </w:rPr>
  </w:style>
  <w:style w:type="character" w:customStyle="1" w:styleId="TabletextChar">
    <w:name w:val="Table_text Char"/>
    <w:basedOn w:val="DefaultParagraphFont"/>
    <w:link w:val="Tabletext0"/>
    <w:rsid w:val="00280764"/>
    <w:rPr>
      <w:noProof/>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3228">
      <w:bodyDiv w:val="1"/>
      <w:marLeft w:val="0"/>
      <w:marRight w:val="0"/>
      <w:marTop w:val="0"/>
      <w:marBottom w:val="0"/>
      <w:divBdr>
        <w:top w:val="none" w:sz="0" w:space="0" w:color="auto"/>
        <w:left w:val="none" w:sz="0" w:space="0" w:color="auto"/>
        <w:bottom w:val="none" w:sz="0" w:space="0" w:color="auto"/>
        <w:right w:val="none" w:sz="0" w:space="0" w:color="auto"/>
      </w:divBdr>
    </w:div>
    <w:div w:id="50036604">
      <w:bodyDiv w:val="1"/>
      <w:marLeft w:val="0"/>
      <w:marRight w:val="0"/>
      <w:marTop w:val="0"/>
      <w:marBottom w:val="0"/>
      <w:divBdr>
        <w:top w:val="none" w:sz="0" w:space="0" w:color="auto"/>
        <w:left w:val="none" w:sz="0" w:space="0" w:color="auto"/>
        <w:bottom w:val="none" w:sz="0" w:space="0" w:color="auto"/>
        <w:right w:val="none" w:sz="0" w:space="0" w:color="auto"/>
      </w:divBdr>
    </w:div>
    <w:div w:id="59521062">
      <w:bodyDiv w:val="1"/>
      <w:marLeft w:val="0"/>
      <w:marRight w:val="0"/>
      <w:marTop w:val="0"/>
      <w:marBottom w:val="0"/>
      <w:divBdr>
        <w:top w:val="none" w:sz="0" w:space="0" w:color="auto"/>
        <w:left w:val="none" w:sz="0" w:space="0" w:color="auto"/>
        <w:bottom w:val="none" w:sz="0" w:space="0" w:color="auto"/>
        <w:right w:val="none" w:sz="0" w:space="0" w:color="auto"/>
      </w:divBdr>
    </w:div>
    <w:div w:id="99685120">
      <w:bodyDiv w:val="1"/>
      <w:marLeft w:val="0"/>
      <w:marRight w:val="0"/>
      <w:marTop w:val="0"/>
      <w:marBottom w:val="0"/>
      <w:divBdr>
        <w:top w:val="none" w:sz="0" w:space="0" w:color="auto"/>
        <w:left w:val="none" w:sz="0" w:space="0" w:color="auto"/>
        <w:bottom w:val="none" w:sz="0" w:space="0" w:color="auto"/>
        <w:right w:val="none" w:sz="0" w:space="0" w:color="auto"/>
      </w:divBdr>
    </w:div>
    <w:div w:id="204416004">
      <w:bodyDiv w:val="1"/>
      <w:marLeft w:val="0"/>
      <w:marRight w:val="0"/>
      <w:marTop w:val="0"/>
      <w:marBottom w:val="0"/>
      <w:divBdr>
        <w:top w:val="none" w:sz="0" w:space="0" w:color="auto"/>
        <w:left w:val="none" w:sz="0" w:space="0" w:color="auto"/>
        <w:bottom w:val="none" w:sz="0" w:space="0" w:color="auto"/>
        <w:right w:val="none" w:sz="0" w:space="0" w:color="auto"/>
      </w:divBdr>
    </w:div>
    <w:div w:id="253823122">
      <w:bodyDiv w:val="1"/>
      <w:marLeft w:val="0"/>
      <w:marRight w:val="0"/>
      <w:marTop w:val="0"/>
      <w:marBottom w:val="0"/>
      <w:divBdr>
        <w:top w:val="none" w:sz="0" w:space="0" w:color="auto"/>
        <w:left w:val="none" w:sz="0" w:space="0" w:color="auto"/>
        <w:bottom w:val="none" w:sz="0" w:space="0" w:color="auto"/>
        <w:right w:val="none" w:sz="0" w:space="0" w:color="auto"/>
      </w:divBdr>
    </w:div>
    <w:div w:id="331221062">
      <w:bodyDiv w:val="1"/>
      <w:marLeft w:val="0"/>
      <w:marRight w:val="0"/>
      <w:marTop w:val="0"/>
      <w:marBottom w:val="0"/>
      <w:divBdr>
        <w:top w:val="none" w:sz="0" w:space="0" w:color="auto"/>
        <w:left w:val="none" w:sz="0" w:space="0" w:color="auto"/>
        <w:bottom w:val="none" w:sz="0" w:space="0" w:color="auto"/>
        <w:right w:val="none" w:sz="0" w:space="0" w:color="auto"/>
      </w:divBdr>
    </w:div>
    <w:div w:id="339897068">
      <w:bodyDiv w:val="1"/>
      <w:marLeft w:val="0"/>
      <w:marRight w:val="0"/>
      <w:marTop w:val="0"/>
      <w:marBottom w:val="0"/>
      <w:divBdr>
        <w:top w:val="none" w:sz="0" w:space="0" w:color="auto"/>
        <w:left w:val="none" w:sz="0" w:space="0" w:color="auto"/>
        <w:bottom w:val="none" w:sz="0" w:space="0" w:color="auto"/>
        <w:right w:val="none" w:sz="0" w:space="0" w:color="auto"/>
      </w:divBdr>
    </w:div>
    <w:div w:id="361444558">
      <w:bodyDiv w:val="1"/>
      <w:marLeft w:val="0"/>
      <w:marRight w:val="0"/>
      <w:marTop w:val="0"/>
      <w:marBottom w:val="0"/>
      <w:divBdr>
        <w:top w:val="none" w:sz="0" w:space="0" w:color="auto"/>
        <w:left w:val="none" w:sz="0" w:space="0" w:color="auto"/>
        <w:bottom w:val="none" w:sz="0" w:space="0" w:color="auto"/>
        <w:right w:val="none" w:sz="0" w:space="0" w:color="auto"/>
      </w:divBdr>
    </w:div>
    <w:div w:id="399522655">
      <w:bodyDiv w:val="1"/>
      <w:marLeft w:val="0"/>
      <w:marRight w:val="0"/>
      <w:marTop w:val="0"/>
      <w:marBottom w:val="0"/>
      <w:divBdr>
        <w:top w:val="none" w:sz="0" w:space="0" w:color="auto"/>
        <w:left w:val="none" w:sz="0" w:space="0" w:color="auto"/>
        <w:bottom w:val="none" w:sz="0" w:space="0" w:color="auto"/>
        <w:right w:val="none" w:sz="0" w:space="0" w:color="auto"/>
      </w:divBdr>
    </w:div>
    <w:div w:id="457067432">
      <w:bodyDiv w:val="1"/>
      <w:marLeft w:val="0"/>
      <w:marRight w:val="0"/>
      <w:marTop w:val="0"/>
      <w:marBottom w:val="0"/>
      <w:divBdr>
        <w:top w:val="none" w:sz="0" w:space="0" w:color="auto"/>
        <w:left w:val="none" w:sz="0" w:space="0" w:color="auto"/>
        <w:bottom w:val="none" w:sz="0" w:space="0" w:color="auto"/>
        <w:right w:val="none" w:sz="0" w:space="0" w:color="auto"/>
      </w:divBdr>
    </w:div>
    <w:div w:id="576550607">
      <w:bodyDiv w:val="1"/>
      <w:marLeft w:val="0"/>
      <w:marRight w:val="0"/>
      <w:marTop w:val="0"/>
      <w:marBottom w:val="0"/>
      <w:divBdr>
        <w:top w:val="none" w:sz="0" w:space="0" w:color="auto"/>
        <w:left w:val="none" w:sz="0" w:space="0" w:color="auto"/>
        <w:bottom w:val="none" w:sz="0" w:space="0" w:color="auto"/>
        <w:right w:val="none" w:sz="0" w:space="0" w:color="auto"/>
      </w:divBdr>
    </w:div>
    <w:div w:id="611475660">
      <w:bodyDiv w:val="1"/>
      <w:marLeft w:val="0"/>
      <w:marRight w:val="0"/>
      <w:marTop w:val="0"/>
      <w:marBottom w:val="0"/>
      <w:divBdr>
        <w:top w:val="none" w:sz="0" w:space="0" w:color="auto"/>
        <w:left w:val="none" w:sz="0" w:space="0" w:color="auto"/>
        <w:bottom w:val="none" w:sz="0" w:space="0" w:color="auto"/>
        <w:right w:val="none" w:sz="0" w:space="0" w:color="auto"/>
      </w:divBdr>
    </w:div>
    <w:div w:id="621570869">
      <w:bodyDiv w:val="1"/>
      <w:marLeft w:val="0"/>
      <w:marRight w:val="0"/>
      <w:marTop w:val="0"/>
      <w:marBottom w:val="0"/>
      <w:divBdr>
        <w:top w:val="none" w:sz="0" w:space="0" w:color="auto"/>
        <w:left w:val="none" w:sz="0" w:space="0" w:color="auto"/>
        <w:bottom w:val="none" w:sz="0" w:space="0" w:color="auto"/>
        <w:right w:val="none" w:sz="0" w:space="0" w:color="auto"/>
      </w:divBdr>
    </w:div>
    <w:div w:id="708263438">
      <w:bodyDiv w:val="1"/>
      <w:marLeft w:val="0"/>
      <w:marRight w:val="0"/>
      <w:marTop w:val="0"/>
      <w:marBottom w:val="0"/>
      <w:divBdr>
        <w:top w:val="none" w:sz="0" w:space="0" w:color="auto"/>
        <w:left w:val="none" w:sz="0" w:space="0" w:color="auto"/>
        <w:bottom w:val="none" w:sz="0" w:space="0" w:color="auto"/>
        <w:right w:val="none" w:sz="0" w:space="0" w:color="auto"/>
      </w:divBdr>
    </w:div>
    <w:div w:id="789133517">
      <w:bodyDiv w:val="1"/>
      <w:marLeft w:val="0"/>
      <w:marRight w:val="0"/>
      <w:marTop w:val="0"/>
      <w:marBottom w:val="0"/>
      <w:divBdr>
        <w:top w:val="none" w:sz="0" w:space="0" w:color="auto"/>
        <w:left w:val="none" w:sz="0" w:space="0" w:color="auto"/>
        <w:bottom w:val="none" w:sz="0" w:space="0" w:color="auto"/>
        <w:right w:val="none" w:sz="0" w:space="0" w:color="auto"/>
      </w:divBdr>
    </w:div>
    <w:div w:id="830173687">
      <w:bodyDiv w:val="1"/>
      <w:marLeft w:val="0"/>
      <w:marRight w:val="0"/>
      <w:marTop w:val="0"/>
      <w:marBottom w:val="0"/>
      <w:divBdr>
        <w:top w:val="none" w:sz="0" w:space="0" w:color="auto"/>
        <w:left w:val="none" w:sz="0" w:space="0" w:color="auto"/>
        <w:bottom w:val="none" w:sz="0" w:space="0" w:color="auto"/>
        <w:right w:val="none" w:sz="0" w:space="0" w:color="auto"/>
      </w:divBdr>
    </w:div>
    <w:div w:id="1125925523">
      <w:bodyDiv w:val="1"/>
      <w:marLeft w:val="0"/>
      <w:marRight w:val="0"/>
      <w:marTop w:val="0"/>
      <w:marBottom w:val="0"/>
      <w:divBdr>
        <w:top w:val="none" w:sz="0" w:space="0" w:color="auto"/>
        <w:left w:val="none" w:sz="0" w:space="0" w:color="auto"/>
        <w:bottom w:val="none" w:sz="0" w:space="0" w:color="auto"/>
        <w:right w:val="none" w:sz="0" w:space="0" w:color="auto"/>
      </w:divBdr>
    </w:div>
    <w:div w:id="1252547649">
      <w:bodyDiv w:val="1"/>
      <w:marLeft w:val="0"/>
      <w:marRight w:val="0"/>
      <w:marTop w:val="0"/>
      <w:marBottom w:val="0"/>
      <w:divBdr>
        <w:top w:val="none" w:sz="0" w:space="0" w:color="auto"/>
        <w:left w:val="none" w:sz="0" w:space="0" w:color="auto"/>
        <w:bottom w:val="none" w:sz="0" w:space="0" w:color="auto"/>
        <w:right w:val="none" w:sz="0" w:space="0" w:color="auto"/>
      </w:divBdr>
    </w:div>
    <w:div w:id="1410539732">
      <w:bodyDiv w:val="1"/>
      <w:marLeft w:val="0"/>
      <w:marRight w:val="0"/>
      <w:marTop w:val="0"/>
      <w:marBottom w:val="0"/>
      <w:divBdr>
        <w:top w:val="none" w:sz="0" w:space="0" w:color="auto"/>
        <w:left w:val="none" w:sz="0" w:space="0" w:color="auto"/>
        <w:bottom w:val="none" w:sz="0" w:space="0" w:color="auto"/>
        <w:right w:val="none" w:sz="0" w:space="0" w:color="auto"/>
      </w:divBdr>
    </w:div>
    <w:div w:id="1590772447">
      <w:bodyDiv w:val="1"/>
      <w:marLeft w:val="0"/>
      <w:marRight w:val="0"/>
      <w:marTop w:val="0"/>
      <w:marBottom w:val="0"/>
      <w:divBdr>
        <w:top w:val="none" w:sz="0" w:space="0" w:color="auto"/>
        <w:left w:val="none" w:sz="0" w:space="0" w:color="auto"/>
        <w:bottom w:val="none" w:sz="0" w:space="0" w:color="auto"/>
        <w:right w:val="none" w:sz="0" w:space="0" w:color="auto"/>
      </w:divBdr>
    </w:div>
    <w:div w:id="1610966514">
      <w:bodyDiv w:val="1"/>
      <w:marLeft w:val="0"/>
      <w:marRight w:val="0"/>
      <w:marTop w:val="0"/>
      <w:marBottom w:val="0"/>
      <w:divBdr>
        <w:top w:val="none" w:sz="0" w:space="0" w:color="auto"/>
        <w:left w:val="none" w:sz="0" w:space="0" w:color="auto"/>
        <w:bottom w:val="none" w:sz="0" w:space="0" w:color="auto"/>
        <w:right w:val="none" w:sz="0" w:space="0" w:color="auto"/>
      </w:divBdr>
    </w:div>
    <w:div w:id="1654213406">
      <w:bodyDiv w:val="1"/>
      <w:marLeft w:val="0"/>
      <w:marRight w:val="0"/>
      <w:marTop w:val="0"/>
      <w:marBottom w:val="0"/>
      <w:divBdr>
        <w:top w:val="none" w:sz="0" w:space="0" w:color="auto"/>
        <w:left w:val="none" w:sz="0" w:space="0" w:color="auto"/>
        <w:bottom w:val="none" w:sz="0" w:space="0" w:color="auto"/>
        <w:right w:val="none" w:sz="0" w:space="0" w:color="auto"/>
      </w:divBdr>
    </w:div>
    <w:div w:id="1709379312">
      <w:bodyDiv w:val="1"/>
      <w:marLeft w:val="0"/>
      <w:marRight w:val="0"/>
      <w:marTop w:val="0"/>
      <w:marBottom w:val="0"/>
      <w:divBdr>
        <w:top w:val="none" w:sz="0" w:space="0" w:color="auto"/>
        <w:left w:val="none" w:sz="0" w:space="0" w:color="auto"/>
        <w:bottom w:val="none" w:sz="0" w:space="0" w:color="auto"/>
        <w:right w:val="none" w:sz="0" w:space="0" w:color="auto"/>
      </w:divBdr>
    </w:div>
    <w:div w:id="1801458962">
      <w:bodyDiv w:val="1"/>
      <w:marLeft w:val="0"/>
      <w:marRight w:val="0"/>
      <w:marTop w:val="0"/>
      <w:marBottom w:val="0"/>
      <w:divBdr>
        <w:top w:val="none" w:sz="0" w:space="0" w:color="auto"/>
        <w:left w:val="none" w:sz="0" w:space="0" w:color="auto"/>
        <w:bottom w:val="none" w:sz="0" w:space="0" w:color="auto"/>
        <w:right w:val="none" w:sz="0" w:space="0" w:color="auto"/>
      </w:divBdr>
    </w:div>
    <w:div w:id="1827630404">
      <w:bodyDiv w:val="1"/>
      <w:marLeft w:val="0"/>
      <w:marRight w:val="0"/>
      <w:marTop w:val="0"/>
      <w:marBottom w:val="0"/>
      <w:divBdr>
        <w:top w:val="none" w:sz="0" w:space="0" w:color="auto"/>
        <w:left w:val="none" w:sz="0" w:space="0" w:color="auto"/>
        <w:bottom w:val="none" w:sz="0" w:space="0" w:color="auto"/>
        <w:right w:val="none" w:sz="0" w:space="0" w:color="auto"/>
      </w:divBdr>
    </w:div>
    <w:div w:id="1838570837">
      <w:bodyDiv w:val="1"/>
      <w:marLeft w:val="0"/>
      <w:marRight w:val="0"/>
      <w:marTop w:val="0"/>
      <w:marBottom w:val="0"/>
      <w:divBdr>
        <w:top w:val="none" w:sz="0" w:space="0" w:color="auto"/>
        <w:left w:val="none" w:sz="0" w:space="0" w:color="auto"/>
        <w:bottom w:val="none" w:sz="0" w:space="0" w:color="auto"/>
        <w:right w:val="none" w:sz="0" w:space="0" w:color="auto"/>
      </w:divBdr>
    </w:div>
    <w:div w:id="1929074002">
      <w:bodyDiv w:val="1"/>
      <w:marLeft w:val="0"/>
      <w:marRight w:val="0"/>
      <w:marTop w:val="0"/>
      <w:marBottom w:val="0"/>
      <w:divBdr>
        <w:top w:val="none" w:sz="0" w:space="0" w:color="auto"/>
        <w:left w:val="none" w:sz="0" w:space="0" w:color="auto"/>
        <w:bottom w:val="none" w:sz="0" w:space="0" w:color="auto"/>
        <w:right w:val="none" w:sz="0" w:space="0" w:color="auto"/>
      </w:divBdr>
      <w:divsChild>
        <w:div w:id="1046369378">
          <w:marLeft w:val="374"/>
          <w:marRight w:val="0"/>
          <w:marTop w:val="0"/>
          <w:marBottom w:val="80"/>
          <w:divBdr>
            <w:top w:val="none" w:sz="0" w:space="0" w:color="auto"/>
            <w:left w:val="none" w:sz="0" w:space="0" w:color="auto"/>
            <w:bottom w:val="none" w:sz="0" w:space="0" w:color="auto"/>
            <w:right w:val="none" w:sz="0" w:space="0" w:color="auto"/>
          </w:divBdr>
        </w:div>
        <w:div w:id="1236017902">
          <w:marLeft w:val="720"/>
          <w:marRight w:val="0"/>
          <w:marTop w:val="0"/>
          <w:marBottom w:val="120"/>
          <w:divBdr>
            <w:top w:val="none" w:sz="0" w:space="0" w:color="auto"/>
            <w:left w:val="none" w:sz="0" w:space="0" w:color="auto"/>
            <w:bottom w:val="none" w:sz="0" w:space="0" w:color="auto"/>
            <w:right w:val="none" w:sz="0" w:space="0" w:color="auto"/>
          </w:divBdr>
        </w:div>
        <w:div w:id="1258443034">
          <w:marLeft w:val="720"/>
          <w:marRight w:val="0"/>
          <w:marTop w:val="0"/>
          <w:marBottom w:val="120"/>
          <w:divBdr>
            <w:top w:val="none" w:sz="0" w:space="0" w:color="auto"/>
            <w:left w:val="none" w:sz="0" w:space="0" w:color="auto"/>
            <w:bottom w:val="none" w:sz="0" w:space="0" w:color="auto"/>
            <w:right w:val="none" w:sz="0" w:space="0" w:color="auto"/>
          </w:divBdr>
        </w:div>
      </w:divsChild>
    </w:div>
    <w:div w:id="1940023521">
      <w:bodyDiv w:val="1"/>
      <w:marLeft w:val="0"/>
      <w:marRight w:val="0"/>
      <w:marTop w:val="0"/>
      <w:marBottom w:val="0"/>
      <w:divBdr>
        <w:top w:val="none" w:sz="0" w:space="0" w:color="auto"/>
        <w:left w:val="none" w:sz="0" w:space="0" w:color="auto"/>
        <w:bottom w:val="none" w:sz="0" w:space="0" w:color="auto"/>
        <w:right w:val="none" w:sz="0" w:space="0" w:color="auto"/>
      </w:divBdr>
    </w:div>
    <w:div w:id="1974560039">
      <w:bodyDiv w:val="1"/>
      <w:marLeft w:val="0"/>
      <w:marRight w:val="0"/>
      <w:marTop w:val="0"/>
      <w:marBottom w:val="0"/>
      <w:divBdr>
        <w:top w:val="none" w:sz="0" w:space="0" w:color="auto"/>
        <w:left w:val="none" w:sz="0" w:space="0" w:color="auto"/>
        <w:bottom w:val="none" w:sz="0" w:space="0" w:color="auto"/>
        <w:right w:val="none" w:sz="0" w:space="0" w:color="auto"/>
      </w:divBdr>
    </w:div>
    <w:div w:id="2010136507">
      <w:bodyDiv w:val="1"/>
      <w:marLeft w:val="0"/>
      <w:marRight w:val="0"/>
      <w:marTop w:val="0"/>
      <w:marBottom w:val="0"/>
      <w:divBdr>
        <w:top w:val="none" w:sz="0" w:space="0" w:color="auto"/>
        <w:left w:val="none" w:sz="0" w:space="0" w:color="auto"/>
        <w:bottom w:val="none" w:sz="0" w:space="0" w:color="auto"/>
        <w:right w:val="none" w:sz="0" w:space="0" w:color="auto"/>
      </w:divBdr>
    </w:div>
    <w:div w:id="2014840076">
      <w:bodyDiv w:val="1"/>
      <w:marLeft w:val="0"/>
      <w:marRight w:val="0"/>
      <w:marTop w:val="0"/>
      <w:marBottom w:val="0"/>
      <w:divBdr>
        <w:top w:val="none" w:sz="0" w:space="0" w:color="auto"/>
        <w:left w:val="none" w:sz="0" w:space="0" w:color="auto"/>
        <w:bottom w:val="none" w:sz="0" w:space="0" w:color="auto"/>
        <w:right w:val="none" w:sz="0" w:space="0" w:color="auto"/>
      </w:divBdr>
    </w:div>
    <w:div w:id="2036692113">
      <w:bodyDiv w:val="1"/>
      <w:marLeft w:val="0"/>
      <w:marRight w:val="0"/>
      <w:marTop w:val="0"/>
      <w:marBottom w:val="0"/>
      <w:divBdr>
        <w:top w:val="none" w:sz="0" w:space="0" w:color="auto"/>
        <w:left w:val="none" w:sz="0" w:space="0" w:color="auto"/>
        <w:bottom w:val="none" w:sz="0" w:space="0" w:color="auto"/>
        <w:right w:val="none" w:sz="0" w:space="0" w:color="auto"/>
      </w:divBdr>
    </w:div>
    <w:div w:id="2099670675">
      <w:bodyDiv w:val="1"/>
      <w:marLeft w:val="0"/>
      <w:marRight w:val="0"/>
      <w:marTop w:val="0"/>
      <w:marBottom w:val="0"/>
      <w:divBdr>
        <w:top w:val="none" w:sz="0" w:space="0" w:color="auto"/>
        <w:left w:val="none" w:sz="0" w:space="0" w:color="auto"/>
        <w:bottom w:val="none" w:sz="0" w:space="0" w:color="auto"/>
        <w:right w:val="none" w:sz="0" w:space="0" w:color="auto"/>
      </w:divBdr>
      <w:divsChild>
        <w:div w:id="682123210">
          <w:marLeft w:val="1253"/>
          <w:marRight w:val="0"/>
          <w:marTop w:val="0"/>
          <w:marBottom w:val="80"/>
          <w:divBdr>
            <w:top w:val="none" w:sz="0" w:space="0" w:color="auto"/>
            <w:left w:val="none" w:sz="0" w:space="0" w:color="auto"/>
            <w:bottom w:val="none" w:sz="0" w:space="0" w:color="auto"/>
            <w:right w:val="none" w:sz="0" w:space="0" w:color="auto"/>
          </w:divBdr>
        </w:div>
        <w:div w:id="1142961921">
          <w:marLeft w:val="994"/>
          <w:marRight w:val="0"/>
          <w:marTop w:val="0"/>
          <w:marBottom w:val="80"/>
          <w:divBdr>
            <w:top w:val="none" w:sz="0" w:space="0" w:color="auto"/>
            <w:left w:val="none" w:sz="0" w:space="0" w:color="auto"/>
            <w:bottom w:val="none" w:sz="0" w:space="0" w:color="auto"/>
            <w:right w:val="none" w:sz="0" w:space="0" w:color="auto"/>
          </w:divBdr>
        </w:div>
        <w:div w:id="1386686977">
          <w:marLeft w:val="720"/>
          <w:marRight w:val="0"/>
          <w:marTop w:val="0"/>
          <w:marBottom w:val="120"/>
          <w:divBdr>
            <w:top w:val="none" w:sz="0" w:space="0" w:color="auto"/>
            <w:left w:val="none" w:sz="0" w:space="0" w:color="auto"/>
            <w:bottom w:val="none" w:sz="0" w:space="0" w:color="auto"/>
            <w:right w:val="none" w:sz="0" w:space="0" w:color="auto"/>
          </w:divBdr>
        </w:div>
        <w:div w:id="1751193744">
          <w:marLeft w:val="994"/>
          <w:marRight w:val="0"/>
          <w:marTop w:val="0"/>
          <w:marBottom w:val="80"/>
          <w:divBdr>
            <w:top w:val="none" w:sz="0" w:space="0" w:color="auto"/>
            <w:left w:val="none" w:sz="0" w:space="0" w:color="auto"/>
            <w:bottom w:val="none" w:sz="0" w:space="0" w:color="auto"/>
            <w:right w:val="none" w:sz="0" w:space="0" w:color="auto"/>
          </w:divBdr>
        </w:div>
        <w:div w:id="1873767250">
          <w:marLeft w:val="720"/>
          <w:marRight w:val="0"/>
          <w:marTop w:val="0"/>
          <w:marBottom w:val="120"/>
          <w:divBdr>
            <w:top w:val="none" w:sz="0" w:space="0" w:color="auto"/>
            <w:left w:val="none" w:sz="0" w:space="0" w:color="auto"/>
            <w:bottom w:val="none" w:sz="0" w:space="0" w:color="auto"/>
            <w:right w:val="none" w:sz="0" w:space="0" w:color="auto"/>
          </w:divBdr>
        </w:div>
      </w:divsChild>
    </w:div>
    <w:div w:id="21117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tif"/><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u.int/itu-t/recommendations/rec.aspx?rec=12185&amp;lang=en" TargetMode="Externa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if"/><Relationship Id="rId28" Type="http://schemas.openxmlformats.org/officeDocument/2006/relationships/image" Target="media/image15.tif"/><Relationship Id="rId36" Type="http://schemas.openxmlformats.org/officeDocument/2006/relationships/header" Target="header2.xml"/><Relationship Id="rId10" Type="http://schemas.openxmlformats.org/officeDocument/2006/relationships/hyperlink" Target="http://www.itu.int/itu-t/recommendations/rec.aspx?rec=11784&amp;lang=en"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itu.int/itu-t/recommendations/rec.aspx?rec=12795&amp;lang=en" TargetMode="External"/><Relationship Id="rId17" Type="http://schemas.openxmlformats.org/officeDocument/2006/relationships/image" Target="media/image5.PNG"/><Relationship Id="rId25" Type="http://schemas.openxmlformats.org/officeDocument/2006/relationships/package" Target="embeddings/Microsoft_Excel_Macro-Enabled_Worksheet1.xlsm"/><Relationship Id="rId33" Type="http://schemas.openxmlformats.org/officeDocument/2006/relationships/image" Target="media/image20.png"/><Relationship Id="rId38" Type="http://schemas.openxmlformats.org/officeDocument/2006/relationships/footer" Target="footer2.xml"/></Relationships>
</file>

<file path=word/_rels/header4.xml.rels><?xml version="1.0" encoding="UTF-8" standalone="yes"?>
<Relationships xmlns="http://schemas.openxmlformats.org/package/2006/relationships"><Relationship Id="rId1" Type="http://schemas.openxmlformats.org/officeDocument/2006/relationships/image" Target="media/image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ATLAS</b:Tag>
    <b:SourceType>Report</b:SourceType>
    <b:Guid>{038219BF-55AD-4D48-820A-0B324C54EDE0}</b:Guid>
    <b:Year>2009</b:Year>
    <b:Author>
      <b:Author>
        <b:NameList>
          <b:Person>
            <b:Last>Labovitz et. al.</b:Last>
            <b:First>Arbor</b:First>
            <b:Middle>Networks</b:Middle>
          </b:Person>
          <b:Person>
            <b:Last>Oberhide</b:Last>
            <b:First>University</b:First>
            <b:Middle>of Michigan</b:Middle>
          </b:Person>
          <b:Person>
            <b:Last>Karir</b:Last>
            <b:First>Merit</b:First>
            <b:Middle>Network</b:Middle>
          </b:Person>
        </b:NameList>
      </b:Author>
    </b:Author>
    <b:JournalName>ATLAS Internet Observatory 2009 Annual Report</b:JournalName>
    <b:Title>ATLAS Internet Observatory 2009 Annual Report</b:Title>
    <b:RefOrder>1</b:RefOrder>
  </b:Source>
  <b:Source>
    <b:Tag>CiscoVNI</b:Tag>
    <b:SourceType>Report</b:SourceType>
    <b:Guid>{80BF749A-6513-4971-867C-7BBE24DA4A69}</b:Guid>
    <b:Title>Cisco Visual Networking Index</b:Title>
    <b:Year>2009</b:Year>
    <b:Author>
      <b:Author>
        <b:Corporate>Cisco</b:Corporate>
      </b:Author>
    </b:Author>
    <b:RefOrder>2</b:RefOrder>
  </b:Source>
  <b:Source>
    <b:Tag>MINTS</b:Tag>
    <b:SourceType>Report</b:SourceType>
    <b:Guid>{12046F18-2012-4D6D-B926-AFCE82CE3D74}</b:Guid>
    <b:Author>
      <b:Author>
        <b:Corporate>University of Minnesota</b:Corporate>
      </b:Author>
    </b:Author>
    <b:Title>Minnesota Internet Traffic Studies</b:Title>
    <b:Year>2009</b:Year>
    <b:StandardNumber>http://www.dtc.umn.edu/mints/</b:StandardNumber>
    <b:RefOrder>3</b:RefOrder>
  </b:Source>
  <b:Source>
    <b:Tag>BellLabs</b:Tag>
    <b:SourceType>JournalArticle</b:SourceType>
    <b:Guid>{CEE7C72B-D7E1-4DD9-A4C8-368980AE6934}</b:Guid>
    <b:Title>Next Generation Wireline Access Network</b:Title>
    <b:Year>2008</b:Year>
    <b:Publisher>Wiley Periodicals</b:Publisher>
    <b:Author>
      <b:Author>
        <b:Corporate>Alcatel-Lucent</b:Corporate>
      </b:Author>
    </b:Author>
    <b:Volume>13</b:Volume>
    <b:Issue>1</b:Issue>
    <b:RefOrder>4</b:RefOrder>
  </b:Source>
  <b:Source>
    <b:Tag>ITU131</b:Tag>
    <b:SourceType>Misc</b:SourceType>
    <b:Guid>{6D049656-4C23-432B-BF01-0BA0F7F80960}</b:Guid>
    <b:Author>
      <b:Author>
        <b:NameList>
          <b:Person>
            <b:Last>ITU-T</b:Last>
          </b:Person>
        </b:NameList>
      </b:Author>
    </b:Author>
    <b:Title>ITU-T Recommendation G.989.1 - NGPON2 General Requirements</b:Title>
    <b:Year>2013</b:Year>
    <b:RefOrder>5</b:RefOrder>
  </b:Source>
  <b:Source>
    <b:Tag>U</b:Tag>
    <b:SourceType>Misc</b:SourceType>
    <b:Guid>{44BAA76A-B4EC-4CE8-B6C9-747075C657A1}</b:Guid>
    <b:Author>
      <b:Author>
        <b:Corporate>ITU-T</b:Corporate>
      </b:Author>
    </b:Author>
    <b:Title>ITU-T Recommendation G.989.2 - Draft NGPON2 Physical Media Dependent (PMD) Specifications</b:Title>
    <b:Year>2013</b:Year>
    <b:RefOrder>6</b:RefOrder>
  </b:Source>
  <b:Source>
    <b:Tag>ITU132</b:Tag>
    <b:SourceType>Misc</b:SourceType>
    <b:Guid>{A690560C-8537-4A59-9BE5-18C1B5153664}</b:Guid>
    <b:Author>
      <b:Author>
        <b:Corporate>ITU-T</b:Corporate>
      </b:Author>
    </b:Author>
    <b:Title>ITU-T Reommendation G.989.3 - Draft NGPON2 Transmission COnvergence (TC) Layer Specifications</b:Title>
    <b:Year>2013</b:Year>
    <b:RefOrder>7</b:RefOrder>
  </b:Source>
  <b:Source>
    <b:Tag>ITU</b:Tag>
    <b:SourceType>Misc</b:SourceType>
    <b:Guid>{439FC5B2-7E1E-4C87-8196-300C9E109856}</b:Guid>
    <b:Author>
      <b:Author>
        <b:Corporate>ITU-T</b:Corporate>
      </b:Author>
    </b:Author>
    <b:Title>ITU-T Recommendation G.987.3 - XGPON1 Transmission Convergence (TC) Layer Specifications</b:Title>
    <b:Year>2010</b:Year>
    <b:RefOrder>8</b:RefOrder>
  </b:Source>
  <b:Source>
    <b:Tag>ITU12</b:Tag>
    <b:SourceType>Misc</b:SourceType>
    <b:Guid>{AEFB649A-BBA9-4169-B2AE-2D0CF8730B0E}</b:Guid>
    <b:Author>
      <b:Author>
        <b:Corporate>ITU-T</b:Corporate>
      </b:Author>
    </b:Author>
    <b:Title>ITU-T Recommendation G.988 - ONT Management and Control Interface (OMCI) Specifications</b:Title>
    <b:Year>2012</b:Year>
    <b:RefOrder>9</b:RefOrder>
  </b:Source>
  <b:Source>
    <b:Tag>ITU08</b:Tag>
    <b:SourceType>Misc</b:SourceType>
    <b:Guid>{A8C22E4A-1E14-405C-8742-6771163E67A2}</b:Guid>
    <b:Author>
      <b:Author>
        <b:Corporate>ITU-T</b:Corporate>
      </b:Author>
    </b:Author>
    <b:Title>ITU-T Recommendation G.984.1 - GPON General Characteristics</b:Title>
    <b:Year>2008</b:Year>
    <b:RefOrder>10</b:RefOrder>
  </b:Source>
  <b:Source>
    <b:Tag>ITU081</b:Tag>
    <b:SourceType>Misc</b:SourceType>
    <b:Guid>{7B614BE6-37BE-42F3-A2AC-069407EE9EBC}</b:Guid>
    <b:Author>
      <b:Author>
        <b:Corporate>ITU-T</b:Corporate>
      </b:Author>
    </b:Author>
    <b:Title>ITU-T Recommendation G.984.x - GPON Specifications</b:Title>
    <b:Year>2008</b:Year>
    <b:RefOrder>11</b:RefOrder>
  </b:Source>
  <b:Source>
    <b:Tag>ITU05</b:Tag>
    <b:SourceType>Misc</b:SourceType>
    <b:Guid>{352937D0-D74B-4665-97E0-D51B98B96E98}</b:Guid>
    <b:Author>
      <b:Author>
        <b:Corporate>ITU-T</b:Corporate>
      </b:Author>
    </b:Author>
    <b:Title>ITU-T Recommendation G.983.x - BPON Specifications</b:Title>
    <b:Year>2005</b:Year>
    <b:RefOrder>12</b:RefOrder>
  </b:Source>
  <b:Source>
    <b:Tag>IEE</b:Tag>
    <b:SourceType>Misc</b:SourceType>
    <b:Guid>{4187181A-611C-4FCF-9A48-6E4F8A26FAC7}</b:Guid>
    <b:Author>
      <b:Author>
        <b:Corporate>IEEE</b:Corporate>
      </b:Author>
    </b:Author>
    <b:Title>IEEE 802.3av - 10G-EPON Specifications</b:Title>
    <b:RefOrder>13</b:RefOrder>
  </b:Source>
  <b:Source>
    <b:Tag>Ver</b:Tag>
    <b:SourceType>Misc</b:SourceType>
    <b:Guid>{8639FCF7-9600-4B01-93EC-3DB04CE867D9}</b:Guid>
    <b:Author>
      <b:Author>
        <b:Corporate>Verizon</b:Corporate>
      </b:Author>
    </b:Author>
    <b:Title>Verizon SIP-Based Packet Telephony Network User-Network Interface Specification v1.5</b:Title>
    <b:RefOrder>14</b:RefOrder>
  </b:Source>
</b:Sources>
</file>

<file path=customXml/itemProps1.xml><?xml version="1.0" encoding="utf-8"?>
<ds:datastoreItem xmlns:ds="http://schemas.openxmlformats.org/officeDocument/2006/customXml" ds:itemID="{BACCD465-7B0F-45EE-87C5-0A9BD177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134</Pages>
  <Words>31344</Words>
  <Characters>178662</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209587</CharactersWithSpaces>
  <SharedDoc>false</SharedDoc>
  <HLinks>
    <vt:vector size="888" baseType="variant">
      <vt:variant>
        <vt:i4>1179700</vt:i4>
      </vt:variant>
      <vt:variant>
        <vt:i4>890</vt:i4>
      </vt:variant>
      <vt:variant>
        <vt:i4>0</vt:i4>
      </vt:variant>
      <vt:variant>
        <vt:i4>5</vt:i4>
      </vt:variant>
      <vt:variant>
        <vt:lpwstr/>
      </vt:variant>
      <vt:variant>
        <vt:lpwstr>_Toc370735401</vt:lpwstr>
      </vt:variant>
      <vt:variant>
        <vt:i4>1179700</vt:i4>
      </vt:variant>
      <vt:variant>
        <vt:i4>884</vt:i4>
      </vt:variant>
      <vt:variant>
        <vt:i4>0</vt:i4>
      </vt:variant>
      <vt:variant>
        <vt:i4>5</vt:i4>
      </vt:variant>
      <vt:variant>
        <vt:lpwstr/>
      </vt:variant>
      <vt:variant>
        <vt:lpwstr>_Toc370735400</vt:lpwstr>
      </vt:variant>
      <vt:variant>
        <vt:i4>1769523</vt:i4>
      </vt:variant>
      <vt:variant>
        <vt:i4>878</vt:i4>
      </vt:variant>
      <vt:variant>
        <vt:i4>0</vt:i4>
      </vt:variant>
      <vt:variant>
        <vt:i4>5</vt:i4>
      </vt:variant>
      <vt:variant>
        <vt:lpwstr/>
      </vt:variant>
      <vt:variant>
        <vt:lpwstr>_Toc370735399</vt:lpwstr>
      </vt:variant>
      <vt:variant>
        <vt:i4>1769523</vt:i4>
      </vt:variant>
      <vt:variant>
        <vt:i4>872</vt:i4>
      </vt:variant>
      <vt:variant>
        <vt:i4>0</vt:i4>
      </vt:variant>
      <vt:variant>
        <vt:i4>5</vt:i4>
      </vt:variant>
      <vt:variant>
        <vt:lpwstr/>
      </vt:variant>
      <vt:variant>
        <vt:lpwstr>_Toc370735398</vt:lpwstr>
      </vt:variant>
      <vt:variant>
        <vt:i4>1769523</vt:i4>
      </vt:variant>
      <vt:variant>
        <vt:i4>866</vt:i4>
      </vt:variant>
      <vt:variant>
        <vt:i4>0</vt:i4>
      </vt:variant>
      <vt:variant>
        <vt:i4>5</vt:i4>
      </vt:variant>
      <vt:variant>
        <vt:lpwstr/>
      </vt:variant>
      <vt:variant>
        <vt:lpwstr>_Toc370735397</vt:lpwstr>
      </vt:variant>
      <vt:variant>
        <vt:i4>1769523</vt:i4>
      </vt:variant>
      <vt:variant>
        <vt:i4>860</vt:i4>
      </vt:variant>
      <vt:variant>
        <vt:i4>0</vt:i4>
      </vt:variant>
      <vt:variant>
        <vt:i4>5</vt:i4>
      </vt:variant>
      <vt:variant>
        <vt:lpwstr/>
      </vt:variant>
      <vt:variant>
        <vt:lpwstr>_Toc370735396</vt:lpwstr>
      </vt:variant>
      <vt:variant>
        <vt:i4>1769523</vt:i4>
      </vt:variant>
      <vt:variant>
        <vt:i4>854</vt:i4>
      </vt:variant>
      <vt:variant>
        <vt:i4>0</vt:i4>
      </vt:variant>
      <vt:variant>
        <vt:i4>5</vt:i4>
      </vt:variant>
      <vt:variant>
        <vt:lpwstr/>
      </vt:variant>
      <vt:variant>
        <vt:lpwstr>_Toc370735395</vt:lpwstr>
      </vt:variant>
      <vt:variant>
        <vt:i4>1769523</vt:i4>
      </vt:variant>
      <vt:variant>
        <vt:i4>848</vt:i4>
      </vt:variant>
      <vt:variant>
        <vt:i4>0</vt:i4>
      </vt:variant>
      <vt:variant>
        <vt:i4>5</vt:i4>
      </vt:variant>
      <vt:variant>
        <vt:lpwstr/>
      </vt:variant>
      <vt:variant>
        <vt:lpwstr>_Toc370735394</vt:lpwstr>
      </vt:variant>
      <vt:variant>
        <vt:i4>1769523</vt:i4>
      </vt:variant>
      <vt:variant>
        <vt:i4>842</vt:i4>
      </vt:variant>
      <vt:variant>
        <vt:i4>0</vt:i4>
      </vt:variant>
      <vt:variant>
        <vt:i4>5</vt:i4>
      </vt:variant>
      <vt:variant>
        <vt:lpwstr/>
      </vt:variant>
      <vt:variant>
        <vt:lpwstr>_Toc370735393</vt:lpwstr>
      </vt:variant>
      <vt:variant>
        <vt:i4>1769523</vt:i4>
      </vt:variant>
      <vt:variant>
        <vt:i4>836</vt:i4>
      </vt:variant>
      <vt:variant>
        <vt:i4>0</vt:i4>
      </vt:variant>
      <vt:variant>
        <vt:i4>5</vt:i4>
      </vt:variant>
      <vt:variant>
        <vt:lpwstr/>
      </vt:variant>
      <vt:variant>
        <vt:lpwstr>_Toc370735392</vt:lpwstr>
      </vt:variant>
      <vt:variant>
        <vt:i4>1769523</vt:i4>
      </vt:variant>
      <vt:variant>
        <vt:i4>830</vt:i4>
      </vt:variant>
      <vt:variant>
        <vt:i4>0</vt:i4>
      </vt:variant>
      <vt:variant>
        <vt:i4>5</vt:i4>
      </vt:variant>
      <vt:variant>
        <vt:lpwstr/>
      </vt:variant>
      <vt:variant>
        <vt:lpwstr>_Toc370735391</vt:lpwstr>
      </vt:variant>
      <vt:variant>
        <vt:i4>1769523</vt:i4>
      </vt:variant>
      <vt:variant>
        <vt:i4>824</vt:i4>
      </vt:variant>
      <vt:variant>
        <vt:i4>0</vt:i4>
      </vt:variant>
      <vt:variant>
        <vt:i4>5</vt:i4>
      </vt:variant>
      <vt:variant>
        <vt:lpwstr/>
      </vt:variant>
      <vt:variant>
        <vt:lpwstr>_Toc370735390</vt:lpwstr>
      </vt:variant>
      <vt:variant>
        <vt:i4>1703987</vt:i4>
      </vt:variant>
      <vt:variant>
        <vt:i4>818</vt:i4>
      </vt:variant>
      <vt:variant>
        <vt:i4>0</vt:i4>
      </vt:variant>
      <vt:variant>
        <vt:i4>5</vt:i4>
      </vt:variant>
      <vt:variant>
        <vt:lpwstr/>
      </vt:variant>
      <vt:variant>
        <vt:lpwstr>_Toc370735389</vt:lpwstr>
      </vt:variant>
      <vt:variant>
        <vt:i4>1703987</vt:i4>
      </vt:variant>
      <vt:variant>
        <vt:i4>812</vt:i4>
      </vt:variant>
      <vt:variant>
        <vt:i4>0</vt:i4>
      </vt:variant>
      <vt:variant>
        <vt:i4>5</vt:i4>
      </vt:variant>
      <vt:variant>
        <vt:lpwstr/>
      </vt:variant>
      <vt:variant>
        <vt:lpwstr>_Toc370735388</vt:lpwstr>
      </vt:variant>
      <vt:variant>
        <vt:i4>1703987</vt:i4>
      </vt:variant>
      <vt:variant>
        <vt:i4>806</vt:i4>
      </vt:variant>
      <vt:variant>
        <vt:i4>0</vt:i4>
      </vt:variant>
      <vt:variant>
        <vt:i4>5</vt:i4>
      </vt:variant>
      <vt:variant>
        <vt:lpwstr/>
      </vt:variant>
      <vt:variant>
        <vt:lpwstr>_Toc370735387</vt:lpwstr>
      </vt:variant>
      <vt:variant>
        <vt:i4>1703987</vt:i4>
      </vt:variant>
      <vt:variant>
        <vt:i4>800</vt:i4>
      </vt:variant>
      <vt:variant>
        <vt:i4>0</vt:i4>
      </vt:variant>
      <vt:variant>
        <vt:i4>5</vt:i4>
      </vt:variant>
      <vt:variant>
        <vt:lpwstr/>
      </vt:variant>
      <vt:variant>
        <vt:lpwstr>_Toc370735386</vt:lpwstr>
      </vt:variant>
      <vt:variant>
        <vt:i4>1703987</vt:i4>
      </vt:variant>
      <vt:variant>
        <vt:i4>794</vt:i4>
      </vt:variant>
      <vt:variant>
        <vt:i4>0</vt:i4>
      </vt:variant>
      <vt:variant>
        <vt:i4>5</vt:i4>
      </vt:variant>
      <vt:variant>
        <vt:lpwstr/>
      </vt:variant>
      <vt:variant>
        <vt:lpwstr>_Toc370735385</vt:lpwstr>
      </vt:variant>
      <vt:variant>
        <vt:i4>1703987</vt:i4>
      </vt:variant>
      <vt:variant>
        <vt:i4>788</vt:i4>
      </vt:variant>
      <vt:variant>
        <vt:i4>0</vt:i4>
      </vt:variant>
      <vt:variant>
        <vt:i4>5</vt:i4>
      </vt:variant>
      <vt:variant>
        <vt:lpwstr/>
      </vt:variant>
      <vt:variant>
        <vt:lpwstr>_Toc370735384</vt:lpwstr>
      </vt:variant>
      <vt:variant>
        <vt:i4>1703987</vt:i4>
      </vt:variant>
      <vt:variant>
        <vt:i4>782</vt:i4>
      </vt:variant>
      <vt:variant>
        <vt:i4>0</vt:i4>
      </vt:variant>
      <vt:variant>
        <vt:i4>5</vt:i4>
      </vt:variant>
      <vt:variant>
        <vt:lpwstr/>
      </vt:variant>
      <vt:variant>
        <vt:lpwstr>_Toc370735383</vt:lpwstr>
      </vt:variant>
      <vt:variant>
        <vt:i4>1703987</vt:i4>
      </vt:variant>
      <vt:variant>
        <vt:i4>776</vt:i4>
      </vt:variant>
      <vt:variant>
        <vt:i4>0</vt:i4>
      </vt:variant>
      <vt:variant>
        <vt:i4>5</vt:i4>
      </vt:variant>
      <vt:variant>
        <vt:lpwstr/>
      </vt:variant>
      <vt:variant>
        <vt:lpwstr>_Toc370735382</vt:lpwstr>
      </vt:variant>
      <vt:variant>
        <vt:i4>1703987</vt:i4>
      </vt:variant>
      <vt:variant>
        <vt:i4>770</vt:i4>
      </vt:variant>
      <vt:variant>
        <vt:i4>0</vt:i4>
      </vt:variant>
      <vt:variant>
        <vt:i4>5</vt:i4>
      </vt:variant>
      <vt:variant>
        <vt:lpwstr/>
      </vt:variant>
      <vt:variant>
        <vt:lpwstr>_Toc370735381</vt:lpwstr>
      </vt:variant>
      <vt:variant>
        <vt:i4>1703987</vt:i4>
      </vt:variant>
      <vt:variant>
        <vt:i4>764</vt:i4>
      </vt:variant>
      <vt:variant>
        <vt:i4>0</vt:i4>
      </vt:variant>
      <vt:variant>
        <vt:i4>5</vt:i4>
      </vt:variant>
      <vt:variant>
        <vt:lpwstr/>
      </vt:variant>
      <vt:variant>
        <vt:lpwstr>_Toc370735380</vt:lpwstr>
      </vt:variant>
      <vt:variant>
        <vt:i4>1376307</vt:i4>
      </vt:variant>
      <vt:variant>
        <vt:i4>758</vt:i4>
      </vt:variant>
      <vt:variant>
        <vt:i4>0</vt:i4>
      </vt:variant>
      <vt:variant>
        <vt:i4>5</vt:i4>
      </vt:variant>
      <vt:variant>
        <vt:lpwstr/>
      </vt:variant>
      <vt:variant>
        <vt:lpwstr>_Toc370735379</vt:lpwstr>
      </vt:variant>
      <vt:variant>
        <vt:i4>1376307</vt:i4>
      </vt:variant>
      <vt:variant>
        <vt:i4>752</vt:i4>
      </vt:variant>
      <vt:variant>
        <vt:i4>0</vt:i4>
      </vt:variant>
      <vt:variant>
        <vt:i4>5</vt:i4>
      </vt:variant>
      <vt:variant>
        <vt:lpwstr/>
      </vt:variant>
      <vt:variant>
        <vt:lpwstr>_Toc370735378</vt:lpwstr>
      </vt:variant>
      <vt:variant>
        <vt:i4>1376307</vt:i4>
      </vt:variant>
      <vt:variant>
        <vt:i4>746</vt:i4>
      </vt:variant>
      <vt:variant>
        <vt:i4>0</vt:i4>
      </vt:variant>
      <vt:variant>
        <vt:i4>5</vt:i4>
      </vt:variant>
      <vt:variant>
        <vt:lpwstr/>
      </vt:variant>
      <vt:variant>
        <vt:lpwstr>_Toc370735377</vt:lpwstr>
      </vt:variant>
      <vt:variant>
        <vt:i4>1376307</vt:i4>
      </vt:variant>
      <vt:variant>
        <vt:i4>740</vt:i4>
      </vt:variant>
      <vt:variant>
        <vt:i4>0</vt:i4>
      </vt:variant>
      <vt:variant>
        <vt:i4>5</vt:i4>
      </vt:variant>
      <vt:variant>
        <vt:lpwstr/>
      </vt:variant>
      <vt:variant>
        <vt:lpwstr>_Toc370735376</vt:lpwstr>
      </vt:variant>
      <vt:variant>
        <vt:i4>1376307</vt:i4>
      </vt:variant>
      <vt:variant>
        <vt:i4>734</vt:i4>
      </vt:variant>
      <vt:variant>
        <vt:i4>0</vt:i4>
      </vt:variant>
      <vt:variant>
        <vt:i4>5</vt:i4>
      </vt:variant>
      <vt:variant>
        <vt:lpwstr/>
      </vt:variant>
      <vt:variant>
        <vt:lpwstr>_Toc370735375</vt:lpwstr>
      </vt:variant>
      <vt:variant>
        <vt:i4>1376307</vt:i4>
      </vt:variant>
      <vt:variant>
        <vt:i4>728</vt:i4>
      </vt:variant>
      <vt:variant>
        <vt:i4>0</vt:i4>
      </vt:variant>
      <vt:variant>
        <vt:i4>5</vt:i4>
      </vt:variant>
      <vt:variant>
        <vt:lpwstr/>
      </vt:variant>
      <vt:variant>
        <vt:lpwstr>_Toc370735374</vt:lpwstr>
      </vt:variant>
      <vt:variant>
        <vt:i4>1376307</vt:i4>
      </vt:variant>
      <vt:variant>
        <vt:i4>722</vt:i4>
      </vt:variant>
      <vt:variant>
        <vt:i4>0</vt:i4>
      </vt:variant>
      <vt:variant>
        <vt:i4>5</vt:i4>
      </vt:variant>
      <vt:variant>
        <vt:lpwstr/>
      </vt:variant>
      <vt:variant>
        <vt:lpwstr>_Toc370735373</vt:lpwstr>
      </vt:variant>
      <vt:variant>
        <vt:i4>1376307</vt:i4>
      </vt:variant>
      <vt:variant>
        <vt:i4>716</vt:i4>
      </vt:variant>
      <vt:variant>
        <vt:i4>0</vt:i4>
      </vt:variant>
      <vt:variant>
        <vt:i4>5</vt:i4>
      </vt:variant>
      <vt:variant>
        <vt:lpwstr/>
      </vt:variant>
      <vt:variant>
        <vt:lpwstr>_Toc370735372</vt:lpwstr>
      </vt:variant>
      <vt:variant>
        <vt:i4>1376307</vt:i4>
      </vt:variant>
      <vt:variant>
        <vt:i4>710</vt:i4>
      </vt:variant>
      <vt:variant>
        <vt:i4>0</vt:i4>
      </vt:variant>
      <vt:variant>
        <vt:i4>5</vt:i4>
      </vt:variant>
      <vt:variant>
        <vt:lpwstr/>
      </vt:variant>
      <vt:variant>
        <vt:lpwstr>_Toc370735371</vt:lpwstr>
      </vt:variant>
      <vt:variant>
        <vt:i4>1376307</vt:i4>
      </vt:variant>
      <vt:variant>
        <vt:i4>704</vt:i4>
      </vt:variant>
      <vt:variant>
        <vt:i4>0</vt:i4>
      </vt:variant>
      <vt:variant>
        <vt:i4>5</vt:i4>
      </vt:variant>
      <vt:variant>
        <vt:lpwstr/>
      </vt:variant>
      <vt:variant>
        <vt:lpwstr>_Toc370735370</vt:lpwstr>
      </vt:variant>
      <vt:variant>
        <vt:i4>1310771</vt:i4>
      </vt:variant>
      <vt:variant>
        <vt:i4>698</vt:i4>
      </vt:variant>
      <vt:variant>
        <vt:i4>0</vt:i4>
      </vt:variant>
      <vt:variant>
        <vt:i4>5</vt:i4>
      </vt:variant>
      <vt:variant>
        <vt:lpwstr/>
      </vt:variant>
      <vt:variant>
        <vt:lpwstr>_Toc370735369</vt:lpwstr>
      </vt:variant>
      <vt:variant>
        <vt:i4>1310771</vt:i4>
      </vt:variant>
      <vt:variant>
        <vt:i4>692</vt:i4>
      </vt:variant>
      <vt:variant>
        <vt:i4>0</vt:i4>
      </vt:variant>
      <vt:variant>
        <vt:i4>5</vt:i4>
      </vt:variant>
      <vt:variant>
        <vt:lpwstr/>
      </vt:variant>
      <vt:variant>
        <vt:lpwstr>_Toc370735368</vt:lpwstr>
      </vt:variant>
      <vt:variant>
        <vt:i4>1310771</vt:i4>
      </vt:variant>
      <vt:variant>
        <vt:i4>686</vt:i4>
      </vt:variant>
      <vt:variant>
        <vt:i4>0</vt:i4>
      </vt:variant>
      <vt:variant>
        <vt:i4>5</vt:i4>
      </vt:variant>
      <vt:variant>
        <vt:lpwstr/>
      </vt:variant>
      <vt:variant>
        <vt:lpwstr>_Toc370735367</vt:lpwstr>
      </vt:variant>
      <vt:variant>
        <vt:i4>1310771</vt:i4>
      </vt:variant>
      <vt:variant>
        <vt:i4>680</vt:i4>
      </vt:variant>
      <vt:variant>
        <vt:i4>0</vt:i4>
      </vt:variant>
      <vt:variant>
        <vt:i4>5</vt:i4>
      </vt:variant>
      <vt:variant>
        <vt:lpwstr/>
      </vt:variant>
      <vt:variant>
        <vt:lpwstr>_Toc370735366</vt:lpwstr>
      </vt:variant>
      <vt:variant>
        <vt:i4>1310771</vt:i4>
      </vt:variant>
      <vt:variant>
        <vt:i4>674</vt:i4>
      </vt:variant>
      <vt:variant>
        <vt:i4>0</vt:i4>
      </vt:variant>
      <vt:variant>
        <vt:i4>5</vt:i4>
      </vt:variant>
      <vt:variant>
        <vt:lpwstr/>
      </vt:variant>
      <vt:variant>
        <vt:lpwstr>_Toc370735365</vt:lpwstr>
      </vt:variant>
      <vt:variant>
        <vt:i4>1310771</vt:i4>
      </vt:variant>
      <vt:variant>
        <vt:i4>668</vt:i4>
      </vt:variant>
      <vt:variant>
        <vt:i4>0</vt:i4>
      </vt:variant>
      <vt:variant>
        <vt:i4>5</vt:i4>
      </vt:variant>
      <vt:variant>
        <vt:lpwstr/>
      </vt:variant>
      <vt:variant>
        <vt:lpwstr>_Toc370735364</vt:lpwstr>
      </vt:variant>
      <vt:variant>
        <vt:i4>1310771</vt:i4>
      </vt:variant>
      <vt:variant>
        <vt:i4>662</vt:i4>
      </vt:variant>
      <vt:variant>
        <vt:i4>0</vt:i4>
      </vt:variant>
      <vt:variant>
        <vt:i4>5</vt:i4>
      </vt:variant>
      <vt:variant>
        <vt:lpwstr/>
      </vt:variant>
      <vt:variant>
        <vt:lpwstr>_Toc370735363</vt:lpwstr>
      </vt:variant>
      <vt:variant>
        <vt:i4>1310771</vt:i4>
      </vt:variant>
      <vt:variant>
        <vt:i4>656</vt:i4>
      </vt:variant>
      <vt:variant>
        <vt:i4>0</vt:i4>
      </vt:variant>
      <vt:variant>
        <vt:i4>5</vt:i4>
      </vt:variant>
      <vt:variant>
        <vt:lpwstr/>
      </vt:variant>
      <vt:variant>
        <vt:lpwstr>_Toc370735362</vt:lpwstr>
      </vt:variant>
      <vt:variant>
        <vt:i4>1310771</vt:i4>
      </vt:variant>
      <vt:variant>
        <vt:i4>650</vt:i4>
      </vt:variant>
      <vt:variant>
        <vt:i4>0</vt:i4>
      </vt:variant>
      <vt:variant>
        <vt:i4>5</vt:i4>
      </vt:variant>
      <vt:variant>
        <vt:lpwstr/>
      </vt:variant>
      <vt:variant>
        <vt:lpwstr>_Toc370735361</vt:lpwstr>
      </vt:variant>
      <vt:variant>
        <vt:i4>1310771</vt:i4>
      </vt:variant>
      <vt:variant>
        <vt:i4>644</vt:i4>
      </vt:variant>
      <vt:variant>
        <vt:i4>0</vt:i4>
      </vt:variant>
      <vt:variant>
        <vt:i4>5</vt:i4>
      </vt:variant>
      <vt:variant>
        <vt:lpwstr/>
      </vt:variant>
      <vt:variant>
        <vt:lpwstr>_Toc370735360</vt:lpwstr>
      </vt:variant>
      <vt:variant>
        <vt:i4>1507379</vt:i4>
      </vt:variant>
      <vt:variant>
        <vt:i4>638</vt:i4>
      </vt:variant>
      <vt:variant>
        <vt:i4>0</vt:i4>
      </vt:variant>
      <vt:variant>
        <vt:i4>5</vt:i4>
      </vt:variant>
      <vt:variant>
        <vt:lpwstr/>
      </vt:variant>
      <vt:variant>
        <vt:lpwstr>_Toc370735359</vt:lpwstr>
      </vt:variant>
      <vt:variant>
        <vt:i4>1507379</vt:i4>
      </vt:variant>
      <vt:variant>
        <vt:i4>632</vt:i4>
      </vt:variant>
      <vt:variant>
        <vt:i4>0</vt:i4>
      </vt:variant>
      <vt:variant>
        <vt:i4>5</vt:i4>
      </vt:variant>
      <vt:variant>
        <vt:lpwstr/>
      </vt:variant>
      <vt:variant>
        <vt:lpwstr>_Toc370735358</vt:lpwstr>
      </vt:variant>
      <vt:variant>
        <vt:i4>1507379</vt:i4>
      </vt:variant>
      <vt:variant>
        <vt:i4>626</vt:i4>
      </vt:variant>
      <vt:variant>
        <vt:i4>0</vt:i4>
      </vt:variant>
      <vt:variant>
        <vt:i4>5</vt:i4>
      </vt:variant>
      <vt:variant>
        <vt:lpwstr/>
      </vt:variant>
      <vt:variant>
        <vt:lpwstr>_Toc370735357</vt:lpwstr>
      </vt:variant>
      <vt:variant>
        <vt:i4>1507379</vt:i4>
      </vt:variant>
      <vt:variant>
        <vt:i4>620</vt:i4>
      </vt:variant>
      <vt:variant>
        <vt:i4>0</vt:i4>
      </vt:variant>
      <vt:variant>
        <vt:i4>5</vt:i4>
      </vt:variant>
      <vt:variant>
        <vt:lpwstr/>
      </vt:variant>
      <vt:variant>
        <vt:lpwstr>_Toc370735356</vt:lpwstr>
      </vt:variant>
      <vt:variant>
        <vt:i4>1507379</vt:i4>
      </vt:variant>
      <vt:variant>
        <vt:i4>614</vt:i4>
      </vt:variant>
      <vt:variant>
        <vt:i4>0</vt:i4>
      </vt:variant>
      <vt:variant>
        <vt:i4>5</vt:i4>
      </vt:variant>
      <vt:variant>
        <vt:lpwstr/>
      </vt:variant>
      <vt:variant>
        <vt:lpwstr>_Toc370735355</vt:lpwstr>
      </vt:variant>
      <vt:variant>
        <vt:i4>1507379</vt:i4>
      </vt:variant>
      <vt:variant>
        <vt:i4>608</vt:i4>
      </vt:variant>
      <vt:variant>
        <vt:i4>0</vt:i4>
      </vt:variant>
      <vt:variant>
        <vt:i4>5</vt:i4>
      </vt:variant>
      <vt:variant>
        <vt:lpwstr/>
      </vt:variant>
      <vt:variant>
        <vt:lpwstr>_Toc370735354</vt:lpwstr>
      </vt:variant>
      <vt:variant>
        <vt:i4>1507379</vt:i4>
      </vt:variant>
      <vt:variant>
        <vt:i4>602</vt:i4>
      </vt:variant>
      <vt:variant>
        <vt:i4>0</vt:i4>
      </vt:variant>
      <vt:variant>
        <vt:i4>5</vt:i4>
      </vt:variant>
      <vt:variant>
        <vt:lpwstr/>
      </vt:variant>
      <vt:variant>
        <vt:lpwstr>_Toc370735353</vt:lpwstr>
      </vt:variant>
      <vt:variant>
        <vt:i4>1507379</vt:i4>
      </vt:variant>
      <vt:variant>
        <vt:i4>596</vt:i4>
      </vt:variant>
      <vt:variant>
        <vt:i4>0</vt:i4>
      </vt:variant>
      <vt:variant>
        <vt:i4>5</vt:i4>
      </vt:variant>
      <vt:variant>
        <vt:lpwstr/>
      </vt:variant>
      <vt:variant>
        <vt:lpwstr>_Toc370735352</vt:lpwstr>
      </vt:variant>
      <vt:variant>
        <vt:i4>1507379</vt:i4>
      </vt:variant>
      <vt:variant>
        <vt:i4>590</vt:i4>
      </vt:variant>
      <vt:variant>
        <vt:i4>0</vt:i4>
      </vt:variant>
      <vt:variant>
        <vt:i4>5</vt:i4>
      </vt:variant>
      <vt:variant>
        <vt:lpwstr/>
      </vt:variant>
      <vt:variant>
        <vt:lpwstr>_Toc370735351</vt:lpwstr>
      </vt:variant>
      <vt:variant>
        <vt:i4>1507379</vt:i4>
      </vt:variant>
      <vt:variant>
        <vt:i4>584</vt:i4>
      </vt:variant>
      <vt:variant>
        <vt:i4>0</vt:i4>
      </vt:variant>
      <vt:variant>
        <vt:i4>5</vt:i4>
      </vt:variant>
      <vt:variant>
        <vt:lpwstr/>
      </vt:variant>
      <vt:variant>
        <vt:lpwstr>_Toc370735350</vt:lpwstr>
      </vt:variant>
      <vt:variant>
        <vt:i4>1441843</vt:i4>
      </vt:variant>
      <vt:variant>
        <vt:i4>575</vt:i4>
      </vt:variant>
      <vt:variant>
        <vt:i4>0</vt:i4>
      </vt:variant>
      <vt:variant>
        <vt:i4>5</vt:i4>
      </vt:variant>
      <vt:variant>
        <vt:lpwstr/>
      </vt:variant>
      <vt:variant>
        <vt:lpwstr>_Toc370735349</vt:lpwstr>
      </vt:variant>
      <vt:variant>
        <vt:i4>1441843</vt:i4>
      </vt:variant>
      <vt:variant>
        <vt:i4>569</vt:i4>
      </vt:variant>
      <vt:variant>
        <vt:i4>0</vt:i4>
      </vt:variant>
      <vt:variant>
        <vt:i4>5</vt:i4>
      </vt:variant>
      <vt:variant>
        <vt:lpwstr/>
      </vt:variant>
      <vt:variant>
        <vt:lpwstr>_Toc370735348</vt:lpwstr>
      </vt:variant>
      <vt:variant>
        <vt:i4>1441843</vt:i4>
      </vt:variant>
      <vt:variant>
        <vt:i4>563</vt:i4>
      </vt:variant>
      <vt:variant>
        <vt:i4>0</vt:i4>
      </vt:variant>
      <vt:variant>
        <vt:i4>5</vt:i4>
      </vt:variant>
      <vt:variant>
        <vt:lpwstr/>
      </vt:variant>
      <vt:variant>
        <vt:lpwstr>_Toc370735347</vt:lpwstr>
      </vt:variant>
      <vt:variant>
        <vt:i4>1441843</vt:i4>
      </vt:variant>
      <vt:variant>
        <vt:i4>557</vt:i4>
      </vt:variant>
      <vt:variant>
        <vt:i4>0</vt:i4>
      </vt:variant>
      <vt:variant>
        <vt:i4>5</vt:i4>
      </vt:variant>
      <vt:variant>
        <vt:lpwstr/>
      </vt:variant>
      <vt:variant>
        <vt:lpwstr>_Toc370735346</vt:lpwstr>
      </vt:variant>
      <vt:variant>
        <vt:i4>1441843</vt:i4>
      </vt:variant>
      <vt:variant>
        <vt:i4>551</vt:i4>
      </vt:variant>
      <vt:variant>
        <vt:i4>0</vt:i4>
      </vt:variant>
      <vt:variant>
        <vt:i4>5</vt:i4>
      </vt:variant>
      <vt:variant>
        <vt:lpwstr/>
      </vt:variant>
      <vt:variant>
        <vt:lpwstr>_Toc370735345</vt:lpwstr>
      </vt:variant>
      <vt:variant>
        <vt:i4>1441843</vt:i4>
      </vt:variant>
      <vt:variant>
        <vt:i4>545</vt:i4>
      </vt:variant>
      <vt:variant>
        <vt:i4>0</vt:i4>
      </vt:variant>
      <vt:variant>
        <vt:i4>5</vt:i4>
      </vt:variant>
      <vt:variant>
        <vt:lpwstr/>
      </vt:variant>
      <vt:variant>
        <vt:lpwstr>_Toc370735344</vt:lpwstr>
      </vt:variant>
      <vt:variant>
        <vt:i4>1441843</vt:i4>
      </vt:variant>
      <vt:variant>
        <vt:i4>539</vt:i4>
      </vt:variant>
      <vt:variant>
        <vt:i4>0</vt:i4>
      </vt:variant>
      <vt:variant>
        <vt:i4>5</vt:i4>
      </vt:variant>
      <vt:variant>
        <vt:lpwstr/>
      </vt:variant>
      <vt:variant>
        <vt:lpwstr>_Toc370735343</vt:lpwstr>
      </vt:variant>
      <vt:variant>
        <vt:i4>1441843</vt:i4>
      </vt:variant>
      <vt:variant>
        <vt:i4>533</vt:i4>
      </vt:variant>
      <vt:variant>
        <vt:i4>0</vt:i4>
      </vt:variant>
      <vt:variant>
        <vt:i4>5</vt:i4>
      </vt:variant>
      <vt:variant>
        <vt:lpwstr/>
      </vt:variant>
      <vt:variant>
        <vt:lpwstr>_Toc370735342</vt:lpwstr>
      </vt:variant>
      <vt:variant>
        <vt:i4>1441843</vt:i4>
      </vt:variant>
      <vt:variant>
        <vt:i4>527</vt:i4>
      </vt:variant>
      <vt:variant>
        <vt:i4>0</vt:i4>
      </vt:variant>
      <vt:variant>
        <vt:i4>5</vt:i4>
      </vt:variant>
      <vt:variant>
        <vt:lpwstr/>
      </vt:variant>
      <vt:variant>
        <vt:lpwstr>_Toc370735341</vt:lpwstr>
      </vt:variant>
      <vt:variant>
        <vt:i4>1441843</vt:i4>
      </vt:variant>
      <vt:variant>
        <vt:i4>521</vt:i4>
      </vt:variant>
      <vt:variant>
        <vt:i4>0</vt:i4>
      </vt:variant>
      <vt:variant>
        <vt:i4>5</vt:i4>
      </vt:variant>
      <vt:variant>
        <vt:lpwstr/>
      </vt:variant>
      <vt:variant>
        <vt:lpwstr>_Toc370735340</vt:lpwstr>
      </vt:variant>
      <vt:variant>
        <vt:i4>1114163</vt:i4>
      </vt:variant>
      <vt:variant>
        <vt:i4>515</vt:i4>
      </vt:variant>
      <vt:variant>
        <vt:i4>0</vt:i4>
      </vt:variant>
      <vt:variant>
        <vt:i4>5</vt:i4>
      </vt:variant>
      <vt:variant>
        <vt:lpwstr/>
      </vt:variant>
      <vt:variant>
        <vt:lpwstr>_Toc370735339</vt:lpwstr>
      </vt:variant>
      <vt:variant>
        <vt:i4>1114163</vt:i4>
      </vt:variant>
      <vt:variant>
        <vt:i4>506</vt:i4>
      </vt:variant>
      <vt:variant>
        <vt:i4>0</vt:i4>
      </vt:variant>
      <vt:variant>
        <vt:i4>5</vt:i4>
      </vt:variant>
      <vt:variant>
        <vt:lpwstr/>
      </vt:variant>
      <vt:variant>
        <vt:lpwstr>_Toc370735338</vt:lpwstr>
      </vt:variant>
      <vt:variant>
        <vt:i4>1114163</vt:i4>
      </vt:variant>
      <vt:variant>
        <vt:i4>500</vt:i4>
      </vt:variant>
      <vt:variant>
        <vt:i4>0</vt:i4>
      </vt:variant>
      <vt:variant>
        <vt:i4>5</vt:i4>
      </vt:variant>
      <vt:variant>
        <vt:lpwstr/>
      </vt:variant>
      <vt:variant>
        <vt:lpwstr>_Toc370735337</vt:lpwstr>
      </vt:variant>
      <vt:variant>
        <vt:i4>1114163</vt:i4>
      </vt:variant>
      <vt:variant>
        <vt:i4>494</vt:i4>
      </vt:variant>
      <vt:variant>
        <vt:i4>0</vt:i4>
      </vt:variant>
      <vt:variant>
        <vt:i4>5</vt:i4>
      </vt:variant>
      <vt:variant>
        <vt:lpwstr/>
      </vt:variant>
      <vt:variant>
        <vt:lpwstr>_Toc370735336</vt:lpwstr>
      </vt:variant>
      <vt:variant>
        <vt:i4>1114163</vt:i4>
      </vt:variant>
      <vt:variant>
        <vt:i4>488</vt:i4>
      </vt:variant>
      <vt:variant>
        <vt:i4>0</vt:i4>
      </vt:variant>
      <vt:variant>
        <vt:i4>5</vt:i4>
      </vt:variant>
      <vt:variant>
        <vt:lpwstr/>
      </vt:variant>
      <vt:variant>
        <vt:lpwstr>_Toc370735335</vt:lpwstr>
      </vt:variant>
      <vt:variant>
        <vt:i4>1114163</vt:i4>
      </vt:variant>
      <vt:variant>
        <vt:i4>482</vt:i4>
      </vt:variant>
      <vt:variant>
        <vt:i4>0</vt:i4>
      </vt:variant>
      <vt:variant>
        <vt:i4>5</vt:i4>
      </vt:variant>
      <vt:variant>
        <vt:lpwstr/>
      </vt:variant>
      <vt:variant>
        <vt:lpwstr>_Toc370735334</vt:lpwstr>
      </vt:variant>
      <vt:variant>
        <vt:i4>1114163</vt:i4>
      </vt:variant>
      <vt:variant>
        <vt:i4>476</vt:i4>
      </vt:variant>
      <vt:variant>
        <vt:i4>0</vt:i4>
      </vt:variant>
      <vt:variant>
        <vt:i4>5</vt:i4>
      </vt:variant>
      <vt:variant>
        <vt:lpwstr/>
      </vt:variant>
      <vt:variant>
        <vt:lpwstr>_Toc370735333</vt:lpwstr>
      </vt:variant>
      <vt:variant>
        <vt:i4>1114163</vt:i4>
      </vt:variant>
      <vt:variant>
        <vt:i4>470</vt:i4>
      </vt:variant>
      <vt:variant>
        <vt:i4>0</vt:i4>
      </vt:variant>
      <vt:variant>
        <vt:i4>5</vt:i4>
      </vt:variant>
      <vt:variant>
        <vt:lpwstr/>
      </vt:variant>
      <vt:variant>
        <vt:lpwstr>_Toc370735332</vt:lpwstr>
      </vt:variant>
      <vt:variant>
        <vt:i4>1114163</vt:i4>
      </vt:variant>
      <vt:variant>
        <vt:i4>464</vt:i4>
      </vt:variant>
      <vt:variant>
        <vt:i4>0</vt:i4>
      </vt:variant>
      <vt:variant>
        <vt:i4>5</vt:i4>
      </vt:variant>
      <vt:variant>
        <vt:lpwstr/>
      </vt:variant>
      <vt:variant>
        <vt:lpwstr>_Toc370735331</vt:lpwstr>
      </vt:variant>
      <vt:variant>
        <vt:i4>1114163</vt:i4>
      </vt:variant>
      <vt:variant>
        <vt:i4>458</vt:i4>
      </vt:variant>
      <vt:variant>
        <vt:i4>0</vt:i4>
      </vt:variant>
      <vt:variant>
        <vt:i4>5</vt:i4>
      </vt:variant>
      <vt:variant>
        <vt:lpwstr/>
      </vt:variant>
      <vt:variant>
        <vt:lpwstr>_Toc370735330</vt:lpwstr>
      </vt:variant>
      <vt:variant>
        <vt:i4>1048627</vt:i4>
      </vt:variant>
      <vt:variant>
        <vt:i4>452</vt:i4>
      </vt:variant>
      <vt:variant>
        <vt:i4>0</vt:i4>
      </vt:variant>
      <vt:variant>
        <vt:i4>5</vt:i4>
      </vt:variant>
      <vt:variant>
        <vt:lpwstr/>
      </vt:variant>
      <vt:variant>
        <vt:lpwstr>_Toc370735329</vt:lpwstr>
      </vt:variant>
      <vt:variant>
        <vt:i4>1048627</vt:i4>
      </vt:variant>
      <vt:variant>
        <vt:i4>446</vt:i4>
      </vt:variant>
      <vt:variant>
        <vt:i4>0</vt:i4>
      </vt:variant>
      <vt:variant>
        <vt:i4>5</vt:i4>
      </vt:variant>
      <vt:variant>
        <vt:lpwstr/>
      </vt:variant>
      <vt:variant>
        <vt:lpwstr>_Toc370735328</vt:lpwstr>
      </vt:variant>
      <vt:variant>
        <vt:i4>1048627</vt:i4>
      </vt:variant>
      <vt:variant>
        <vt:i4>440</vt:i4>
      </vt:variant>
      <vt:variant>
        <vt:i4>0</vt:i4>
      </vt:variant>
      <vt:variant>
        <vt:i4>5</vt:i4>
      </vt:variant>
      <vt:variant>
        <vt:lpwstr/>
      </vt:variant>
      <vt:variant>
        <vt:lpwstr>_Toc370735327</vt:lpwstr>
      </vt:variant>
      <vt:variant>
        <vt:i4>1048627</vt:i4>
      </vt:variant>
      <vt:variant>
        <vt:i4>434</vt:i4>
      </vt:variant>
      <vt:variant>
        <vt:i4>0</vt:i4>
      </vt:variant>
      <vt:variant>
        <vt:i4>5</vt:i4>
      </vt:variant>
      <vt:variant>
        <vt:lpwstr/>
      </vt:variant>
      <vt:variant>
        <vt:lpwstr>_Toc370735326</vt:lpwstr>
      </vt:variant>
      <vt:variant>
        <vt:i4>1048627</vt:i4>
      </vt:variant>
      <vt:variant>
        <vt:i4>428</vt:i4>
      </vt:variant>
      <vt:variant>
        <vt:i4>0</vt:i4>
      </vt:variant>
      <vt:variant>
        <vt:i4>5</vt:i4>
      </vt:variant>
      <vt:variant>
        <vt:lpwstr/>
      </vt:variant>
      <vt:variant>
        <vt:lpwstr>_Toc370735325</vt:lpwstr>
      </vt:variant>
      <vt:variant>
        <vt:i4>1048627</vt:i4>
      </vt:variant>
      <vt:variant>
        <vt:i4>422</vt:i4>
      </vt:variant>
      <vt:variant>
        <vt:i4>0</vt:i4>
      </vt:variant>
      <vt:variant>
        <vt:i4>5</vt:i4>
      </vt:variant>
      <vt:variant>
        <vt:lpwstr/>
      </vt:variant>
      <vt:variant>
        <vt:lpwstr>_Toc370735324</vt:lpwstr>
      </vt:variant>
      <vt:variant>
        <vt:i4>1048627</vt:i4>
      </vt:variant>
      <vt:variant>
        <vt:i4>416</vt:i4>
      </vt:variant>
      <vt:variant>
        <vt:i4>0</vt:i4>
      </vt:variant>
      <vt:variant>
        <vt:i4>5</vt:i4>
      </vt:variant>
      <vt:variant>
        <vt:lpwstr/>
      </vt:variant>
      <vt:variant>
        <vt:lpwstr>_Toc370735323</vt:lpwstr>
      </vt:variant>
      <vt:variant>
        <vt:i4>1048627</vt:i4>
      </vt:variant>
      <vt:variant>
        <vt:i4>410</vt:i4>
      </vt:variant>
      <vt:variant>
        <vt:i4>0</vt:i4>
      </vt:variant>
      <vt:variant>
        <vt:i4>5</vt:i4>
      </vt:variant>
      <vt:variant>
        <vt:lpwstr/>
      </vt:variant>
      <vt:variant>
        <vt:lpwstr>_Toc370735322</vt:lpwstr>
      </vt:variant>
      <vt:variant>
        <vt:i4>1048627</vt:i4>
      </vt:variant>
      <vt:variant>
        <vt:i4>404</vt:i4>
      </vt:variant>
      <vt:variant>
        <vt:i4>0</vt:i4>
      </vt:variant>
      <vt:variant>
        <vt:i4>5</vt:i4>
      </vt:variant>
      <vt:variant>
        <vt:lpwstr/>
      </vt:variant>
      <vt:variant>
        <vt:lpwstr>_Toc370735321</vt:lpwstr>
      </vt:variant>
      <vt:variant>
        <vt:i4>1048627</vt:i4>
      </vt:variant>
      <vt:variant>
        <vt:i4>398</vt:i4>
      </vt:variant>
      <vt:variant>
        <vt:i4>0</vt:i4>
      </vt:variant>
      <vt:variant>
        <vt:i4>5</vt:i4>
      </vt:variant>
      <vt:variant>
        <vt:lpwstr/>
      </vt:variant>
      <vt:variant>
        <vt:lpwstr>_Toc370735320</vt:lpwstr>
      </vt:variant>
      <vt:variant>
        <vt:i4>1245235</vt:i4>
      </vt:variant>
      <vt:variant>
        <vt:i4>392</vt:i4>
      </vt:variant>
      <vt:variant>
        <vt:i4>0</vt:i4>
      </vt:variant>
      <vt:variant>
        <vt:i4>5</vt:i4>
      </vt:variant>
      <vt:variant>
        <vt:lpwstr/>
      </vt:variant>
      <vt:variant>
        <vt:lpwstr>_Toc370735319</vt:lpwstr>
      </vt:variant>
      <vt:variant>
        <vt:i4>1245235</vt:i4>
      </vt:variant>
      <vt:variant>
        <vt:i4>386</vt:i4>
      </vt:variant>
      <vt:variant>
        <vt:i4>0</vt:i4>
      </vt:variant>
      <vt:variant>
        <vt:i4>5</vt:i4>
      </vt:variant>
      <vt:variant>
        <vt:lpwstr/>
      </vt:variant>
      <vt:variant>
        <vt:lpwstr>_Toc370735318</vt:lpwstr>
      </vt:variant>
      <vt:variant>
        <vt:i4>1245235</vt:i4>
      </vt:variant>
      <vt:variant>
        <vt:i4>380</vt:i4>
      </vt:variant>
      <vt:variant>
        <vt:i4>0</vt:i4>
      </vt:variant>
      <vt:variant>
        <vt:i4>5</vt:i4>
      </vt:variant>
      <vt:variant>
        <vt:lpwstr/>
      </vt:variant>
      <vt:variant>
        <vt:lpwstr>_Toc370735317</vt:lpwstr>
      </vt:variant>
      <vt:variant>
        <vt:i4>1245235</vt:i4>
      </vt:variant>
      <vt:variant>
        <vt:i4>374</vt:i4>
      </vt:variant>
      <vt:variant>
        <vt:i4>0</vt:i4>
      </vt:variant>
      <vt:variant>
        <vt:i4>5</vt:i4>
      </vt:variant>
      <vt:variant>
        <vt:lpwstr/>
      </vt:variant>
      <vt:variant>
        <vt:lpwstr>_Toc370735316</vt:lpwstr>
      </vt:variant>
      <vt:variant>
        <vt:i4>1245235</vt:i4>
      </vt:variant>
      <vt:variant>
        <vt:i4>368</vt:i4>
      </vt:variant>
      <vt:variant>
        <vt:i4>0</vt:i4>
      </vt:variant>
      <vt:variant>
        <vt:i4>5</vt:i4>
      </vt:variant>
      <vt:variant>
        <vt:lpwstr/>
      </vt:variant>
      <vt:variant>
        <vt:lpwstr>_Toc370735315</vt:lpwstr>
      </vt:variant>
      <vt:variant>
        <vt:i4>1245235</vt:i4>
      </vt:variant>
      <vt:variant>
        <vt:i4>362</vt:i4>
      </vt:variant>
      <vt:variant>
        <vt:i4>0</vt:i4>
      </vt:variant>
      <vt:variant>
        <vt:i4>5</vt:i4>
      </vt:variant>
      <vt:variant>
        <vt:lpwstr/>
      </vt:variant>
      <vt:variant>
        <vt:lpwstr>_Toc370735314</vt:lpwstr>
      </vt:variant>
      <vt:variant>
        <vt:i4>1245235</vt:i4>
      </vt:variant>
      <vt:variant>
        <vt:i4>356</vt:i4>
      </vt:variant>
      <vt:variant>
        <vt:i4>0</vt:i4>
      </vt:variant>
      <vt:variant>
        <vt:i4>5</vt:i4>
      </vt:variant>
      <vt:variant>
        <vt:lpwstr/>
      </vt:variant>
      <vt:variant>
        <vt:lpwstr>_Toc370735313</vt:lpwstr>
      </vt:variant>
      <vt:variant>
        <vt:i4>1245235</vt:i4>
      </vt:variant>
      <vt:variant>
        <vt:i4>350</vt:i4>
      </vt:variant>
      <vt:variant>
        <vt:i4>0</vt:i4>
      </vt:variant>
      <vt:variant>
        <vt:i4>5</vt:i4>
      </vt:variant>
      <vt:variant>
        <vt:lpwstr/>
      </vt:variant>
      <vt:variant>
        <vt:lpwstr>_Toc370735312</vt:lpwstr>
      </vt:variant>
      <vt:variant>
        <vt:i4>1245235</vt:i4>
      </vt:variant>
      <vt:variant>
        <vt:i4>344</vt:i4>
      </vt:variant>
      <vt:variant>
        <vt:i4>0</vt:i4>
      </vt:variant>
      <vt:variant>
        <vt:i4>5</vt:i4>
      </vt:variant>
      <vt:variant>
        <vt:lpwstr/>
      </vt:variant>
      <vt:variant>
        <vt:lpwstr>_Toc370735311</vt:lpwstr>
      </vt:variant>
      <vt:variant>
        <vt:i4>1245235</vt:i4>
      </vt:variant>
      <vt:variant>
        <vt:i4>338</vt:i4>
      </vt:variant>
      <vt:variant>
        <vt:i4>0</vt:i4>
      </vt:variant>
      <vt:variant>
        <vt:i4>5</vt:i4>
      </vt:variant>
      <vt:variant>
        <vt:lpwstr/>
      </vt:variant>
      <vt:variant>
        <vt:lpwstr>_Toc370735310</vt:lpwstr>
      </vt:variant>
      <vt:variant>
        <vt:i4>1179699</vt:i4>
      </vt:variant>
      <vt:variant>
        <vt:i4>332</vt:i4>
      </vt:variant>
      <vt:variant>
        <vt:i4>0</vt:i4>
      </vt:variant>
      <vt:variant>
        <vt:i4>5</vt:i4>
      </vt:variant>
      <vt:variant>
        <vt:lpwstr/>
      </vt:variant>
      <vt:variant>
        <vt:lpwstr>_Toc370735307</vt:lpwstr>
      </vt:variant>
      <vt:variant>
        <vt:i4>1179699</vt:i4>
      </vt:variant>
      <vt:variant>
        <vt:i4>326</vt:i4>
      </vt:variant>
      <vt:variant>
        <vt:i4>0</vt:i4>
      </vt:variant>
      <vt:variant>
        <vt:i4>5</vt:i4>
      </vt:variant>
      <vt:variant>
        <vt:lpwstr/>
      </vt:variant>
      <vt:variant>
        <vt:lpwstr>_Toc370735302</vt:lpwstr>
      </vt:variant>
      <vt:variant>
        <vt:i4>1179699</vt:i4>
      </vt:variant>
      <vt:variant>
        <vt:i4>320</vt:i4>
      </vt:variant>
      <vt:variant>
        <vt:i4>0</vt:i4>
      </vt:variant>
      <vt:variant>
        <vt:i4>5</vt:i4>
      </vt:variant>
      <vt:variant>
        <vt:lpwstr/>
      </vt:variant>
      <vt:variant>
        <vt:lpwstr>_Toc370735301</vt:lpwstr>
      </vt:variant>
      <vt:variant>
        <vt:i4>1179699</vt:i4>
      </vt:variant>
      <vt:variant>
        <vt:i4>314</vt:i4>
      </vt:variant>
      <vt:variant>
        <vt:i4>0</vt:i4>
      </vt:variant>
      <vt:variant>
        <vt:i4>5</vt:i4>
      </vt:variant>
      <vt:variant>
        <vt:lpwstr/>
      </vt:variant>
      <vt:variant>
        <vt:lpwstr>_Toc370735300</vt:lpwstr>
      </vt:variant>
      <vt:variant>
        <vt:i4>1769522</vt:i4>
      </vt:variant>
      <vt:variant>
        <vt:i4>308</vt:i4>
      </vt:variant>
      <vt:variant>
        <vt:i4>0</vt:i4>
      </vt:variant>
      <vt:variant>
        <vt:i4>5</vt:i4>
      </vt:variant>
      <vt:variant>
        <vt:lpwstr/>
      </vt:variant>
      <vt:variant>
        <vt:lpwstr>_Toc370735299</vt:lpwstr>
      </vt:variant>
      <vt:variant>
        <vt:i4>1769522</vt:i4>
      </vt:variant>
      <vt:variant>
        <vt:i4>302</vt:i4>
      </vt:variant>
      <vt:variant>
        <vt:i4>0</vt:i4>
      </vt:variant>
      <vt:variant>
        <vt:i4>5</vt:i4>
      </vt:variant>
      <vt:variant>
        <vt:lpwstr/>
      </vt:variant>
      <vt:variant>
        <vt:lpwstr>_Toc370735298</vt:lpwstr>
      </vt:variant>
      <vt:variant>
        <vt:i4>1769522</vt:i4>
      </vt:variant>
      <vt:variant>
        <vt:i4>296</vt:i4>
      </vt:variant>
      <vt:variant>
        <vt:i4>0</vt:i4>
      </vt:variant>
      <vt:variant>
        <vt:i4>5</vt:i4>
      </vt:variant>
      <vt:variant>
        <vt:lpwstr/>
      </vt:variant>
      <vt:variant>
        <vt:lpwstr>_Toc370735297</vt:lpwstr>
      </vt:variant>
      <vt:variant>
        <vt:i4>1769522</vt:i4>
      </vt:variant>
      <vt:variant>
        <vt:i4>290</vt:i4>
      </vt:variant>
      <vt:variant>
        <vt:i4>0</vt:i4>
      </vt:variant>
      <vt:variant>
        <vt:i4>5</vt:i4>
      </vt:variant>
      <vt:variant>
        <vt:lpwstr/>
      </vt:variant>
      <vt:variant>
        <vt:lpwstr>_Toc370735296</vt:lpwstr>
      </vt:variant>
      <vt:variant>
        <vt:i4>1769522</vt:i4>
      </vt:variant>
      <vt:variant>
        <vt:i4>284</vt:i4>
      </vt:variant>
      <vt:variant>
        <vt:i4>0</vt:i4>
      </vt:variant>
      <vt:variant>
        <vt:i4>5</vt:i4>
      </vt:variant>
      <vt:variant>
        <vt:lpwstr/>
      </vt:variant>
      <vt:variant>
        <vt:lpwstr>_Toc370735295</vt:lpwstr>
      </vt:variant>
      <vt:variant>
        <vt:i4>1769522</vt:i4>
      </vt:variant>
      <vt:variant>
        <vt:i4>278</vt:i4>
      </vt:variant>
      <vt:variant>
        <vt:i4>0</vt:i4>
      </vt:variant>
      <vt:variant>
        <vt:i4>5</vt:i4>
      </vt:variant>
      <vt:variant>
        <vt:lpwstr/>
      </vt:variant>
      <vt:variant>
        <vt:lpwstr>_Toc370735293</vt:lpwstr>
      </vt:variant>
      <vt:variant>
        <vt:i4>1769522</vt:i4>
      </vt:variant>
      <vt:variant>
        <vt:i4>272</vt:i4>
      </vt:variant>
      <vt:variant>
        <vt:i4>0</vt:i4>
      </vt:variant>
      <vt:variant>
        <vt:i4>5</vt:i4>
      </vt:variant>
      <vt:variant>
        <vt:lpwstr/>
      </vt:variant>
      <vt:variant>
        <vt:lpwstr>_Toc370735292</vt:lpwstr>
      </vt:variant>
      <vt:variant>
        <vt:i4>1769522</vt:i4>
      </vt:variant>
      <vt:variant>
        <vt:i4>266</vt:i4>
      </vt:variant>
      <vt:variant>
        <vt:i4>0</vt:i4>
      </vt:variant>
      <vt:variant>
        <vt:i4>5</vt:i4>
      </vt:variant>
      <vt:variant>
        <vt:lpwstr/>
      </vt:variant>
      <vt:variant>
        <vt:lpwstr>_Toc370735291</vt:lpwstr>
      </vt:variant>
      <vt:variant>
        <vt:i4>1769522</vt:i4>
      </vt:variant>
      <vt:variant>
        <vt:i4>260</vt:i4>
      </vt:variant>
      <vt:variant>
        <vt:i4>0</vt:i4>
      </vt:variant>
      <vt:variant>
        <vt:i4>5</vt:i4>
      </vt:variant>
      <vt:variant>
        <vt:lpwstr/>
      </vt:variant>
      <vt:variant>
        <vt:lpwstr>_Toc370735290</vt:lpwstr>
      </vt:variant>
      <vt:variant>
        <vt:i4>1703986</vt:i4>
      </vt:variant>
      <vt:variant>
        <vt:i4>254</vt:i4>
      </vt:variant>
      <vt:variant>
        <vt:i4>0</vt:i4>
      </vt:variant>
      <vt:variant>
        <vt:i4>5</vt:i4>
      </vt:variant>
      <vt:variant>
        <vt:lpwstr/>
      </vt:variant>
      <vt:variant>
        <vt:lpwstr>_Toc370735289</vt:lpwstr>
      </vt:variant>
      <vt:variant>
        <vt:i4>1703986</vt:i4>
      </vt:variant>
      <vt:variant>
        <vt:i4>248</vt:i4>
      </vt:variant>
      <vt:variant>
        <vt:i4>0</vt:i4>
      </vt:variant>
      <vt:variant>
        <vt:i4>5</vt:i4>
      </vt:variant>
      <vt:variant>
        <vt:lpwstr/>
      </vt:variant>
      <vt:variant>
        <vt:lpwstr>_Toc370735288</vt:lpwstr>
      </vt:variant>
      <vt:variant>
        <vt:i4>1703986</vt:i4>
      </vt:variant>
      <vt:variant>
        <vt:i4>242</vt:i4>
      </vt:variant>
      <vt:variant>
        <vt:i4>0</vt:i4>
      </vt:variant>
      <vt:variant>
        <vt:i4>5</vt:i4>
      </vt:variant>
      <vt:variant>
        <vt:lpwstr/>
      </vt:variant>
      <vt:variant>
        <vt:lpwstr>_Toc370735287</vt:lpwstr>
      </vt:variant>
      <vt:variant>
        <vt:i4>1703986</vt:i4>
      </vt:variant>
      <vt:variant>
        <vt:i4>236</vt:i4>
      </vt:variant>
      <vt:variant>
        <vt:i4>0</vt:i4>
      </vt:variant>
      <vt:variant>
        <vt:i4>5</vt:i4>
      </vt:variant>
      <vt:variant>
        <vt:lpwstr/>
      </vt:variant>
      <vt:variant>
        <vt:lpwstr>_Toc370735286</vt:lpwstr>
      </vt:variant>
      <vt:variant>
        <vt:i4>1703986</vt:i4>
      </vt:variant>
      <vt:variant>
        <vt:i4>230</vt:i4>
      </vt:variant>
      <vt:variant>
        <vt:i4>0</vt:i4>
      </vt:variant>
      <vt:variant>
        <vt:i4>5</vt:i4>
      </vt:variant>
      <vt:variant>
        <vt:lpwstr/>
      </vt:variant>
      <vt:variant>
        <vt:lpwstr>_Toc370735285</vt:lpwstr>
      </vt:variant>
      <vt:variant>
        <vt:i4>1703986</vt:i4>
      </vt:variant>
      <vt:variant>
        <vt:i4>224</vt:i4>
      </vt:variant>
      <vt:variant>
        <vt:i4>0</vt:i4>
      </vt:variant>
      <vt:variant>
        <vt:i4>5</vt:i4>
      </vt:variant>
      <vt:variant>
        <vt:lpwstr/>
      </vt:variant>
      <vt:variant>
        <vt:lpwstr>_Toc370735284</vt:lpwstr>
      </vt:variant>
      <vt:variant>
        <vt:i4>1703986</vt:i4>
      </vt:variant>
      <vt:variant>
        <vt:i4>218</vt:i4>
      </vt:variant>
      <vt:variant>
        <vt:i4>0</vt:i4>
      </vt:variant>
      <vt:variant>
        <vt:i4>5</vt:i4>
      </vt:variant>
      <vt:variant>
        <vt:lpwstr/>
      </vt:variant>
      <vt:variant>
        <vt:lpwstr>_Toc370735283</vt:lpwstr>
      </vt:variant>
      <vt:variant>
        <vt:i4>1703986</vt:i4>
      </vt:variant>
      <vt:variant>
        <vt:i4>212</vt:i4>
      </vt:variant>
      <vt:variant>
        <vt:i4>0</vt:i4>
      </vt:variant>
      <vt:variant>
        <vt:i4>5</vt:i4>
      </vt:variant>
      <vt:variant>
        <vt:lpwstr/>
      </vt:variant>
      <vt:variant>
        <vt:lpwstr>_Toc370735282</vt:lpwstr>
      </vt:variant>
      <vt:variant>
        <vt:i4>1703986</vt:i4>
      </vt:variant>
      <vt:variant>
        <vt:i4>206</vt:i4>
      </vt:variant>
      <vt:variant>
        <vt:i4>0</vt:i4>
      </vt:variant>
      <vt:variant>
        <vt:i4>5</vt:i4>
      </vt:variant>
      <vt:variant>
        <vt:lpwstr/>
      </vt:variant>
      <vt:variant>
        <vt:lpwstr>_Toc370735281</vt:lpwstr>
      </vt:variant>
      <vt:variant>
        <vt:i4>1703986</vt:i4>
      </vt:variant>
      <vt:variant>
        <vt:i4>200</vt:i4>
      </vt:variant>
      <vt:variant>
        <vt:i4>0</vt:i4>
      </vt:variant>
      <vt:variant>
        <vt:i4>5</vt:i4>
      </vt:variant>
      <vt:variant>
        <vt:lpwstr/>
      </vt:variant>
      <vt:variant>
        <vt:lpwstr>_Toc370735280</vt:lpwstr>
      </vt:variant>
      <vt:variant>
        <vt:i4>1376306</vt:i4>
      </vt:variant>
      <vt:variant>
        <vt:i4>194</vt:i4>
      </vt:variant>
      <vt:variant>
        <vt:i4>0</vt:i4>
      </vt:variant>
      <vt:variant>
        <vt:i4>5</vt:i4>
      </vt:variant>
      <vt:variant>
        <vt:lpwstr/>
      </vt:variant>
      <vt:variant>
        <vt:lpwstr>_Toc370735279</vt:lpwstr>
      </vt:variant>
      <vt:variant>
        <vt:i4>1376306</vt:i4>
      </vt:variant>
      <vt:variant>
        <vt:i4>188</vt:i4>
      </vt:variant>
      <vt:variant>
        <vt:i4>0</vt:i4>
      </vt:variant>
      <vt:variant>
        <vt:i4>5</vt:i4>
      </vt:variant>
      <vt:variant>
        <vt:lpwstr/>
      </vt:variant>
      <vt:variant>
        <vt:lpwstr>_Toc370735278</vt:lpwstr>
      </vt:variant>
      <vt:variant>
        <vt:i4>1376306</vt:i4>
      </vt:variant>
      <vt:variant>
        <vt:i4>182</vt:i4>
      </vt:variant>
      <vt:variant>
        <vt:i4>0</vt:i4>
      </vt:variant>
      <vt:variant>
        <vt:i4>5</vt:i4>
      </vt:variant>
      <vt:variant>
        <vt:lpwstr/>
      </vt:variant>
      <vt:variant>
        <vt:lpwstr>_Toc370735277</vt:lpwstr>
      </vt:variant>
      <vt:variant>
        <vt:i4>1376306</vt:i4>
      </vt:variant>
      <vt:variant>
        <vt:i4>176</vt:i4>
      </vt:variant>
      <vt:variant>
        <vt:i4>0</vt:i4>
      </vt:variant>
      <vt:variant>
        <vt:i4>5</vt:i4>
      </vt:variant>
      <vt:variant>
        <vt:lpwstr/>
      </vt:variant>
      <vt:variant>
        <vt:lpwstr>_Toc370735276</vt:lpwstr>
      </vt:variant>
      <vt:variant>
        <vt:i4>1376306</vt:i4>
      </vt:variant>
      <vt:variant>
        <vt:i4>170</vt:i4>
      </vt:variant>
      <vt:variant>
        <vt:i4>0</vt:i4>
      </vt:variant>
      <vt:variant>
        <vt:i4>5</vt:i4>
      </vt:variant>
      <vt:variant>
        <vt:lpwstr/>
      </vt:variant>
      <vt:variant>
        <vt:lpwstr>_Toc370735275</vt:lpwstr>
      </vt:variant>
      <vt:variant>
        <vt:i4>1376306</vt:i4>
      </vt:variant>
      <vt:variant>
        <vt:i4>164</vt:i4>
      </vt:variant>
      <vt:variant>
        <vt:i4>0</vt:i4>
      </vt:variant>
      <vt:variant>
        <vt:i4>5</vt:i4>
      </vt:variant>
      <vt:variant>
        <vt:lpwstr/>
      </vt:variant>
      <vt:variant>
        <vt:lpwstr>_Toc370735274</vt:lpwstr>
      </vt:variant>
      <vt:variant>
        <vt:i4>1376306</vt:i4>
      </vt:variant>
      <vt:variant>
        <vt:i4>158</vt:i4>
      </vt:variant>
      <vt:variant>
        <vt:i4>0</vt:i4>
      </vt:variant>
      <vt:variant>
        <vt:i4>5</vt:i4>
      </vt:variant>
      <vt:variant>
        <vt:lpwstr/>
      </vt:variant>
      <vt:variant>
        <vt:lpwstr>_Toc370735273</vt:lpwstr>
      </vt:variant>
      <vt:variant>
        <vt:i4>1376306</vt:i4>
      </vt:variant>
      <vt:variant>
        <vt:i4>152</vt:i4>
      </vt:variant>
      <vt:variant>
        <vt:i4>0</vt:i4>
      </vt:variant>
      <vt:variant>
        <vt:i4>5</vt:i4>
      </vt:variant>
      <vt:variant>
        <vt:lpwstr/>
      </vt:variant>
      <vt:variant>
        <vt:lpwstr>_Toc370735272</vt:lpwstr>
      </vt:variant>
      <vt:variant>
        <vt:i4>1376306</vt:i4>
      </vt:variant>
      <vt:variant>
        <vt:i4>146</vt:i4>
      </vt:variant>
      <vt:variant>
        <vt:i4>0</vt:i4>
      </vt:variant>
      <vt:variant>
        <vt:i4>5</vt:i4>
      </vt:variant>
      <vt:variant>
        <vt:lpwstr/>
      </vt:variant>
      <vt:variant>
        <vt:lpwstr>_Toc370735271</vt:lpwstr>
      </vt:variant>
      <vt:variant>
        <vt:i4>1376306</vt:i4>
      </vt:variant>
      <vt:variant>
        <vt:i4>140</vt:i4>
      </vt:variant>
      <vt:variant>
        <vt:i4>0</vt:i4>
      </vt:variant>
      <vt:variant>
        <vt:i4>5</vt:i4>
      </vt:variant>
      <vt:variant>
        <vt:lpwstr/>
      </vt:variant>
      <vt:variant>
        <vt:lpwstr>_Toc370735270</vt:lpwstr>
      </vt:variant>
      <vt:variant>
        <vt:i4>1310770</vt:i4>
      </vt:variant>
      <vt:variant>
        <vt:i4>134</vt:i4>
      </vt:variant>
      <vt:variant>
        <vt:i4>0</vt:i4>
      </vt:variant>
      <vt:variant>
        <vt:i4>5</vt:i4>
      </vt:variant>
      <vt:variant>
        <vt:lpwstr/>
      </vt:variant>
      <vt:variant>
        <vt:lpwstr>_Toc370735269</vt:lpwstr>
      </vt:variant>
      <vt:variant>
        <vt:i4>1310770</vt:i4>
      </vt:variant>
      <vt:variant>
        <vt:i4>128</vt:i4>
      </vt:variant>
      <vt:variant>
        <vt:i4>0</vt:i4>
      </vt:variant>
      <vt:variant>
        <vt:i4>5</vt:i4>
      </vt:variant>
      <vt:variant>
        <vt:lpwstr/>
      </vt:variant>
      <vt:variant>
        <vt:lpwstr>_Toc370735268</vt:lpwstr>
      </vt:variant>
      <vt:variant>
        <vt:i4>1310770</vt:i4>
      </vt:variant>
      <vt:variant>
        <vt:i4>122</vt:i4>
      </vt:variant>
      <vt:variant>
        <vt:i4>0</vt:i4>
      </vt:variant>
      <vt:variant>
        <vt:i4>5</vt:i4>
      </vt:variant>
      <vt:variant>
        <vt:lpwstr/>
      </vt:variant>
      <vt:variant>
        <vt:lpwstr>_Toc370735267</vt:lpwstr>
      </vt:variant>
      <vt:variant>
        <vt:i4>1310770</vt:i4>
      </vt:variant>
      <vt:variant>
        <vt:i4>116</vt:i4>
      </vt:variant>
      <vt:variant>
        <vt:i4>0</vt:i4>
      </vt:variant>
      <vt:variant>
        <vt:i4>5</vt:i4>
      </vt:variant>
      <vt:variant>
        <vt:lpwstr/>
      </vt:variant>
      <vt:variant>
        <vt:lpwstr>_Toc370735266</vt:lpwstr>
      </vt:variant>
      <vt:variant>
        <vt:i4>1310770</vt:i4>
      </vt:variant>
      <vt:variant>
        <vt:i4>110</vt:i4>
      </vt:variant>
      <vt:variant>
        <vt:i4>0</vt:i4>
      </vt:variant>
      <vt:variant>
        <vt:i4>5</vt:i4>
      </vt:variant>
      <vt:variant>
        <vt:lpwstr/>
      </vt:variant>
      <vt:variant>
        <vt:lpwstr>_Toc370735265</vt:lpwstr>
      </vt:variant>
      <vt:variant>
        <vt:i4>1310770</vt:i4>
      </vt:variant>
      <vt:variant>
        <vt:i4>104</vt:i4>
      </vt:variant>
      <vt:variant>
        <vt:i4>0</vt:i4>
      </vt:variant>
      <vt:variant>
        <vt:i4>5</vt:i4>
      </vt:variant>
      <vt:variant>
        <vt:lpwstr/>
      </vt:variant>
      <vt:variant>
        <vt:lpwstr>_Toc370735264</vt:lpwstr>
      </vt:variant>
      <vt:variant>
        <vt:i4>1310770</vt:i4>
      </vt:variant>
      <vt:variant>
        <vt:i4>98</vt:i4>
      </vt:variant>
      <vt:variant>
        <vt:i4>0</vt:i4>
      </vt:variant>
      <vt:variant>
        <vt:i4>5</vt:i4>
      </vt:variant>
      <vt:variant>
        <vt:lpwstr/>
      </vt:variant>
      <vt:variant>
        <vt:lpwstr>_Toc370735263</vt:lpwstr>
      </vt:variant>
      <vt:variant>
        <vt:i4>1310770</vt:i4>
      </vt:variant>
      <vt:variant>
        <vt:i4>92</vt:i4>
      </vt:variant>
      <vt:variant>
        <vt:i4>0</vt:i4>
      </vt:variant>
      <vt:variant>
        <vt:i4>5</vt:i4>
      </vt:variant>
      <vt:variant>
        <vt:lpwstr/>
      </vt:variant>
      <vt:variant>
        <vt:lpwstr>_Toc370735262</vt:lpwstr>
      </vt:variant>
      <vt:variant>
        <vt:i4>1310770</vt:i4>
      </vt:variant>
      <vt:variant>
        <vt:i4>86</vt:i4>
      </vt:variant>
      <vt:variant>
        <vt:i4>0</vt:i4>
      </vt:variant>
      <vt:variant>
        <vt:i4>5</vt:i4>
      </vt:variant>
      <vt:variant>
        <vt:lpwstr/>
      </vt:variant>
      <vt:variant>
        <vt:lpwstr>_Toc370735261</vt:lpwstr>
      </vt:variant>
      <vt:variant>
        <vt:i4>1310770</vt:i4>
      </vt:variant>
      <vt:variant>
        <vt:i4>80</vt:i4>
      </vt:variant>
      <vt:variant>
        <vt:i4>0</vt:i4>
      </vt:variant>
      <vt:variant>
        <vt:i4>5</vt:i4>
      </vt:variant>
      <vt:variant>
        <vt:lpwstr/>
      </vt:variant>
      <vt:variant>
        <vt:lpwstr>_Toc370735260</vt:lpwstr>
      </vt:variant>
      <vt:variant>
        <vt:i4>1507378</vt:i4>
      </vt:variant>
      <vt:variant>
        <vt:i4>74</vt:i4>
      </vt:variant>
      <vt:variant>
        <vt:i4>0</vt:i4>
      </vt:variant>
      <vt:variant>
        <vt:i4>5</vt:i4>
      </vt:variant>
      <vt:variant>
        <vt:lpwstr/>
      </vt:variant>
      <vt:variant>
        <vt:lpwstr>_Toc370735259</vt:lpwstr>
      </vt:variant>
      <vt:variant>
        <vt:i4>1507378</vt:i4>
      </vt:variant>
      <vt:variant>
        <vt:i4>68</vt:i4>
      </vt:variant>
      <vt:variant>
        <vt:i4>0</vt:i4>
      </vt:variant>
      <vt:variant>
        <vt:i4>5</vt:i4>
      </vt:variant>
      <vt:variant>
        <vt:lpwstr/>
      </vt:variant>
      <vt:variant>
        <vt:lpwstr>_Toc370735258</vt:lpwstr>
      </vt:variant>
      <vt:variant>
        <vt:i4>1507378</vt:i4>
      </vt:variant>
      <vt:variant>
        <vt:i4>62</vt:i4>
      </vt:variant>
      <vt:variant>
        <vt:i4>0</vt:i4>
      </vt:variant>
      <vt:variant>
        <vt:i4>5</vt:i4>
      </vt:variant>
      <vt:variant>
        <vt:lpwstr/>
      </vt:variant>
      <vt:variant>
        <vt:lpwstr>_Toc370735257</vt:lpwstr>
      </vt:variant>
      <vt:variant>
        <vt:i4>1507378</vt:i4>
      </vt:variant>
      <vt:variant>
        <vt:i4>56</vt:i4>
      </vt:variant>
      <vt:variant>
        <vt:i4>0</vt:i4>
      </vt:variant>
      <vt:variant>
        <vt:i4>5</vt:i4>
      </vt:variant>
      <vt:variant>
        <vt:lpwstr/>
      </vt:variant>
      <vt:variant>
        <vt:lpwstr>_Toc370735256</vt:lpwstr>
      </vt:variant>
      <vt:variant>
        <vt:i4>1507378</vt:i4>
      </vt:variant>
      <vt:variant>
        <vt:i4>50</vt:i4>
      </vt:variant>
      <vt:variant>
        <vt:i4>0</vt:i4>
      </vt:variant>
      <vt:variant>
        <vt:i4>5</vt:i4>
      </vt:variant>
      <vt:variant>
        <vt:lpwstr/>
      </vt:variant>
      <vt:variant>
        <vt:lpwstr>_Toc370735255</vt:lpwstr>
      </vt:variant>
      <vt:variant>
        <vt:i4>1507378</vt:i4>
      </vt:variant>
      <vt:variant>
        <vt:i4>44</vt:i4>
      </vt:variant>
      <vt:variant>
        <vt:i4>0</vt:i4>
      </vt:variant>
      <vt:variant>
        <vt:i4>5</vt:i4>
      </vt:variant>
      <vt:variant>
        <vt:lpwstr/>
      </vt:variant>
      <vt:variant>
        <vt:lpwstr>_Toc370735254</vt:lpwstr>
      </vt:variant>
      <vt:variant>
        <vt:i4>1507378</vt:i4>
      </vt:variant>
      <vt:variant>
        <vt:i4>38</vt:i4>
      </vt:variant>
      <vt:variant>
        <vt:i4>0</vt:i4>
      </vt:variant>
      <vt:variant>
        <vt:i4>5</vt:i4>
      </vt:variant>
      <vt:variant>
        <vt:lpwstr/>
      </vt:variant>
      <vt:variant>
        <vt:lpwstr>_Toc370735253</vt:lpwstr>
      </vt:variant>
      <vt:variant>
        <vt:i4>1507378</vt:i4>
      </vt:variant>
      <vt:variant>
        <vt:i4>32</vt:i4>
      </vt:variant>
      <vt:variant>
        <vt:i4>0</vt:i4>
      </vt:variant>
      <vt:variant>
        <vt:i4>5</vt:i4>
      </vt:variant>
      <vt:variant>
        <vt:lpwstr/>
      </vt:variant>
      <vt:variant>
        <vt:lpwstr>_Toc370735252</vt:lpwstr>
      </vt:variant>
      <vt:variant>
        <vt:i4>1507378</vt:i4>
      </vt:variant>
      <vt:variant>
        <vt:i4>26</vt:i4>
      </vt:variant>
      <vt:variant>
        <vt:i4>0</vt:i4>
      </vt:variant>
      <vt:variant>
        <vt:i4>5</vt:i4>
      </vt:variant>
      <vt:variant>
        <vt:lpwstr/>
      </vt:variant>
      <vt:variant>
        <vt:lpwstr>_Toc370735251</vt:lpwstr>
      </vt:variant>
      <vt:variant>
        <vt:i4>1507378</vt:i4>
      </vt:variant>
      <vt:variant>
        <vt:i4>20</vt:i4>
      </vt:variant>
      <vt:variant>
        <vt:i4>0</vt:i4>
      </vt:variant>
      <vt:variant>
        <vt:i4>5</vt:i4>
      </vt:variant>
      <vt:variant>
        <vt:lpwstr/>
      </vt:variant>
      <vt:variant>
        <vt:lpwstr>_Toc370735250</vt:lpwstr>
      </vt:variant>
      <vt:variant>
        <vt:i4>1441842</vt:i4>
      </vt:variant>
      <vt:variant>
        <vt:i4>14</vt:i4>
      </vt:variant>
      <vt:variant>
        <vt:i4>0</vt:i4>
      </vt:variant>
      <vt:variant>
        <vt:i4>5</vt:i4>
      </vt:variant>
      <vt:variant>
        <vt:lpwstr/>
      </vt:variant>
      <vt:variant>
        <vt:lpwstr>_Toc370735249</vt:lpwstr>
      </vt:variant>
      <vt:variant>
        <vt:i4>1441842</vt:i4>
      </vt:variant>
      <vt:variant>
        <vt:i4>8</vt:i4>
      </vt:variant>
      <vt:variant>
        <vt:i4>0</vt:i4>
      </vt:variant>
      <vt:variant>
        <vt:i4>5</vt:i4>
      </vt:variant>
      <vt:variant>
        <vt:lpwstr/>
      </vt:variant>
      <vt:variant>
        <vt:lpwstr>_Toc370735248</vt:lpwstr>
      </vt:variant>
      <vt:variant>
        <vt:i4>1441842</vt:i4>
      </vt:variant>
      <vt:variant>
        <vt:i4>2</vt:i4>
      </vt:variant>
      <vt:variant>
        <vt:i4>0</vt:i4>
      </vt:variant>
      <vt:variant>
        <vt:i4>5</vt:i4>
      </vt:variant>
      <vt:variant>
        <vt:lpwstr/>
      </vt:variant>
      <vt:variant>
        <vt:lpwstr>_Toc370735247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2021-05-28T13:59:00Z</dcterms:created>
  <dcterms:modified xsi:type="dcterms:W3CDTF">2021-05-28T13:59:00Z</dcterms:modified>
  <cp:category/>
</cp:coreProperties>
</file>